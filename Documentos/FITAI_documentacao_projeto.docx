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07724" w14:textId="1394F6F0" w:rsidR="00764EE9" w:rsidRPr="001F772C" w:rsidRDefault="258072B4">
      <w:pPr>
        <w:spacing w:line="276" w:lineRule="auto"/>
        <w:jc w:val="center"/>
        <w:rPr>
          <w:rFonts w:ascii="Times New Roman" w:eastAsia="Times New Roman" w:hAnsi="Times New Roman" w:cs="Times New Roman"/>
          <w:rPrChange w:id="0" w:author="WESLEY DOS SANTOS GATINHO" w:date="2025-06-13T20:43:00Z">
            <w:rPr/>
          </w:rPrChange>
        </w:rPr>
        <w:pPrChange w:id="1" w:author="WESLEY DOS SANTOS GATINHO" w:date="2025-06-13T20:45:00Z">
          <w:pPr>
            <w:spacing w:line="360" w:lineRule="auto"/>
            <w:jc w:val="center"/>
          </w:pPr>
        </w:pPrChange>
      </w:pPr>
      <w:r w:rsidRPr="001F772C">
        <w:rPr>
          <w:rFonts w:ascii="Times New Roman" w:hAnsi="Times New Roman" w:cs="Times New Roman"/>
          <w:noProof/>
          <w:rPrChange w:id="2" w:author="WESLEY DOS SANTOS GATINHO" w:date="2025-06-13T20:43:00Z">
            <w:rPr>
              <w:noProof/>
            </w:rPr>
          </w:rPrChange>
        </w:rPr>
        <w:drawing>
          <wp:inline distT="0" distB="0" distL="0" distR="0" wp14:anchorId="55255F49" wp14:editId="04C07F62">
            <wp:extent cx="828675" cy="828675"/>
            <wp:effectExtent l="0" t="0" r="0" b="0"/>
            <wp:docPr id="2055767798" name="Imagem 2055767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5835" w14:textId="065D5CDC" w:rsidR="258072B4" w:rsidRPr="001F772C" w:rsidRDefault="258072B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rPrChange w:id="3" w:author="WESLEY DOS SANTOS GATINHO" w:date="2025-06-13T20:43:00Z">
            <w:rPr/>
          </w:rPrChange>
        </w:rPr>
        <w:pPrChange w:id="4" w:author="WESLEY DOS SANTOS GATINHO" w:date="2025-06-13T21:35:00Z">
          <w:pPr>
            <w:spacing w:line="360" w:lineRule="auto"/>
            <w:jc w:val="center"/>
          </w:pPr>
        </w:pPrChange>
      </w:pPr>
      <w:r w:rsidRPr="001F772C">
        <w:rPr>
          <w:rFonts w:ascii="Times New Roman" w:eastAsia="Times New Roman" w:hAnsi="Times New Roman" w:cs="Times New Roman"/>
          <w:b/>
          <w:bCs/>
          <w:rPrChange w:id="5" w:author="WESLEY DOS SANTOS GATINHO" w:date="2025-06-13T20:43:00Z">
            <w:rPr/>
          </w:rPrChange>
        </w:rPr>
        <w:t>UNIVERSIDADE FEDERAL DO MARANH</w:t>
      </w:r>
      <w:r w:rsidRPr="001F772C">
        <w:rPr>
          <w:rFonts w:ascii="Times New Roman" w:eastAsia="Times New Roman" w:hAnsi="Times New Roman" w:cs="Times New Roman" w:hint="eastAsia"/>
          <w:b/>
          <w:bCs/>
          <w:rPrChange w:id="6" w:author="WESLEY DOS SANTOS GATINHO" w:date="2025-06-13T20:43:00Z">
            <w:rPr>
              <w:rFonts w:hint="eastAsia"/>
            </w:rPr>
          </w:rPrChange>
        </w:rPr>
        <w:t>Ã</w:t>
      </w:r>
      <w:r w:rsidRPr="001F772C">
        <w:rPr>
          <w:rFonts w:ascii="Times New Roman" w:eastAsia="Times New Roman" w:hAnsi="Times New Roman" w:cs="Times New Roman"/>
          <w:b/>
          <w:bCs/>
          <w:rPrChange w:id="7" w:author="WESLEY DOS SANTOS GATINHO" w:date="2025-06-13T20:43:00Z">
            <w:rPr/>
          </w:rPrChange>
        </w:rPr>
        <w:t>O</w:t>
      </w:r>
    </w:p>
    <w:p w14:paraId="73D76AEC" w14:textId="6BF44738" w:rsidR="16689C2F" w:rsidRPr="001F772C" w:rsidRDefault="16689C2F" w:rsidP="006D2027">
      <w:pPr>
        <w:spacing w:line="240" w:lineRule="auto"/>
        <w:jc w:val="center"/>
        <w:rPr>
          <w:ins w:id="8" w:author="WESLEY DOS SANTOS GATINHO" w:date="2025-06-13T19:03:00Z"/>
          <w:rFonts w:ascii="Times New Roman" w:eastAsia="Times New Roman" w:hAnsi="Times New Roman" w:cs="Times New Roman"/>
          <w:b/>
          <w:bCs/>
        </w:rPr>
      </w:pPr>
      <w:ins w:id="9" w:author="ANDRE LUIS AGUIAR DO NASCIMENTO" w:date="2025-06-11T01:49:00Z">
        <w:r w:rsidRPr="001F772C">
          <w:rPr>
            <w:rFonts w:ascii="Times New Roman" w:eastAsia="Times New Roman" w:hAnsi="Times New Roman" w:cs="Times New Roman"/>
            <w:b/>
            <w:bCs/>
            <w:rPrChange w:id="10" w:author="WESLEY DOS SANTOS GATINHO" w:date="2025-06-13T20:43:00Z">
              <w:rPr>
                <w:rFonts w:ascii="Aptos" w:eastAsia="Aptos" w:hAnsi="Aptos" w:cs="Aptos"/>
              </w:rPr>
            </w:rPrChange>
          </w:rPr>
          <w:t>BACHARELADO INTERDISCIPLINAR EM CIÊNCIA E TECNOLOGIA</w:t>
        </w:r>
      </w:ins>
    </w:p>
    <w:p w14:paraId="6A4E6B8C" w14:textId="05D996A3" w:rsidR="008C6D56" w:rsidRPr="001F772C" w:rsidRDefault="008C6D56">
      <w:pPr>
        <w:spacing w:line="240" w:lineRule="auto"/>
        <w:jc w:val="center"/>
        <w:rPr>
          <w:ins w:id="11" w:author="ANDRE LUIS AGUIAR DO NASCIMENTO" w:date="2025-06-11T01:49:00Z"/>
          <w:rFonts w:ascii="Times New Roman" w:eastAsia="Times New Roman" w:hAnsi="Times New Roman" w:cs="Times New Roman"/>
          <w:b/>
          <w:bCs/>
          <w:rPrChange w:id="12" w:author="WESLEY DOS SANTOS GATINHO" w:date="2025-06-13T20:43:00Z">
            <w:rPr>
              <w:ins w:id="13" w:author="ANDRE LUIS AGUIAR DO NASCIMENTO" w:date="2025-06-11T01:49:00Z"/>
              <w:rFonts w:ascii="Aptos" w:eastAsia="Aptos" w:hAnsi="Aptos" w:cs="Aptos"/>
            </w:rPr>
          </w:rPrChange>
        </w:rPr>
        <w:pPrChange w:id="14" w:author="WESLEY DOS SANTOS GATINHO" w:date="2025-06-13T21:35:00Z">
          <w:pPr/>
        </w:pPrChange>
      </w:pPr>
      <w:ins w:id="15" w:author="WESLEY DOS SANTOS GATINHO" w:date="2025-06-13T19:03:00Z">
        <w:r w:rsidRPr="001F772C">
          <w:rPr>
            <w:rFonts w:ascii="Times New Roman" w:eastAsia="Times New Roman" w:hAnsi="Times New Roman" w:cs="Times New Roman"/>
            <w:b/>
            <w:bCs/>
          </w:rPr>
          <w:t>ENGENHARIA DA COMPUTAÇÃO</w:t>
        </w:r>
      </w:ins>
    </w:p>
    <w:p w14:paraId="4B2B7917" w14:textId="1F95A061" w:rsidR="16689C2F" w:rsidRPr="001F772C" w:rsidRDefault="16689C2F">
      <w:pPr>
        <w:spacing w:line="240" w:lineRule="auto"/>
        <w:jc w:val="center"/>
        <w:rPr>
          <w:ins w:id="16" w:author="ANDRE LUIS AGUIAR DO NASCIMENTO" w:date="2025-06-11T01:50:00Z"/>
          <w:rFonts w:ascii="Times New Roman" w:eastAsia="Times New Roman" w:hAnsi="Times New Roman" w:cs="Times New Roman"/>
          <w:b/>
          <w:bCs/>
          <w:rPrChange w:id="17" w:author="WESLEY DOS SANTOS GATINHO" w:date="2025-06-13T20:43:00Z">
            <w:rPr>
              <w:ins w:id="18" w:author="ANDRE LUIS AGUIAR DO NASCIMENTO" w:date="2025-06-11T01:50:00Z"/>
              <w:rFonts w:ascii="Aptos" w:eastAsia="Aptos" w:hAnsi="Aptos" w:cs="Aptos"/>
            </w:rPr>
          </w:rPrChange>
        </w:rPr>
        <w:pPrChange w:id="19" w:author="WESLEY DOS SANTOS GATINHO" w:date="2025-06-13T21:35:00Z">
          <w:pPr/>
        </w:pPrChange>
      </w:pPr>
      <w:ins w:id="20" w:author="ANDRE LUIS AGUIAR DO NASCIMENTO" w:date="2025-06-11T01:50:00Z">
        <w:r w:rsidRPr="001F772C">
          <w:rPr>
            <w:rFonts w:ascii="Times New Roman" w:eastAsia="Times New Roman" w:hAnsi="Times New Roman" w:cs="Times New Roman"/>
            <w:b/>
            <w:bCs/>
            <w:rPrChange w:id="21" w:author="WESLEY DOS SANTOS GATINHO" w:date="2025-06-13T20:43:00Z">
              <w:rPr>
                <w:rFonts w:ascii="Aptos" w:eastAsia="Aptos" w:hAnsi="Aptos" w:cs="Aptos"/>
              </w:rPr>
            </w:rPrChange>
          </w:rPr>
          <w:t>PROJETO E DESENVOLVIMENTO DE SOFTWARE</w:t>
        </w:r>
      </w:ins>
    </w:p>
    <w:p w14:paraId="25CE1DB7" w14:textId="546E291D" w:rsidR="32D8D33D" w:rsidRPr="001F772C" w:rsidRDefault="32D8D33D">
      <w:pPr>
        <w:spacing w:line="276" w:lineRule="auto"/>
        <w:jc w:val="center"/>
        <w:rPr>
          <w:ins w:id="22" w:author="ANDRE LUIS AGUIAR DO NASCIMENTO" w:date="2025-06-11T01:50:00Z"/>
          <w:rFonts w:ascii="Times New Roman" w:eastAsia="Times New Roman" w:hAnsi="Times New Roman" w:cs="Times New Roman"/>
          <w:rPrChange w:id="23" w:author="WESLEY DOS SANTOS GATINHO" w:date="2025-06-13T20:43:00Z">
            <w:rPr>
              <w:ins w:id="24" w:author="ANDRE LUIS AGUIAR DO NASCIMENTO" w:date="2025-06-11T01:50:00Z"/>
              <w:rFonts w:ascii="Aptos" w:eastAsia="Aptos" w:hAnsi="Aptos" w:cs="Aptos"/>
            </w:rPr>
          </w:rPrChange>
        </w:rPr>
        <w:pPrChange w:id="25" w:author="WESLEY DOS SANTOS GATINHO" w:date="2025-06-13T20:45:00Z">
          <w:pPr>
            <w:spacing w:line="360" w:lineRule="auto"/>
            <w:jc w:val="center"/>
          </w:pPr>
        </w:pPrChange>
      </w:pPr>
    </w:p>
    <w:p w14:paraId="44CAC172" w14:textId="72BF9307" w:rsidR="32D8D33D" w:rsidRPr="001F772C" w:rsidRDefault="32D8D33D">
      <w:pPr>
        <w:spacing w:line="276" w:lineRule="auto"/>
        <w:jc w:val="center"/>
        <w:rPr>
          <w:ins w:id="26" w:author="ANDRE LUIS AGUIAR DO NASCIMENTO" w:date="2025-06-11T01:50:00Z"/>
          <w:rFonts w:ascii="Times New Roman" w:eastAsia="Times New Roman" w:hAnsi="Times New Roman" w:cs="Times New Roman"/>
          <w:rPrChange w:id="27" w:author="WESLEY DOS SANTOS GATINHO" w:date="2025-06-13T20:43:00Z">
            <w:rPr>
              <w:ins w:id="28" w:author="ANDRE LUIS AGUIAR DO NASCIMENTO" w:date="2025-06-11T01:50:00Z"/>
              <w:rFonts w:ascii="Aptos" w:eastAsia="Aptos" w:hAnsi="Aptos" w:cs="Aptos"/>
            </w:rPr>
          </w:rPrChange>
        </w:rPr>
        <w:pPrChange w:id="29" w:author="WESLEY DOS SANTOS GATINHO" w:date="2025-06-13T20:45:00Z">
          <w:pPr>
            <w:spacing w:line="360" w:lineRule="auto"/>
            <w:jc w:val="center"/>
          </w:pPr>
        </w:pPrChange>
      </w:pPr>
    </w:p>
    <w:p w14:paraId="1D982CBA" w14:textId="178987B1" w:rsidR="32D8D33D" w:rsidRPr="001F772C" w:rsidRDefault="32D8D33D">
      <w:pPr>
        <w:spacing w:line="276" w:lineRule="auto"/>
        <w:jc w:val="center"/>
        <w:rPr>
          <w:ins w:id="30" w:author="ANDRE LUIS AGUIAR DO NASCIMENTO" w:date="2025-06-11T01:50:00Z"/>
          <w:rFonts w:ascii="Times New Roman" w:eastAsia="Times New Roman" w:hAnsi="Times New Roman" w:cs="Times New Roman"/>
          <w:rPrChange w:id="31" w:author="WESLEY DOS SANTOS GATINHO" w:date="2025-06-13T20:43:00Z">
            <w:rPr>
              <w:ins w:id="32" w:author="ANDRE LUIS AGUIAR DO NASCIMENTO" w:date="2025-06-11T01:50:00Z"/>
              <w:rFonts w:ascii="Aptos" w:eastAsia="Aptos" w:hAnsi="Aptos" w:cs="Aptos"/>
            </w:rPr>
          </w:rPrChange>
        </w:rPr>
        <w:pPrChange w:id="33" w:author="WESLEY DOS SANTOS GATINHO" w:date="2025-06-13T20:45:00Z">
          <w:pPr>
            <w:spacing w:line="360" w:lineRule="auto"/>
            <w:jc w:val="center"/>
          </w:pPr>
        </w:pPrChange>
      </w:pPr>
    </w:p>
    <w:p w14:paraId="0B3E797F" w14:textId="7C9325A1" w:rsidR="32D8D33D" w:rsidRPr="001F772C" w:rsidRDefault="32D8D33D">
      <w:pPr>
        <w:spacing w:line="276" w:lineRule="auto"/>
        <w:jc w:val="center"/>
        <w:rPr>
          <w:ins w:id="34" w:author="ANDRE LUIS AGUIAR DO NASCIMENTO" w:date="2025-06-11T01:50:00Z"/>
          <w:rFonts w:ascii="Times New Roman" w:eastAsia="Times New Roman" w:hAnsi="Times New Roman" w:cs="Times New Roman"/>
          <w:rPrChange w:id="35" w:author="WESLEY DOS SANTOS GATINHO" w:date="2025-06-13T20:43:00Z">
            <w:rPr>
              <w:ins w:id="36" w:author="ANDRE LUIS AGUIAR DO NASCIMENTO" w:date="2025-06-11T01:50:00Z"/>
              <w:rFonts w:ascii="Aptos" w:eastAsia="Aptos" w:hAnsi="Aptos" w:cs="Aptos"/>
            </w:rPr>
          </w:rPrChange>
        </w:rPr>
        <w:pPrChange w:id="37" w:author="WESLEY DOS SANTOS GATINHO" w:date="2025-06-13T20:45:00Z">
          <w:pPr>
            <w:spacing w:line="360" w:lineRule="auto"/>
            <w:jc w:val="center"/>
          </w:pPr>
        </w:pPrChange>
      </w:pPr>
    </w:p>
    <w:p w14:paraId="2C5DC5B2" w14:textId="5DEB9D79" w:rsidR="32D8D33D" w:rsidRPr="001F772C" w:rsidRDefault="32D8D33D">
      <w:pPr>
        <w:spacing w:line="276" w:lineRule="auto"/>
        <w:jc w:val="center"/>
        <w:rPr>
          <w:ins w:id="38" w:author="ANDRE LUIS AGUIAR DO NASCIMENTO" w:date="2025-06-11T01:50:00Z"/>
          <w:rFonts w:ascii="Times New Roman" w:eastAsia="Times New Roman" w:hAnsi="Times New Roman" w:cs="Times New Roman"/>
          <w:rPrChange w:id="39" w:author="WESLEY DOS SANTOS GATINHO" w:date="2025-06-13T20:43:00Z">
            <w:rPr>
              <w:ins w:id="40" w:author="ANDRE LUIS AGUIAR DO NASCIMENTO" w:date="2025-06-11T01:50:00Z"/>
              <w:rFonts w:ascii="Aptos" w:eastAsia="Aptos" w:hAnsi="Aptos" w:cs="Aptos"/>
            </w:rPr>
          </w:rPrChange>
        </w:rPr>
        <w:pPrChange w:id="41" w:author="WESLEY DOS SANTOS GATINHO" w:date="2025-06-13T20:45:00Z">
          <w:pPr>
            <w:spacing w:line="360" w:lineRule="auto"/>
            <w:jc w:val="center"/>
          </w:pPr>
        </w:pPrChange>
      </w:pPr>
    </w:p>
    <w:p w14:paraId="0D1613A4" w14:textId="07E81B14" w:rsidR="32D8D33D" w:rsidRPr="001F772C" w:rsidRDefault="32D8D33D">
      <w:pPr>
        <w:spacing w:line="276" w:lineRule="auto"/>
        <w:jc w:val="center"/>
        <w:rPr>
          <w:ins w:id="42" w:author="ANDRE LUIS AGUIAR DO NASCIMENTO" w:date="2025-06-11T01:50:00Z"/>
          <w:rFonts w:ascii="Times New Roman" w:eastAsia="Times New Roman" w:hAnsi="Times New Roman" w:cs="Times New Roman"/>
          <w:rPrChange w:id="43" w:author="WESLEY DOS SANTOS GATINHO" w:date="2025-06-13T20:43:00Z">
            <w:rPr>
              <w:ins w:id="44" w:author="ANDRE LUIS AGUIAR DO NASCIMENTO" w:date="2025-06-11T01:50:00Z"/>
              <w:rFonts w:ascii="Aptos" w:eastAsia="Aptos" w:hAnsi="Aptos" w:cs="Aptos"/>
            </w:rPr>
          </w:rPrChange>
        </w:rPr>
        <w:pPrChange w:id="45" w:author="WESLEY DOS SANTOS GATINHO" w:date="2025-06-13T20:45:00Z">
          <w:pPr>
            <w:spacing w:line="360" w:lineRule="auto"/>
            <w:jc w:val="center"/>
          </w:pPr>
        </w:pPrChange>
      </w:pPr>
    </w:p>
    <w:p w14:paraId="79F05353" w14:textId="30F26920" w:rsidR="32D8D33D" w:rsidRPr="001F772C" w:rsidRDefault="32D8D33D">
      <w:pPr>
        <w:spacing w:line="276" w:lineRule="auto"/>
        <w:jc w:val="center"/>
        <w:rPr>
          <w:ins w:id="46" w:author="ANDRE LUIS AGUIAR DO NASCIMENTO" w:date="2025-06-11T01:50:00Z"/>
          <w:rFonts w:ascii="Times New Roman" w:eastAsia="Times New Roman" w:hAnsi="Times New Roman" w:cs="Times New Roman"/>
          <w:rPrChange w:id="47" w:author="WESLEY DOS SANTOS GATINHO" w:date="2025-06-13T20:43:00Z">
            <w:rPr>
              <w:ins w:id="48" w:author="ANDRE LUIS AGUIAR DO NASCIMENTO" w:date="2025-06-11T01:50:00Z"/>
              <w:rFonts w:ascii="Aptos" w:eastAsia="Aptos" w:hAnsi="Aptos" w:cs="Aptos"/>
            </w:rPr>
          </w:rPrChange>
        </w:rPr>
        <w:pPrChange w:id="49" w:author="WESLEY DOS SANTOS GATINHO" w:date="2025-06-13T20:45:00Z">
          <w:pPr>
            <w:spacing w:line="360" w:lineRule="auto"/>
            <w:jc w:val="center"/>
          </w:pPr>
        </w:pPrChange>
      </w:pPr>
    </w:p>
    <w:p w14:paraId="0BA2614F" w14:textId="7D5E3D74" w:rsidR="16689C2F" w:rsidRPr="001F772C" w:rsidRDefault="16689C2F">
      <w:pPr>
        <w:spacing w:line="276" w:lineRule="auto"/>
        <w:jc w:val="center"/>
        <w:rPr>
          <w:ins w:id="50" w:author="ANDRE LUIS AGUIAR DO NASCIMENTO" w:date="2025-06-11T01:50:00Z"/>
          <w:rFonts w:ascii="Times New Roman" w:eastAsia="Times New Roman" w:hAnsi="Times New Roman" w:cs="Times New Roman"/>
          <w:b/>
          <w:bCs/>
          <w:rPrChange w:id="51" w:author="WESLEY DOS SANTOS GATINHO" w:date="2025-06-13T20:43:00Z">
            <w:rPr>
              <w:ins w:id="52" w:author="ANDRE LUIS AGUIAR DO NASCIMENTO" w:date="2025-06-11T01:50:00Z"/>
              <w:rFonts w:ascii="Aptos" w:eastAsia="Aptos" w:hAnsi="Aptos" w:cs="Aptos"/>
            </w:rPr>
          </w:rPrChange>
        </w:rPr>
        <w:pPrChange w:id="53" w:author="WESLEY DOS SANTOS GATINHO" w:date="2025-06-13T20:45:00Z">
          <w:pPr>
            <w:spacing w:line="360" w:lineRule="auto"/>
            <w:jc w:val="center"/>
          </w:pPr>
        </w:pPrChange>
      </w:pPr>
      <w:ins w:id="54" w:author="ANDRE LUIS AGUIAR DO NASCIMENTO" w:date="2025-06-11T01:50:00Z">
        <w:r w:rsidRPr="001F772C">
          <w:rPr>
            <w:rFonts w:ascii="Times New Roman" w:eastAsia="Times New Roman" w:hAnsi="Times New Roman" w:cs="Times New Roman"/>
            <w:b/>
            <w:bCs/>
            <w:rPrChange w:id="55" w:author="WESLEY DOS SANTOS GATINHO" w:date="2025-06-13T20:43:00Z">
              <w:rPr>
                <w:rFonts w:ascii="Aptos" w:eastAsia="Aptos" w:hAnsi="Aptos" w:cs="Aptos"/>
              </w:rPr>
            </w:rPrChange>
          </w:rPr>
          <w:t>GRUPO 1 – FITAI</w:t>
        </w:r>
      </w:ins>
    </w:p>
    <w:p w14:paraId="4A9CAA10" w14:textId="7A2F7BF8" w:rsidR="32D8D33D" w:rsidRPr="001F772C" w:rsidRDefault="32D8D33D">
      <w:pPr>
        <w:spacing w:line="276" w:lineRule="auto"/>
        <w:jc w:val="center"/>
        <w:rPr>
          <w:ins w:id="56" w:author="ANDRE LUIS AGUIAR DO NASCIMENTO" w:date="2025-06-11T01:50:00Z"/>
          <w:rFonts w:ascii="Times New Roman" w:eastAsia="Times New Roman" w:hAnsi="Times New Roman" w:cs="Times New Roman"/>
          <w:rPrChange w:id="57" w:author="WESLEY DOS SANTOS GATINHO" w:date="2025-06-13T20:43:00Z">
            <w:rPr>
              <w:ins w:id="58" w:author="ANDRE LUIS AGUIAR DO NASCIMENTO" w:date="2025-06-11T01:50:00Z"/>
              <w:rFonts w:ascii="Aptos" w:eastAsia="Aptos" w:hAnsi="Aptos" w:cs="Aptos"/>
            </w:rPr>
          </w:rPrChange>
        </w:rPr>
        <w:pPrChange w:id="59" w:author="WESLEY DOS SANTOS GATINHO" w:date="2025-06-13T20:45:00Z">
          <w:pPr>
            <w:spacing w:line="360" w:lineRule="auto"/>
            <w:jc w:val="center"/>
          </w:pPr>
        </w:pPrChange>
      </w:pPr>
    </w:p>
    <w:p w14:paraId="5445CAC0" w14:textId="107C5F6A" w:rsidR="32D8D33D" w:rsidRPr="001F772C" w:rsidRDefault="32D8D33D">
      <w:pPr>
        <w:spacing w:line="276" w:lineRule="auto"/>
        <w:jc w:val="center"/>
        <w:rPr>
          <w:ins w:id="60" w:author="ANDRE LUIS AGUIAR DO NASCIMENTO" w:date="2025-06-11T01:50:00Z"/>
          <w:rFonts w:ascii="Times New Roman" w:eastAsia="Times New Roman" w:hAnsi="Times New Roman" w:cs="Times New Roman"/>
          <w:rPrChange w:id="61" w:author="WESLEY DOS SANTOS GATINHO" w:date="2025-06-13T20:43:00Z">
            <w:rPr>
              <w:ins w:id="62" w:author="ANDRE LUIS AGUIAR DO NASCIMENTO" w:date="2025-06-11T01:50:00Z"/>
              <w:rFonts w:ascii="Aptos" w:eastAsia="Aptos" w:hAnsi="Aptos" w:cs="Aptos"/>
            </w:rPr>
          </w:rPrChange>
        </w:rPr>
        <w:pPrChange w:id="63" w:author="WESLEY DOS SANTOS GATINHO" w:date="2025-06-13T20:45:00Z">
          <w:pPr>
            <w:spacing w:line="360" w:lineRule="auto"/>
            <w:jc w:val="center"/>
          </w:pPr>
        </w:pPrChange>
      </w:pPr>
    </w:p>
    <w:p w14:paraId="44DBA1F4" w14:textId="3E39631F" w:rsidR="32D8D33D" w:rsidRPr="001F772C" w:rsidRDefault="32D8D33D">
      <w:pPr>
        <w:spacing w:line="276" w:lineRule="auto"/>
        <w:jc w:val="center"/>
        <w:rPr>
          <w:ins w:id="64" w:author="ANDRE LUIS AGUIAR DO NASCIMENTO" w:date="2025-06-11T01:50:00Z"/>
          <w:rFonts w:ascii="Times New Roman" w:eastAsia="Times New Roman" w:hAnsi="Times New Roman" w:cs="Times New Roman"/>
          <w:rPrChange w:id="65" w:author="WESLEY DOS SANTOS GATINHO" w:date="2025-06-13T20:43:00Z">
            <w:rPr>
              <w:ins w:id="66" w:author="ANDRE LUIS AGUIAR DO NASCIMENTO" w:date="2025-06-11T01:50:00Z"/>
              <w:rFonts w:ascii="Aptos" w:eastAsia="Aptos" w:hAnsi="Aptos" w:cs="Aptos"/>
            </w:rPr>
          </w:rPrChange>
        </w:rPr>
        <w:pPrChange w:id="67" w:author="WESLEY DOS SANTOS GATINHO" w:date="2025-06-13T20:45:00Z">
          <w:pPr>
            <w:spacing w:line="360" w:lineRule="auto"/>
            <w:jc w:val="center"/>
          </w:pPr>
        </w:pPrChange>
      </w:pPr>
    </w:p>
    <w:p w14:paraId="12475B3B" w14:textId="6B37FFA6" w:rsidR="32D8D33D" w:rsidRPr="001F772C" w:rsidRDefault="32D8D33D">
      <w:pPr>
        <w:spacing w:line="276" w:lineRule="auto"/>
        <w:jc w:val="center"/>
        <w:rPr>
          <w:ins w:id="68" w:author="ANDRE LUIS AGUIAR DO NASCIMENTO" w:date="2025-06-11T01:50:00Z"/>
          <w:rFonts w:ascii="Times New Roman" w:eastAsia="Times New Roman" w:hAnsi="Times New Roman" w:cs="Times New Roman"/>
          <w:rPrChange w:id="69" w:author="WESLEY DOS SANTOS GATINHO" w:date="2025-06-13T20:43:00Z">
            <w:rPr>
              <w:ins w:id="70" w:author="ANDRE LUIS AGUIAR DO NASCIMENTO" w:date="2025-06-11T01:50:00Z"/>
              <w:rFonts w:ascii="Aptos" w:eastAsia="Aptos" w:hAnsi="Aptos" w:cs="Aptos"/>
            </w:rPr>
          </w:rPrChange>
        </w:rPr>
        <w:pPrChange w:id="71" w:author="WESLEY DOS SANTOS GATINHO" w:date="2025-06-13T20:45:00Z">
          <w:pPr>
            <w:spacing w:line="360" w:lineRule="auto"/>
            <w:jc w:val="center"/>
          </w:pPr>
        </w:pPrChange>
      </w:pPr>
    </w:p>
    <w:p w14:paraId="6F77DAC2" w14:textId="03CBE7B3" w:rsidR="32D8D33D" w:rsidRPr="001F772C" w:rsidRDefault="32D8D33D">
      <w:pPr>
        <w:spacing w:line="276" w:lineRule="auto"/>
        <w:jc w:val="center"/>
        <w:rPr>
          <w:ins w:id="72" w:author="ANDRE LUIS AGUIAR DO NASCIMENTO" w:date="2025-06-11T01:50:00Z"/>
          <w:rFonts w:ascii="Times New Roman" w:eastAsia="Times New Roman" w:hAnsi="Times New Roman" w:cs="Times New Roman"/>
          <w:rPrChange w:id="73" w:author="WESLEY DOS SANTOS GATINHO" w:date="2025-06-13T20:43:00Z">
            <w:rPr>
              <w:ins w:id="74" w:author="ANDRE LUIS AGUIAR DO NASCIMENTO" w:date="2025-06-11T01:50:00Z"/>
              <w:rFonts w:ascii="Aptos" w:eastAsia="Aptos" w:hAnsi="Aptos" w:cs="Aptos"/>
            </w:rPr>
          </w:rPrChange>
        </w:rPr>
        <w:pPrChange w:id="75" w:author="WESLEY DOS SANTOS GATINHO" w:date="2025-06-13T20:45:00Z">
          <w:pPr>
            <w:spacing w:line="360" w:lineRule="auto"/>
            <w:jc w:val="center"/>
          </w:pPr>
        </w:pPrChange>
      </w:pPr>
    </w:p>
    <w:p w14:paraId="1D4BCA6F" w14:textId="1723F10E" w:rsidR="32D8D33D" w:rsidRPr="001F772C" w:rsidRDefault="32D8D33D">
      <w:pPr>
        <w:spacing w:line="276" w:lineRule="auto"/>
        <w:jc w:val="center"/>
        <w:rPr>
          <w:ins w:id="76" w:author="ANDRE LUIS AGUIAR DO NASCIMENTO" w:date="2025-06-11T01:50:00Z"/>
          <w:rFonts w:ascii="Times New Roman" w:eastAsia="Times New Roman" w:hAnsi="Times New Roman" w:cs="Times New Roman"/>
          <w:rPrChange w:id="77" w:author="WESLEY DOS SANTOS GATINHO" w:date="2025-06-13T20:43:00Z">
            <w:rPr>
              <w:ins w:id="78" w:author="ANDRE LUIS AGUIAR DO NASCIMENTO" w:date="2025-06-11T01:50:00Z"/>
              <w:rFonts w:ascii="Aptos" w:eastAsia="Aptos" w:hAnsi="Aptos" w:cs="Aptos"/>
            </w:rPr>
          </w:rPrChange>
        </w:rPr>
        <w:pPrChange w:id="79" w:author="WESLEY DOS SANTOS GATINHO" w:date="2025-06-13T20:45:00Z">
          <w:pPr>
            <w:spacing w:line="360" w:lineRule="auto"/>
            <w:jc w:val="center"/>
          </w:pPr>
        </w:pPrChange>
      </w:pPr>
    </w:p>
    <w:p w14:paraId="489FA885" w14:textId="480E5726" w:rsidR="32D8D33D" w:rsidRPr="001F772C" w:rsidRDefault="32D8D33D">
      <w:pPr>
        <w:spacing w:line="276" w:lineRule="auto"/>
        <w:jc w:val="center"/>
        <w:rPr>
          <w:ins w:id="80" w:author="ANDRE LUIS AGUIAR DO NASCIMENTO" w:date="2025-06-11T01:50:00Z"/>
          <w:rFonts w:ascii="Times New Roman" w:eastAsia="Times New Roman" w:hAnsi="Times New Roman" w:cs="Times New Roman"/>
          <w:rPrChange w:id="81" w:author="WESLEY DOS SANTOS GATINHO" w:date="2025-06-13T20:43:00Z">
            <w:rPr>
              <w:ins w:id="82" w:author="ANDRE LUIS AGUIAR DO NASCIMENTO" w:date="2025-06-11T01:50:00Z"/>
              <w:rFonts w:ascii="Aptos" w:eastAsia="Aptos" w:hAnsi="Aptos" w:cs="Aptos"/>
            </w:rPr>
          </w:rPrChange>
        </w:rPr>
        <w:pPrChange w:id="83" w:author="WESLEY DOS SANTOS GATINHO" w:date="2025-06-13T20:45:00Z">
          <w:pPr>
            <w:spacing w:line="360" w:lineRule="auto"/>
            <w:jc w:val="center"/>
          </w:pPr>
        </w:pPrChange>
      </w:pPr>
    </w:p>
    <w:p w14:paraId="00CA5AF4" w14:textId="4D7A0EFF" w:rsidR="32D8D33D" w:rsidRPr="001F772C" w:rsidRDefault="32D8D33D">
      <w:pPr>
        <w:spacing w:line="276" w:lineRule="auto"/>
        <w:jc w:val="center"/>
        <w:rPr>
          <w:ins w:id="84" w:author="ANDRE LUIS AGUIAR DO NASCIMENTO" w:date="2025-06-11T01:50:00Z"/>
          <w:rFonts w:ascii="Times New Roman" w:eastAsia="Times New Roman" w:hAnsi="Times New Roman" w:cs="Times New Roman"/>
          <w:rPrChange w:id="85" w:author="WESLEY DOS SANTOS GATINHO" w:date="2025-06-13T20:43:00Z">
            <w:rPr>
              <w:ins w:id="86" w:author="ANDRE LUIS AGUIAR DO NASCIMENTO" w:date="2025-06-11T01:50:00Z"/>
              <w:rFonts w:ascii="Aptos" w:eastAsia="Aptos" w:hAnsi="Aptos" w:cs="Aptos"/>
            </w:rPr>
          </w:rPrChange>
        </w:rPr>
        <w:pPrChange w:id="87" w:author="WESLEY DOS SANTOS GATINHO" w:date="2025-06-13T20:45:00Z">
          <w:pPr>
            <w:spacing w:line="360" w:lineRule="auto"/>
            <w:jc w:val="center"/>
          </w:pPr>
        </w:pPrChange>
      </w:pPr>
    </w:p>
    <w:p w14:paraId="29AA4B61" w14:textId="59AEC77F" w:rsidR="32D8D33D" w:rsidDel="00CB1313" w:rsidRDefault="32D8D33D" w:rsidP="0058738A">
      <w:pPr>
        <w:spacing w:line="276" w:lineRule="auto"/>
        <w:jc w:val="center"/>
        <w:rPr>
          <w:del w:id="88" w:author="WESLEY DOS SANTOS GATINHO" w:date="2025-06-13T00:38:00Z"/>
          <w:rFonts w:ascii="Times New Roman" w:eastAsia="Times New Roman" w:hAnsi="Times New Roman" w:cs="Times New Roman"/>
        </w:rPr>
      </w:pPr>
    </w:p>
    <w:p w14:paraId="6E1D9588" w14:textId="77777777" w:rsidR="00CB1313" w:rsidRDefault="00CB1313" w:rsidP="0058738A">
      <w:pPr>
        <w:spacing w:line="276" w:lineRule="auto"/>
        <w:jc w:val="center"/>
        <w:rPr>
          <w:ins w:id="89" w:author="WESLEY DOS SANTOS GATINHO" w:date="2025-06-13T20:47:00Z"/>
          <w:rFonts w:ascii="Times New Roman" w:eastAsia="Times New Roman" w:hAnsi="Times New Roman" w:cs="Times New Roman"/>
        </w:rPr>
      </w:pPr>
    </w:p>
    <w:p w14:paraId="71A0C519" w14:textId="77777777" w:rsidR="00CB1313" w:rsidRDefault="00CB1313" w:rsidP="0058738A">
      <w:pPr>
        <w:spacing w:line="276" w:lineRule="auto"/>
        <w:jc w:val="center"/>
        <w:rPr>
          <w:ins w:id="90" w:author="WESLEY DOS SANTOS GATINHO" w:date="2025-06-13T20:47:00Z"/>
          <w:rFonts w:ascii="Times New Roman" w:eastAsia="Times New Roman" w:hAnsi="Times New Roman" w:cs="Times New Roman"/>
        </w:rPr>
      </w:pPr>
    </w:p>
    <w:p w14:paraId="2548AB9E" w14:textId="77777777" w:rsidR="00CB1313" w:rsidRDefault="00CB1313" w:rsidP="0058738A">
      <w:pPr>
        <w:spacing w:line="276" w:lineRule="auto"/>
        <w:jc w:val="center"/>
        <w:rPr>
          <w:ins w:id="91" w:author="WESLEY DOS SANTOS GATINHO" w:date="2025-06-13T20:47:00Z"/>
          <w:rFonts w:ascii="Times New Roman" w:eastAsia="Times New Roman" w:hAnsi="Times New Roman" w:cs="Times New Roman"/>
        </w:rPr>
      </w:pPr>
    </w:p>
    <w:p w14:paraId="04AF6B23" w14:textId="77777777" w:rsidR="00CB1313" w:rsidRPr="001F772C" w:rsidRDefault="00CB1313">
      <w:pPr>
        <w:spacing w:line="276" w:lineRule="auto"/>
        <w:jc w:val="center"/>
        <w:rPr>
          <w:ins w:id="92" w:author="WESLEY DOS SANTOS GATINHO" w:date="2025-06-13T20:47:00Z"/>
          <w:rFonts w:ascii="Times New Roman" w:eastAsia="Times New Roman" w:hAnsi="Times New Roman" w:cs="Times New Roman"/>
          <w:rPrChange w:id="93" w:author="WESLEY DOS SANTOS GATINHO" w:date="2025-06-13T20:43:00Z">
            <w:rPr>
              <w:ins w:id="94" w:author="WESLEY DOS SANTOS GATINHO" w:date="2025-06-13T20:47:00Z"/>
              <w:rFonts w:ascii="Aptos" w:eastAsia="Aptos" w:hAnsi="Aptos" w:cs="Aptos"/>
            </w:rPr>
          </w:rPrChange>
        </w:rPr>
        <w:pPrChange w:id="95" w:author="WESLEY DOS SANTOS GATINHO" w:date="2025-06-13T20:45:00Z">
          <w:pPr>
            <w:spacing w:line="360" w:lineRule="auto"/>
            <w:jc w:val="center"/>
          </w:pPr>
        </w:pPrChange>
      </w:pPr>
    </w:p>
    <w:p w14:paraId="3500DC65" w14:textId="7195FB6E" w:rsidR="16689C2F" w:rsidRPr="001F772C" w:rsidDel="004730CE" w:rsidRDefault="16689C2F">
      <w:pPr>
        <w:spacing w:line="276" w:lineRule="auto"/>
        <w:jc w:val="center"/>
        <w:rPr>
          <w:ins w:id="96" w:author="ANDRE LUIS AGUIAR DO NASCIMENTO" w:date="2025-06-11T01:51:00Z"/>
          <w:del w:id="97" w:author="WESLEY DOS SANTOS GATINHO" w:date="2025-06-13T00:38:00Z"/>
          <w:rFonts w:ascii="Times New Roman" w:eastAsia="Times New Roman" w:hAnsi="Times New Roman" w:cs="Times New Roman"/>
          <w:rPrChange w:id="98" w:author="WESLEY DOS SANTOS GATINHO" w:date="2025-06-13T20:43:00Z">
            <w:rPr>
              <w:ins w:id="99" w:author="ANDRE LUIS AGUIAR DO NASCIMENTO" w:date="2025-06-11T01:51:00Z"/>
              <w:del w:id="100" w:author="WESLEY DOS SANTOS GATINHO" w:date="2025-06-13T00:38:00Z"/>
              <w:rFonts w:ascii="Aptos" w:eastAsia="Aptos" w:hAnsi="Aptos" w:cs="Aptos"/>
            </w:rPr>
          </w:rPrChange>
        </w:rPr>
        <w:pPrChange w:id="101" w:author="WESLEY DOS SANTOS GATINHO" w:date="2025-06-13T20:45:00Z">
          <w:pPr>
            <w:spacing w:line="360" w:lineRule="auto"/>
            <w:jc w:val="center"/>
          </w:pPr>
        </w:pPrChange>
      </w:pPr>
      <w:ins w:id="102" w:author="ANDRE LUIS AGUIAR DO NASCIMENTO" w:date="2025-06-11T01:50:00Z">
        <w:r w:rsidRPr="001F772C">
          <w:rPr>
            <w:rFonts w:ascii="Times New Roman" w:eastAsia="Times New Roman" w:hAnsi="Times New Roman" w:cs="Times New Roman"/>
            <w:rPrChange w:id="103" w:author="WESLEY DOS SANTOS GATINHO" w:date="2025-06-13T20:43:00Z">
              <w:rPr>
                <w:rFonts w:ascii="Aptos" w:eastAsia="Aptos" w:hAnsi="Aptos" w:cs="Aptos"/>
              </w:rPr>
            </w:rPrChange>
          </w:rPr>
          <w:t xml:space="preserve">São </w:t>
        </w:r>
      </w:ins>
      <w:ins w:id="104" w:author="ANDRE LUIS AGUIAR DO NASCIMENTO" w:date="2025-06-11T01:51:00Z">
        <w:r w:rsidRPr="001F772C">
          <w:rPr>
            <w:rFonts w:ascii="Times New Roman" w:eastAsia="Times New Roman" w:hAnsi="Times New Roman" w:cs="Times New Roman"/>
            <w:rPrChange w:id="105" w:author="WESLEY DOS SANTOS GATINHO" w:date="2025-06-13T20:43:00Z">
              <w:rPr>
                <w:rFonts w:ascii="Aptos" w:eastAsia="Aptos" w:hAnsi="Aptos" w:cs="Aptos"/>
              </w:rPr>
            </w:rPrChange>
          </w:rPr>
          <w:t>Luís</w:t>
        </w:r>
      </w:ins>
    </w:p>
    <w:p w14:paraId="02011C5B" w14:textId="77777777" w:rsidR="004730CE" w:rsidRPr="001F772C" w:rsidRDefault="004730CE">
      <w:pPr>
        <w:spacing w:line="276" w:lineRule="auto"/>
        <w:jc w:val="center"/>
        <w:rPr>
          <w:ins w:id="106" w:author="WESLEY DOS SANTOS GATINHO" w:date="2025-06-13T00:38:00Z"/>
          <w:rFonts w:ascii="Times New Roman" w:eastAsia="Times New Roman" w:hAnsi="Times New Roman" w:cs="Times New Roman"/>
        </w:rPr>
        <w:pPrChange w:id="107" w:author="WESLEY DOS SANTOS GATINHO" w:date="2025-06-13T20:45:00Z">
          <w:pPr>
            <w:spacing w:line="360" w:lineRule="auto"/>
          </w:pPr>
        </w:pPrChange>
      </w:pPr>
    </w:p>
    <w:p w14:paraId="74EE94C8" w14:textId="6706914D" w:rsidR="16689C2F" w:rsidRPr="001F772C" w:rsidRDefault="16689C2F">
      <w:pPr>
        <w:spacing w:line="276" w:lineRule="auto"/>
        <w:jc w:val="center"/>
        <w:rPr>
          <w:rFonts w:ascii="Times New Roman" w:eastAsia="Times New Roman" w:hAnsi="Times New Roman" w:cs="Times New Roman"/>
          <w:rPrChange w:id="108" w:author="WESLEY DOS SANTOS GATINHO" w:date="2025-06-13T20:43:00Z">
            <w:rPr>
              <w:rFonts w:ascii="Aptos" w:eastAsia="Aptos" w:hAnsi="Aptos" w:cs="Aptos"/>
            </w:rPr>
          </w:rPrChange>
        </w:rPr>
        <w:pPrChange w:id="109" w:author="WESLEY DOS SANTOS GATINHO" w:date="2025-06-13T20:45:00Z">
          <w:pPr>
            <w:spacing w:line="360" w:lineRule="auto"/>
            <w:jc w:val="center"/>
          </w:pPr>
        </w:pPrChange>
      </w:pPr>
      <w:r w:rsidRPr="001F772C">
        <w:rPr>
          <w:rFonts w:ascii="Times New Roman" w:eastAsia="Times New Roman" w:hAnsi="Times New Roman" w:cs="Times New Roman"/>
          <w:rPrChange w:id="110" w:author="WESLEY DOS SANTOS GATINHO" w:date="2025-06-13T20:43:00Z">
            <w:rPr>
              <w:rFonts w:ascii="Aptos" w:eastAsia="Aptos" w:hAnsi="Aptos" w:cs="Aptos"/>
            </w:rPr>
          </w:rPrChange>
        </w:rPr>
        <w:t>2025</w:t>
      </w:r>
    </w:p>
    <w:p w14:paraId="5342B336" w14:textId="1442C616" w:rsidR="776715C5" w:rsidRPr="006D2027" w:rsidRDefault="776715C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rPrChange w:id="111" w:author="WESLEY DOS SANTOS GATINHO" w:date="2025-06-13T21:36:00Z">
            <w:rPr>
              <w:rFonts w:ascii="Aptos" w:eastAsia="Aptos" w:hAnsi="Aptos" w:cs="Aptos"/>
            </w:rPr>
          </w:rPrChange>
        </w:rPr>
        <w:pPrChange w:id="112" w:author="WESLEY DOS SANTOS GATINHO" w:date="2025-06-13T20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13" w:author="WESLEY DOS SANTOS GATINHO" w:date="2025-06-13T21:36:00Z">
            <w:rPr>
              <w:rFonts w:ascii="Aptos" w:eastAsia="Aptos" w:hAnsi="Aptos" w:cs="Aptos"/>
            </w:rPr>
          </w:rPrChange>
        </w:rPr>
        <w:lastRenderedPageBreak/>
        <w:t>ANDRÉ LUIS AGUIAR DO NASCIMENTO (2020034117)</w:t>
      </w:r>
    </w:p>
    <w:p w14:paraId="21770A25" w14:textId="1A8E5961" w:rsidR="776715C5" w:rsidRPr="006D2027" w:rsidRDefault="776715C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rPrChange w:id="114" w:author="WESLEY DOS SANTOS GATINHO" w:date="2025-06-13T21:36:00Z">
            <w:rPr>
              <w:rFonts w:ascii="Aptos" w:eastAsia="Aptos" w:hAnsi="Aptos" w:cs="Aptos"/>
            </w:rPr>
          </w:rPrChange>
        </w:rPr>
        <w:pPrChange w:id="115" w:author="WESLEY DOS SANTOS GATINHO" w:date="2025-06-13T20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16" w:author="WESLEY DOS SANTOS GATINHO" w:date="2025-06-13T21:36:00Z">
            <w:rPr>
              <w:rFonts w:ascii="Aptos" w:eastAsia="Aptos" w:hAnsi="Aptos" w:cs="Aptos"/>
            </w:rPr>
          </w:rPrChange>
        </w:rPr>
        <w:t>HUGO SAMUEL DE LIMA OLIEVEIRA (2023030425)</w:t>
      </w:r>
    </w:p>
    <w:p w14:paraId="2DFC79DC" w14:textId="3755FD63" w:rsidR="776715C5" w:rsidRPr="006D2027" w:rsidRDefault="776715C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rPrChange w:id="117" w:author="WESLEY DOS SANTOS GATINHO" w:date="2025-06-13T21:36:00Z">
            <w:rPr>
              <w:rFonts w:ascii="Aptos" w:eastAsia="Aptos" w:hAnsi="Aptos" w:cs="Aptos"/>
            </w:rPr>
          </w:rPrChange>
        </w:rPr>
        <w:pPrChange w:id="118" w:author="WESLEY DOS SANTOS GATINHO" w:date="2025-06-13T20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19" w:author="WESLEY DOS SANTOS GATINHO" w:date="2025-06-13T21:36:00Z">
            <w:rPr>
              <w:rFonts w:ascii="Aptos" w:eastAsia="Aptos" w:hAnsi="Aptos" w:cs="Aptos"/>
            </w:rPr>
          </w:rPrChange>
        </w:rPr>
        <w:t>LEONARDO SAMPAIO SERRA (</w:t>
      </w:r>
      <w:ins w:id="120" w:author="WESLEY DOS SANTOS GATINHO" w:date="2025-06-13T18:58:00Z">
        <w:r w:rsidR="00981E5D" w:rsidRPr="006D2027">
          <w:rPr>
            <w:rFonts w:ascii="Times New Roman" w:eastAsia="Times New Roman" w:hAnsi="Times New Roman" w:cs="Times New Roman"/>
            <w:b/>
            <w:bCs/>
            <w:rPrChange w:id="121" w:author="WESLEY DOS SANTOS GATINHO" w:date="2025-06-13T21:36:00Z">
              <w:rPr>
                <w:rFonts w:ascii="Times New Roman" w:eastAsia="Times New Roman" w:hAnsi="Times New Roman" w:cs="Times New Roman"/>
              </w:rPr>
            </w:rPrChange>
          </w:rPr>
          <w:t>2022002963</w:t>
        </w:r>
      </w:ins>
      <w:r w:rsidRPr="006D2027">
        <w:rPr>
          <w:rFonts w:ascii="Times New Roman" w:eastAsia="Times New Roman" w:hAnsi="Times New Roman" w:cs="Times New Roman"/>
          <w:b/>
          <w:bCs/>
          <w:rPrChange w:id="122" w:author="WESLEY DOS SANTOS GATINHO" w:date="2025-06-13T21:36:00Z">
            <w:rPr>
              <w:rFonts w:ascii="Aptos" w:eastAsia="Aptos" w:hAnsi="Aptos" w:cs="Aptos"/>
            </w:rPr>
          </w:rPrChange>
        </w:rPr>
        <w:t>)</w:t>
      </w:r>
    </w:p>
    <w:p w14:paraId="4B98D041" w14:textId="378870CB" w:rsidR="776715C5" w:rsidRPr="006D2027" w:rsidRDefault="776715C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rPrChange w:id="123" w:author="WESLEY DOS SANTOS GATINHO" w:date="2025-06-13T21:36:00Z">
            <w:rPr>
              <w:rFonts w:ascii="Aptos" w:eastAsia="Aptos" w:hAnsi="Aptos" w:cs="Aptos"/>
            </w:rPr>
          </w:rPrChange>
        </w:rPr>
        <w:pPrChange w:id="124" w:author="WESLEY DOS SANTOS GATINHO" w:date="2025-06-13T20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25" w:author="WESLEY DOS SANTOS GATINHO" w:date="2025-06-13T21:36:00Z">
            <w:rPr>
              <w:rFonts w:ascii="Aptos" w:eastAsia="Aptos" w:hAnsi="Aptos" w:cs="Aptos"/>
            </w:rPr>
          </w:rPrChange>
        </w:rPr>
        <w:t>LUCAS EMANUEL GOMES AMARAL (</w:t>
      </w:r>
      <w:ins w:id="126" w:author="WESLEY DOS SANTOS GATINHO" w:date="2025-06-13T18:58:00Z">
        <w:r w:rsidR="00981E5D" w:rsidRPr="006D2027">
          <w:rPr>
            <w:rFonts w:ascii="Times New Roman" w:eastAsia="Times New Roman" w:hAnsi="Times New Roman" w:cs="Times New Roman"/>
            <w:b/>
            <w:bCs/>
            <w:rPrChange w:id="127" w:author="WESLEY DOS SANTOS GATINHO" w:date="2025-06-13T21:36:00Z">
              <w:rPr>
                <w:rFonts w:ascii="Times New Roman" w:eastAsia="Times New Roman" w:hAnsi="Times New Roman" w:cs="Times New Roman"/>
              </w:rPr>
            </w:rPrChange>
          </w:rPr>
          <w:t>2021041340</w:t>
        </w:r>
      </w:ins>
      <w:r w:rsidRPr="006D2027">
        <w:rPr>
          <w:rFonts w:ascii="Times New Roman" w:eastAsia="Times New Roman" w:hAnsi="Times New Roman" w:cs="Times New Roman"/>
          <w:b/>
          <w:bCs/>
          <w:rPrChange w:id="128" w:author="WESLEY DOS SANTOS GATINHO" w:date="2025-06-13T21:36:00Z">
            <w:rPr>
              <w:rFonts w:ascii="Aptos" w:eastAsia="Aptos" w:hAnsi="Aptos" w:cs="Aptos"/>
            </w:rPr>
          </w:rPrChange>
        </w:rPr>
        <w:t>)</w:t>
      </w:r>
    </w:p>
    <w:p w14:paraId="7C2D57BC" w14:textId="47D13811" w:rsidR="776715C5" w:rsidRPr="006D2027" w:rsidRDefault="776715C5">
      <w:pPr>
        <w:spacing w:after="0" w:line="276" w:lineRule="auto"/>
        <w:jc w:val="center"/>
        <w:rPr>
          <w:ins w:id="129" w:author="ANDRE LUIS AGUIAR DO NASCIMENTO" w:date="2025-06-11T01:55:00Z"/>
          <w:rFonts w:ascii="Times New Roman" w:eastAsia="Times New Roman" w:hAnsi="Times New Roman" w:cs="Times New Roman"/>
          <w:b/>
          <w:bCs/>
          <w:rPrChange w:id="130" w:author="WESLEY DOS SANTOS GATINHO" w:date="2025-06-13T21:36:00Z">
            <w:rPr>
              <w:ins w:id="131" w:author="ANDRE LUIS AGUIAR DO NASCIMENTO" w:date="2025-06-11T01:55:00Z"/>
              <w:rFonts w:ascii="Aptos" w:eastAsia="Aptos" w:hAnsi="Aptos" w:cs="Aptos"/>
            </w:rPr>
          </w:rPrChange>
        </w:rPr>
        <w:pPrChange w:id="132" w:author="WESLEY DOS SANTOS GATINHO" w:date="2025-06-13T20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33" w:author="WESLEY DOS SANTOS GATINHO" w:date="2025-06-13T21:36:00Z">
            <w:rPr>
              <w:rFonts w:ascii="Aptos" w:eastAsia="Aptos" w:hAnsi="Aptos" w:cs="Aptos"/>
            </w:rPr>
          </w:rPrChange>
        </w:rPr>
        <w:t>WESLEY DOS SANTOS GATINHO (</w:t>
      </w:r>
      <w:ins w:id="134" w:author="WESLEY DOS SANTOS GATINHO" w:date="2025-06-12T15:55:00Z">
        <w:r w:rsidR="67D747C3" w:rsidRPr="006D2027">
          <w:rPr>
            <w:rFonts w:ascii="Times New Roman" w:eastAsia="Times New Roman" w:hAnsi="Times New Roman" w:cs="Times New Roman"/>
            <w:b/>
            <w:bCs/>
            <w:rPrChange w:id="135" w:author="WESLEY DOS SANTOS GATINHO" w:date="2025-06-13T21:36:00Z">
              <w:rPr>
                <w:rFonts w:ascii="Aptos" w:eastAsia="Aptos" w:hAnsi="Aptos" w:cs="Aptos"/>
              </w:rPr>
            </w:rPrChange>
          </w:rPr>
          <w:t>2020051056</w:t>
        </w:r>
      </w:ins>
      <w:ins w:id="136" w:author="ANDRE LUIS AGUIAR DO NASCIMENTO" w:date="2025-06-11T01:55:00Z">
        <w:r w:rsidRPr="006D2027">
          <w:rPr>
            <w:rFonts w:ascii="Times New Roman" w:eastAsia="Times New Roman" w:hAnsi="Times New Roman" w:cs="Times New Roman"/>
            <w:b/>
            <w:bCs/>
            <w:rPrChange w:id="137" w:author="WESLEY DOS SANTOS GATINHO" w:date="2025-06-13T21:36:00Z">
              <w:rPr>
                <w:rFonts w:ascii="Aptos" w:eastAsia="Aptos" w:hAnsi="Aptos" w:cs="Aptos"/>
              </w:rPr>
            </w:rPrChange>
          </w:rPr>
          <w:t>)</w:t>
        </w:r>
      </w:ins>
    </w:p>
    <w:p w14:paraId="281D32C4" w14:textId="65B21C99" w:rsidR="32D8D33D" w:rsidRPr="001F772C" w:rsidRDefault="32D8D33D">
      <w:pPr>
        <w:spacing w:line="276" w:lineRule="auto"/>
        <w:jc w:val="center"/>
        <w:rPr>
          <w:ins w:id="138" w:author="ANDRE LUIS AGUIAR DO NASCIMENTO" w:date="2025-06-11T01:55:00Z"/>
          <w:rFonts w:ascii="Times New Roman" w:eastAsia="Times New Roman" w:hAnsi="Times New Roman" w:cs="Times New Roman"/>
          <w:rPrChange w:id="139" w:author="WESLEY DOS SANTOS GATINHO" w:date="2025-06-13T20:43:00Z">
            <w:rPr>
              <w:ins w:id="140" w:author="ANDRE LUIS AGUIAR DO NASCIMENTO" w:date="2025-06-11T01:55:00Z"/>
              <w:rFonts w:ascii="Aptos" w:eastAsia="Aptos" w:hAnsi="Aptos" w:cs="Aptos"/>
            </w:rPr>
          </w:rPrChange>
        </w:rPr>
        <w:pPrChange w:id="141" w:author="WESLEY DOS SANTOS GATINHO" w:date="2025-06-13T20:45:00Z">
          <w:pPr>
            <w:spacing w:line="360" w:lineRule="auto"/>
            <w:jc w:val="center"/>
          </w:pPr>
        </w:pPrChange>
      </w:pPr>
    </w:p>
    <w:p w14:paraId="0F73F6D6" w14:textId="3907A957" w:rsidR="32D8D33D" w:rsidRPr="001F772C" w:rsidRDefault="32D8D33D">
      <w:pPr>
        <w:spacing w:line="276" w:lineRule="auto"/>
        <w:jc w:val="center"/>
        <w:rPr>
          <w:ins w:id="142" w:author="ANDRE LUIS AGUIAR DO NASCIMENTO" w:date="2025-06-11T01:55:00Z"/>
          <w:rFonts w:ascii="Times New Roman" w:eastAsia="Times New Roman" w:hAnsi="Times New Roman" w:cs="Times New Roman"/>
          <w:rPrChange w:id="143" w:author="WESLEY DOS SANTOS GATINHO" w:date="2025-06-13T20:43:00Z">
            <w:rPr>
              <w:ins w:id="144" w:author="ANDRE LUIS AGUIAR DO NASCIMENTO" w:date="2025-06-11T01:55:00Z"/>
              <w:rFonts w:ascii="Aptos" w:eastAsia="Aptos" w:hAnsi="Aptos" w:cs="Aptos"/>
            </w:rPr>
          </w:rPrChange>
        </w:rPr>
        <w:pPrChange w:id="145" w:author="WESLEY DOS SANTOS GATINHO" w:date="2025-06-13T20:45:00Z">
          <w:pPr>
            <w:spacing w:line="360" w:lineRule="auto"/>
            <w:jc w:val="center"/>
          </w:pPr>
        </w:pPrChange>
      </w:pPr>
    </w:p>
    <w:p w14:paraId="68E9B989" w14:textId="1E1E7FDC" w:rsidR="32D8D33D" w:rsidRPr="001F772C" w:rsidRDefault="32D8D33D">
      <w:pPr>
        <w:spacing w:line="276" w:lineRule="auto"/>
        <w:jc w:val="center"/>
        <w:rPr>
          <w:ins w:id="146" w:author="ANDRE LUIS AGUIAR DO NASCIMENTO" w:date="2025-06-11T01:56:00Z"/>
          <w:rFonts w:ascii="Times New Roman" w:eastAsia="Times New Roman" w:hAnsi="Times New Roman" w:cs="Times New Roman"/>
          <w:rPrChange w:id="147" w:author="WESLEY DOS SANTOS GATINHO" w:date="2025-06-13T20:43:00Z">
            <w:rPr>
              <w:ins w:id="148" w:author="ANDRE LUIS AGUIAR DO NASCIMENTO" w:date="2025-06-11T01:56:00Z"/>
              <w:rFonts w:ascii="Aptos" w:eastAsia="Aptos" w:hAnsi="Aptos" w:cs="Aptos"/>
            </w:rPr>
          </w:rPrChange>
        </w:rPr>
        <w:pPrChange w:id="149" w:author="WESLEY DOS SANTOS GATINHO" w:date="2025-06-13T20:45:00Z">
          <w:pPr>
            <w:spacing w:line="360" w:lineRule="auto"/>
            <w:jc w:val="center"/>
          </w:pPr>
        </w:pPrChange>
      </w:pPr>
    </w:p>
    <w:p w14:paraId="19E8F721" w14:textId="368ABD62" w:rsidR="32D8D33D" w:rsidRPr="001F772C" w:rsidRDefault="32D8D33D">
      <w:pPr>
        <w:spacing w:line="276" w:lineRule="auto"/>
        <w:jc w:val="center"/>
        <w:rPr>
          <w:ins w:id="150" w:author="ANDRE LUIS AGUIAR DO NASCIMENTO" w:date="2025-06-11T01:55:00Z"/>
          <w:rFonts w:ascii="Times New Roman" w:eastAsia="Times New Roman" w:hAnsi="Times New Roman" w:cs="Times New Roman"/>
          <w:rPrChange w:id="151" w:author="WESLEY DOS SANTOS GATINHO" w:date="2025-06-13T20:43:00Z">
            <w:rPr>
              <w:ins w:id="152" w:author="ANDRE LUIS AGUIAR DO NASCIMENTO" w:date="2025-06-11T01:55:00Z"/>
              <w:rFonts w:ascii="Aptos" w:eastAsia="Aptos" w:hAnsi="Aptos" w:cs="Aptos"/>
            </w:rPr>
          </w:rPrChange>
        </w:rPr>
        <w:pPrChange w:id="153" w:author="WESLEY DOS SANTOS GATINHO" w:date="2025-06-13T20:45:00Z">
          <w:pPr>
            <w:spacing w:line="360" w:lineRule="auto"/>
            <w:jc w:val="center"/>
          </w:pPr>
        </w:pPrChange>
      </w:pPr>
    </w:p>
    <w:p w14:paraId="69C88E32" w14:textId="4C4FF9CF" w:rsidR="776715C5" w:rsidRPr="001F772C" w:rsidRDefault="006C411E">
      <w:pPr>
        <w:spacing w:line="276" w:lineRule="auto"/>
        <w:jc w:val="center"/>
        <w:rPr>
          <w:ins w:id="154" w:author="ANDRE LUIS AGUIAR DO NASCIMENTO" w:date="2025-06-11T01:56:00Z"/>
          <w:rFonts w:ascii="Times New Roman" w:eastAsia="Times New Roman" w:hAnsi="Times New Roman" w:cs="Times New Roman"/>
          <w:b/>
          <w:bCs/>
          <w:rPrChange w:id="155" w:author="WESLEY DOS SANTOS GATINHO" w:date="2025-06-13T20:43:00Z">
            <w:rPr>
              <w:ins w:id="156" w:author="ANDRE LUIS AGUIAR DO NASCIMENTO" w:date="2025-06-11T01:56:00Z"/>
              <w:rFonts w:ascii="Aptos" w:eastAsia="Aptos" w:hAnsi="Aptos" w:cs="Aptos"/>
            </w:rPr>
          </w:rPrChange>
        </w:rPr>
        <w:pPrChange w:id="157" w:author="WESLEY DOS SANTOS GATINHO" w:date="2025-06-13T20:45:00Z">
          <w:pPr>
            <w:spacing w:line="360" w:lineRule="auto"/>
            <w:jc w:val="center"/>
          </w:pPr>
        </w:pPrChange>
      </w:pPr>
      <w:ins w:id="158" w:author="ANDRE LUIS AGUIAR DO NASCIMENTO" w:date="2025-06-11T01:56:00Z">
        <w:r w:rsidRPr="001F772C">
          <w:rPr>
            <w:rFonts w:ascii="Times New Roman" w:eastAsia="Times New Roman" w:hAnsi="Times New Roman" w:cs="Times New Roman"/>
            <w:b/>
            <w:bCs/>
          </w:rPr>
          <w:t>DOCUMENTAÇÃO - FITAI</w:t>
        </w:r>
      </w:ins>
    </w:p>
    <w:p w14:paraId="3A208D04" w14:textId="4E600A96" w:rsidR="32D8D33D" w:rsidRPr="001F772C" w:rsidRDefault="32D8D33D">
      <w:pPr>
        <w:spacing w:line="276" w:lineRule="auto"/>
        <w:ind w:left="4956"/>
        <w:jc w:val="both"/>
        <w:rPr>
          <w:ins w:id="159" w:author="ANDRE LUIS AGUIAR DO NASCIMENTO" w:date="2025-06-11T01:57:00Z"/>
          <w:rFonts w:ascii="Times New Roman" w:eastAsia="Times New Roman" w:hAnsi="Times New Roman" w:cs="Times New Roman"/>
          <w:rPrChange w:id="160" w:author="WESLEY DOS SANTOS GATINHO" w:date="2025-06-13T20:43:00Z">
            <w:rPr>
              <w:ins w:id="161" w:author="ANDRE LUIS AGUIAR DO NASCIMENTO" w:date="2025-06-11T01:57:00Z"/>
              <w:rFonts w:ascii="Aptos" w:eastAsia="Aptos" w:hAnsi="Aptos" w:cs="Aptos"/>
            </w:rPr>
          </w:rPrChange>
        </w:rPr>
        <w:pPrChange w:id="162" w:author="WESLEY DOS SANTOS GATINHO" w:date="2025-06-13T20:45:00Z">
          <w:pPr>
            <w:spacing w:line="360" w:lineRule="auto"/>
            <w:ind w:left="4248"/>
            <w:jc w:val="center"/>
          </w:pPr>
        </w:pPrChange>
      </w:pPr>
    </w:p>
    <w:p w14:paraId="01F8D0A8" w14:textId="24D5BCC6" w:rsidR="3F8397B3" w:rsidRPr="006D2027" w:rsidRDefault="3F8397B3">
      <w:pPr>
        <w:spacing w:line="240" w:lineRule="auto"/>
        <w:ind w:left="4956"/>
        <w:jc w:val="both"/>
        <w:rPr>
          <w:ins w:id="163" w:author="ANDRE LUIS AGUIAR DO NASCIMENTO" w:date="2025-06-11T01:56:00Z"/>
          <w:rFonts w:ascii="Times New Roman" w:eastAsia="Times New Roman" w:hAnsi="Times New Roman" w:cs="Times New Roman"/>
          <w:rPrChange w:id="164" w:author="WESLEY DOS SANTOS GATINHO" w:date="2025-06-13T21:35:00Z">
            <w:rPr>
              <w:ins w:id="165" w:author="ANDRE LUIS AGUIAR DO NASCIMENTO" w:date="2025-06-11T01:56:00Z"/>
              <w:rFonts w:ascii="Aptos" w:eastAsia="Aptos" w:hAnsi="Aptos" w:cs="Aptos"/>
            </w:rPr>
          </w:rPrChange>
        </w:rPr>
        <w:pPrChange w:id="166" w:author="WESLEY DOS SANTOS GATINHO" w:date="2025-06-13T21:35:00Z">
          <w:pPr/>
        </w:pPrChange>
      </w:pPr>
      <w:ins w:id="167" w:author="ANDRE LUIS AGUIAR DO NASCIMENTO" w:date="2025-06-11T01:58:00Z">
        <w:r w:rsidRPr="006D2027">
          <w:rPr>
            <w:rFonts w:ascii="Times New Roman" w:eastAsia="Times New Roman" w:hAnsi="Times New Roman" w:cs="Times New Roman"/>
            <w:rPrChange w:id="168" w:author="WESLEY DOS SANTOS GATINHO" w:date="2025-06-13T21:35:00Z">
              <w:rPr>
                <w:rFonts w:ascii="Aptos" w:eastAsia="Aptos" w:hAnsi="Aptos" w:cs="Aptos"/>
              </w:rPr>
            </w:rPrChange>
          </w:rPr>
          <w:t>Documento apresentado como requisito parcial de avaliação da disciplina Projeto e Desenvolvimento de Software - Turma 01, no curso Bacharelado</w:t>
        </w:r>
        <w:r w:rsidRPr="006D2027">
          <w:rPr>
            <w:rFonts w:ascii="Times New Roman" w:eastAsia="Times New Roman" w:hAnsi="Times New Roman" w:cs="Times New Roman"/>
            <w:rPrChange w:id="169" w:author="WESLEY DOS SANTOS GATINHO" w:date="2025-06-13T21:35:00Z">
              <w:rPr>
                <w:rFonts w:ascii="Arial" w:eastAsia="Arial" w:hAnsi="Arial" w:cs="Arial"/>
              </w:rPr>
            </w:rPrChange>
          </w:rPr>
          <w:t xml:space="preserve"> </w:t>
        </w:r>
        <w:r w:rsidRPr="006D2027">
          <w:rPr>
            <w:rFonts w:ascii="Times New Roman" w:eastAsia="Times New Roman" w:hAnsi="Times New Roman" w:cs="Times New Roman"/>
            <w:rPrChange w:id="170" w:author="WESLEY DOS SANTOS GATINHO" w:date="2025-06-13T21:35:00Z">
              <w:rPr>
                <w:rFonts w:ascii="Aptos" w:eastAsia="Aptos" w:hAnsi="Aptos" w:cs="Aptos"/>
              </w:rPr>
            </w:rPrChange>
          </w:rPr>
          <w:t>Interdisciplinar em Ciência e Tecnologia da Universidade Federal do Maranhão.</w:t>
        </w:r>
      </w:ins>
    </w:p>
    <w:p w14:paraId="447AA16F" w14:textId="60FFEBEB" w:rsidR="32D8D33D" w:rsidRPr="001F772C" w:rsidRDefault="32D8D33D">
      <w:pPr>
        <w:spacing w:line="276" w:lineRule="auto"/>
        <w:ind w:left="708"/>
        <w:jc w:val="center"/>
        <w:rPr>
          <w:ins w:id="171" w:author="ANDRE LUIS AGUIAR DO NASCIMENTO" w:date="2025-06-11T01:59:00Z"/>
          <w:rFonts w:ascii="Times New Roman" w:eastAsia="Times New Roman" w:hAnsi="Times New Roman" w:cs="Times New Roman"/>
          <w:rPrChange w:id="172" w:author="WESLEY DOS SANTOS GATINHO" w:date="2025-06-13T20:43:00Z">
            <w:rPr>
              <w:ins w:id="173" w:author="ANDRE LUIS AGUIAR DO NASCIMENTO" w:date="2025-06-11T01:59:00Z"/>
              <w:rFonts w:ascii="Aptos" w:eastAsia="Aptos" w:hAnsi="Aptos" w:cs="Aptos"/>
            </w:rPr>
          </w:rPrChange>
        </w:rPr>
        <w:pPrChange w:id="174" w:author="WESLEY DOS SANTOS GATINHO" w:date="2025-06-13T20:45:00Z">
          <w:pPr>
            <w:spacing w:line="360" w:lineRule="auto"/>
            <w:ind w:left="708"/>
            <w:jc w:val="center"/>
          </w:pPr>
        </w:pPrChange>
      </w:pPr>
    </w:p>
    <w:p w14:paraId="70C4CEDD" w14:textId="173DF0EC" w:rsidR="37F494F7" w:rsidRPr="001F772C" w:rsidRDefault="37F494F7">
      <w:pPr>
        <w:spacing w:line="276" w:lineRule="auto"/>
        <w:ind w:left="4956"/>
        <w:jc w:val="both"/>
        <w:rPr>
          <w:ins w:id="175" w:author="WESLEY DOS SANTOS GATINHO" w:date="2025-06-12T13:04:00Z"/>
          <w:rFonts w:ascii="Times New Roman" w:eastAsia="Times New Roman" w:hAnsi="Times New Roman" w:cs="Times New Roman"/>
        </w:rPr>
        <w:pPrChange w:id="176" w:author="WESLEY DOS SANTOS GATINHO" w:date="2025-06-13T20:45:00Z">
          <w:pPr>
            <w:spacing w:line="360" w:lineRule="auto"/>
            <w:ind w:left="4956"/>
            <w:jc w:val="both"/>
          </w:pPr>
        </w:pPrChange>
      </w:pPr>
      <w:ins w:id="177" w:author="ANDRE LUIS AGUIAR DO NASCIMENTO" w:date="2025-06-11T01:59:00Z">
        <w:del w:id="178" w:author="WESLEY DOS SANTOS GATINHO" w:date="2025-06-13T21:36:00Z">
          <w:r w:rsidRPr="001F772C" w:rsidDel="006D2027">
            <w:rPr>
              <w:rFonts w:ascii="Times New Roman" w:eastAsia="Times New Roman" w:hAnsi="Times New Roman" w:cs="Times New Roman"/>
              <w:rPrChange w:id="179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 xml:space="preserve">Orientador: </w:delText>
          </w:r>
        </w:del>
        <w:r w:rsidRPr="001F772C">
          <w:rPr>
            <w:rFonts w:ascii="Times New Roman" w:eastAsia="Times New Roman" w:hAnsi="Times New Roman" w:cs="Times New Roman"/>
            <w:rPrChange w:id="180" w:author="WESLEY DOS SANTOS GATINHO" w:date="2025-06-13T20:43:00Z">
              <w:rPr>
                <w:rFonts w:ascii="Aptos" w:eastAsia="Aptos" w:hAnsi="Aptos" w:cs="Aptos"/>
              </w:rPr>
            </w:rPrChange>
          </w:rPr>
          <w:t>Prof. Dr. Thales Levi Azevedo Valente.</w:t>
        </w:r>
      </w:ins>
    </w:p>
    <w:p w14:paraId="2B0377AF" w14:textId="77777777" w:rsidR="00D405EB" w:rsidRPr="001F772C" w:rsidRDefault="00D405EB">
      <w:pPr>
        <w:spacing w:line="276" w:lineRule="auto"/>
        <w:ind w:left="4956"/>
        <w:jc w:val="both"/>
        <w:rPr>
          <w:ins w:id="181" w:author="ANDRE LUIS AGUIAR DO NASCIMENTO" w:date="2025-06-11T01:59:00Z"/>
          <w:rFonts w:ascii="Times New Roman" w:eastAsia="Times New Roman" w:hAnsi="Times New Roman" w:cs="Times New Roman"/>
          <w:rPrChange w:id="182" w:author="WESLEY DOS SANTOS GATINHO" w:date="2025-06-13T20:43:00Z">
            <w:rPr>
              <w:ins w:id="183" w:author="ANDRE LUIS AGUIAR DO NASCIMENTO" w:date="2025-06-11T01:59:00Z"/>
              <w:rFonts w:ascii="Arial" w:eastAsia="Arial" w:hAnsi="Arial" w:cs="Arial"/>
            </w:rPr>
          </w:rPrChange>
        </w:rPr>
        <w:pPrChange w:id="184" w:author="WESLEY DOS SANTOS GATINHO" w:date="2025-06-13T20:45:00Z">
          <w:pPr/>
        </w:pPrChange>
      </w:pPr>
    </w:p>
    <w:p w14:paraId="175D5D9E" w14:textId="74377F71" w:rsidR="32D8D33D" w:rsidRPr="001F772C" w:rsidDel="00411B3C" w:rsidRDefault="32D8D33D">
      <w:pPr>
        <w:spacing w:line="276" w:lineRule="auto"/>
        <w:jc w:val="center"/>
        <w:rPr>
          <w:del w:id="185" w:author="WESLEY DOS SANTOS GATINHO" w:date="2025-06-12T13:05:00Z"/>
          <w:rFonts w:ascii="Times New Roman" w:eastAsia="Times New Roman" w:hAnsi="Times New Roman" w:cs="Times New Roman"/>
        </w:rPr>
        <w:pPrChange w:id="186" w:author="WESLEY DOS SANTOS GATINHO" w:date="2025-06-13T20:45:00Z">
          <w:pPr>
            <w:spacing w:line="360" w:lineRule="auto"/>
            <w:jc w:val="center"/>
          </w:pPr>
        </w:pPrChange>
      </w:pPr>
    </w:p>
    <w:p w14:paraId="049D5D92" w14:textId="77777777" w:rsidR="00411B3C" w:rsidRPr="001F772C" w:rsidRDefault="00411B3C">
      <w:pPr>
        <w:spacing w:line="276" w:lineRule="auto"/>
        <w:ind w:left="2832"/>
        <w:jc w:val="both"/>
        <w:rPr>
          <w:ins w:id="187" w:author="WESLEY DOS SANTOS GATINHO" w:date="2025-06-13T19:21:00Z"/>
          <w:rFonts w:ascii="Times New Roman" w:eastAsia="Times New Roman" w:hAnsi="Times New Roman" w:cs="Times New Roman"/>
        </w:rPr>
        <w:pPrChange w:id="188" w:author="WESLEY DOS SANTOS GATINHO" w:date="2025-06-13T20:45:00Z">
          <w:pPr>
            <w:spacing w:line="360" w:lineRule="auto"/>
            <w:ind w:left="2832"/>
            <w:jc w:val="both"/>
          </w:pPr>
        </w:pPrChange>
      </w:pPr>
    </w:p>
    <w:p w14:paraId="4BAA5CBF" w14:textId="77777777" w:rsidR="00411B3C" w:rsidRPr="001F772C" w:rsidRDefault="00411B3C">
      <w:pPr>
        <w:spacing w:line="276" w:lineRule="auto"/>
        <w:ind w:left="2832"/>
        <w:jc w:val="both"/>
        <w:rPr>
          <w:ins w:id="189" w:author="WESLEY DOS SANTOS GATINHO" w:date="2025-06-13T19:21:00Z"/>
          <w:rFonts w:ascii="Times New Roman" w:eastAsia="Times New Roman" w:hAnsi="Times New Roman" w:cs="Times New Roman"/>
        </w:rPr>
        <w:pPrChange w:id="190" w:author="WESLEY DOS SANTOS GATINHO" w:date="2025-06-13T20:45:00Z">
          <w:pPr>
            <w:spacing w:line="360" w:lineRule="auto"/>
            <w:ind w:left="2832"/>
            <w:jc w:val="both"/>
          </w:pPr>
        </w:pPrChange>
      </w:pPr>
    </w:p>
    <w:p w14:paraId="327A88FB" w14:textId="77777777" w:rsidR="00411B3C" w:rsidRPr="001F772C" w:rsidRDefault="00411B3C">
      <w:pPr>
        <w:spacing w:line="276" w:lineRule="auto"/>
        <w:ind w:left="2832"/>
        <w:jc w:val="both"/>
        <w:rPr>
          <w:ins w:id="191" w:author="WESLEY DOS SANTOS GATINHO" w:date="2025-06-13T19:21:00Z"/>
          <w:rFonts w:ascii="Times New Roman" w:eastAsia="Times New Roman" w:hAnsi="Times New Roman" w:cs="Times New Roman"/>
        </w:rPr>
        <w:pPrChange w:id="192" w:author="WESLEY DOS SANTOS GATINHO" w:date="2025-06-13T20:45:00Z">
          <w:pPr>
            <w:spacing w:line="360" w:lineRule="auto"/>
            <w:ind w:left="2832"/>
            <w:jc w:val="both"/>
          </w:pPr>
        </w:pPrChange>
      </w:pPr>
    </w:p>
    <w:p w14:paraId="43A798EE" w14:textId="77777777" w:rsidR="00411B3C" w:rsidRPr="001F772C" w:rsidRDefault="00411B3C">
      <w:pPr>
        <w:spacing w:line="276" w:lineRule="auto"/>
        <w:ind w:left="2832"/>
        <w:jc w:val="both"/>
        <w:rPr>
          <w:ins w:id="193" w:author="WESLEY DOS SANTOS GATINHO" w:date="2025-06-13T19:21:00Z"/>
          <w:rFonts w:ascii="Times New Roman" w:eastAsia="Times New Roman" w:hAnsi="Times New Roman" w:cs="Times New Roman"/>
        </w:rPr>
        <w:pPrChange w:id="194" w:author="WESLEY DOS SANTOS GATINHO" w:date="2025-06-13T20:45:00Z">
          <w:pPr>
            <w:spacing w:line="360" w:lineRule="auto"/>
            <w:ind w:left="2832"/>
            <w:jc w:val="both"/>
          </w:pPr>
        </w:pPrChange>
      </w:pPr>
    </w:p>
    <w:p w14:paraId="50545C5C" w14:textId="77777777" w:rsidR="00411B3C" w:rsidRPr="001F772C" w:rsidRDefault="00411B3C">
      <w:pPr>
        <w:spacing w:line="276" w:lineRule="auto"/>
        <w:ind w:left="2832"/>
        <w:jc w:val="both"/>
        <w:rPr>
          <w:ins w:id="195" w:author="WESLEY DOS SANTOS GATINHO" w:date="2025-06-13T19:21:00Z"/>
          <w:rFonts w:ascii="Times New Roman" w:eastAsia="Times New Roman" w:hAnsi="Times New Roman" w:cs="Times New Roman"/>
        </w:rPr>
        <w:pPrChange w:id="196" w:author="WESLEY DOS SANTOS GATINHO" w:date="2025-06-13T20:45:00Z">
          <w:pPr>
            <w:spacing w:line="360" w:lineRule="auto"/>
            <w:ind w:left="2832"/>
            <w:jc w:val="both"/>
          </w:pPr>
        </w:pPrChange>
      </w:pPr>
    </w:p>
    <w:p w14:paraId="147245A6" w14:textId="77777777" w:rsidR="00411B3C" w:rsidRPr="001F772C" w:rsidRDefault="00411B3C">
      <w:pPr>
        <w:spacing w:line="276" w:lineRule="auto"/>
        <w:ind w:left="2832"/>
        <w:jc w:val="both"/>
        <w:rPr>
          <w:ins w:id="197" w:author="WESLEY DOS SANTOS GATINHO" w:date="2025-06-13T19:21:00Z"/>
          <w:rFonts w:ascii="Times New Roman" w:eastAsia="Times New Roman" w:hAnsi="Times New Roman" w:cs="Times New Roman"/>
        </w:rPr>
        <w:pPrChange w:id="198" w:author="WESLEY DOS SANTOS GATINHO" w:date="2025-06-13T20:45:00Z">
          <w:pPr>
            <w:spacing w:line="360" w:lineRule="auto"/>
            <w:ind w:left="2832"/>
            <w:jc w:val="both"/>
          </w:pPr>
        </w:pPrChange>
      </w:pPr>
    </w:p>
    <w:p w14:paraId="55D6F6BE" w14:textId="77777777" w:rsidR="00D405EB" w:rsidDel="006D2027" w:rsidRDefault="00D405EB">
      <w:pPr>
        <w:spacing w:line="276" w:lineRule="auto"/>
        <w:jc w:val="center"/>
        <w:rPr>
          <w:del w:id="199" w:author="ANDRE LUIS AGUIAR DO NASCIMENTO" w:date="2025-06-13T00:40:00Z"/>
          <w:rFonts w:ascii="Times New Roman" w:eastAsia="Times New Roman" w:hAnsi="Times New Roman" w:cs="Times New Roman"/>
        </w:rPr>
      </w:pPr>
    </w:p>
    <w:p w14:paraId="13A1CC87" w14:textId="77777777" w:rsidR="006D2027" w:rsidRPr="001F772C" w:rsidRDefault="006D2027">
      <w:pPr>
        <w:spacing w:line="276" w:lineRule="auto"/>
        <w:jc w:val="both"/>
        <w:rPr>
          <w:ins w:id="200" w:author="WESLEY DOS SANTOS GATINHO" w:date="2025-06-13T21:35:00Z"/>
          <w:rFonts w:ascii="Times New Roman" w:eastAsia="Times New Roman" w:hAnsi="Times New Roman" w:cs="Times New Roman"/>
          <w:rPrChange w:id="201" w:author="WESLEY DOS SANTOS GATINHO" w:date="2025-06-13T20:43:00Z">
            <w:rPr>
              <w:ins w:id="202" w:author="WESLEY DOS SANTOS GATINHO" w:date="2025-06-13T21:35:00Z"/>
              <w:rFonts w:ascii="Arial" w:eastAsia="Arial" w:hAnsi="Arial" w:cs="Arial"/>
            </w:rPr>
          </w:rPrChange>
        </w:rPr>
        <w:pPrChange w:id="203" w:author="WESLEY DOS SANTOS GATINHO" w:date="2025-06-13T20:45:00Z">
          <w:pPr>
            <w:spacing w:line="360" w:lineRule="auto"/>
            <w:jc w:val="both"/>
          </w:pPr>
        </w:pPrChange>
      </w:pPr>
    </w:p>
    <w:p w14:paraId="24FCA27F" w14:textId="77777777" w:rsidR="006D2027" w:rsidRDefault="006D2027">
      <w:pPr>
        <w:spacing w:line="276" w:lineRule="auto"/>
        <w:jc w:val="center"/>
        <w:rPr>
          <w:ins w:id="204" w:author="WESLEY DOS SANTOS GATINHO" w:date="2025-06-13T21:35:00Z"/>
          <w:rFonts w:ascii="Times New Roman" w:eastAsia="Times New Roman" w:hAnsi="Times New Roman" w:cs="Times New Roman"/>
        </w:rPr>
      </w:pPr>
    </w:p>
    <w:p w14:paraId="1B177F57" w14:textId="77777777" w:rsidR="006D2027" w:rsidRDefault="006D2027">
      <w:pPr>
        <w:spacing w:line="276" w:lineRule="auto"/>
        <w:jc w:val="center"/>
        <w:rPr>
          <w:ins w:id="205" w:author="WESLEY DOS SANTOS GATINHO" w:date="2025-06-13T21:35:00Z"/>
          <w:rFonts w:ascii="Times New Roman" w:eastAsia="Times New Roman" w:hAnsi="Times New Roman" w:cs="Times New Roman"/>
        </w:rPr>
      </w:pPr>
    </w:p>
    <w:p w14:paraId="7529850C" w14:textId="77777777" w:rsidR="006D2027" w:rsidRDefault="006D2027">
      <w:pPr>
        <w:spacing w:line="276" w:lineRule="auto"/>
        <w:jc w:val="center"/>
        <w:rPr>
          <w:ins w:id="206" w:author="WESLEY DOS SANTOS GATINHO" w:date="2025-06-13T21:35:00Z"/>
          <w:rFonts w:ascii="Times New Roman" w:eastAsia="Times New Roman" w:hAnsi="Times New Roman" w:cs="Times New Roman"/>
        </w:rPr>
      </w:pPr>
    </w:p>
    <w:p w14:paraId="406D3441" w14:textId="77777777" w:rsidR="006D2027" w:rsidRDefault="006D2027">
      <w:pPr>
        <w:spacing w:line="276" w:lineRule="auto"/>
        <w:jc w:val="center"/>
        <w:rPr>
          <w:ins w:id="207" w:author="WESLEY DOS SANTOS GATINHO" w:date="2025-06-13T21:37:00Z"/>
          <w:rFonts w:ascii="Times New Roman" w:eastAsia="Times New Roman" w:hAnsi="Times New Roman" w:cs="Times New Roman"/>
        </w:rPr>
      </w:pPr>
    </w:p>
    <w:p w14:paraId="685E6410" w14:textId="0E97AE09" w:rsidR="32D8D33D" w:rsidRPr="001F772C" w:rsidRDefault="07F0DCB5">
      <w:pPr>
        <w:spacing w:line="276" w:lineRule="auto"/>
        <w:jc w:val="center"/>
        <w:rPr>
          <w:ins w:id="208" w:author="WESLEY DOS SANTOS GATINHO" w:date="2025-06-12T13:05:00Z"/>
          <w:rFonts w:ascii="Times New Roman" w:eastAsia="Times New Roman" w:hAnsi="Times New Roman" w:cs="Times New Roman"/>
        </w:rPr>
        <w:pPrChange w:id="209" w:author="WESLEY DOS SANTOS GATINHO" w:date="2025-06-13T20:45:00Z">
          <w:pPr>
            <w:spacing w:line="360" w:lineRule="auto"/>
            <w:jc w:val="both"/>
          </w:pPr>
        </w:pPrChange>
      </w:pPr>
      <w:ins w:id="210" w:author="WESLEY DOS SANTOS GATINHO" w:date="2025-06-12T13:05:00Z">
        <w:r w:rsidRPr="001F772C">
          <w:rPr>
            <w:rFonts w:ascii="Times New Roman" w:eastAsia="Times New Roman" w:hAnsi="Times New Roman" w:cs="Times New Roman"/>
          </w:rPr>
          <w:t>São Luís</w:t>
        </w:r>
      </w:ins>
    </w:p>
    <w:p w14:paraId="2FB71BAF" w14:textId="3431A8BD" w:rsidR="00D405EB" w:rsidRPr="001F772C" w:rsidDel="00411B3C" w:rsidRDefault="07F0DCB5">
      <w:pPr>
        <w:pStyle w:val="PargrafodaLista"/>
        <w:spacing w:line="276" w:lineRule="auto"/>
        <w:ind w:left="0"/>
        <w:jc w:val="center"/>
        <w:rPr>
          <w:del w:id="211" w:author="ANDRE LUIS AGUIAR DO NASCIMENTO" w:date="2025-06-13T00:41:00Z"/>
          <w:rFonts w:ascii="Times New Roman" w:eastAsia="Times New Roman" w:hAnsi="Times New Roman" w:cs="Times New Roman"/>
        </w:rPr>
        <w:pPrChange w:id="212" w:author="WESLEY DOS SANTOS GATINHO" w:date="2025-06-13T20:45:00Z">
          <w:pPr>
            <w:pStyle w:val="PargrafodaLista"/>
            <w:spacing w:line="360" w:lineRule="auto"/>
            <w:ind w:left="0"/>
            <w:jc w:val="center"/>
          </w:pPr>
        </w:pPrChange>
      </w:pPr>
      <w:ins w:id="213" w:author="WESLEY DOS SANTOS GATINHO" w:date="2025-06-12T13:05:00Z">
        <w:r w:rsidRPr="001F772C">
          <w:rPr>
            <w:rFonts w:ascii="Times New Roman" w:eastAsia="Times New Roman" w:hAnsi="Times New Roman" w:cs="Times New Roman"/>
          </w:rPr>
          <w:t>202</w:t>
        </w:r>
      </w:ins>
      <w:ins w:id="214" w:author="LUCAS EMANOEL AMARAL GOMES" w:date="2025-06-13T22:08:00Z">
        <w:r w:rsidR="6240B0CA" w:rsidRPr="001F772C">
          <w:rPr>
            <w:rFonts w:ascii="Times New Roman" w:eastAsia="Times New Roman" w:hAnsi="Times New Roman" w:cs="Times New Roman"/>
          </w:rPr>
          <w:t>5</w:t>
        </w:r>
      </w:ins>
      <w:ins w:id="215" w:author="WESLEY DOS SANTOS GATINHO" w:date="2025-06-12T13:05:00Z">
        <w:del w:id="216" w:author="LUCAS EMANOEL AMARAL GOMES" w:date="2025-06-13T22:08:00Z">
          <w:r w:rsidRPr="001F772C" w:rsidDel="00D405EB">
            <w:rPr>
              <w:rFonts w:ascii="Times New Roman" w:eastAsia="Times New Roman" w:hAnsi="Times New Roman" w:cs="Times New Roman"/>
            </w:rPr>
            <w:delText>5</w:delText>
          </w:r>
        </w:del>
      </w:ins>
    </w:p>
    <w:p w14:paraId="5DB913F9" w14:textId="77777777" w:rsidR="00411B3C" w:rsidRPr="001F772C" w:rsidRDefault="00411B3C">
      <w:pPr>
        <w:spacing w:line="276" w:lineRule="auto"/>
        <w:ind w:firstLine="4"/>
        <w:jc w:val="center"/>
        <w:rPr>
          <w:ins w:id="217" w:author="WESLEY DOS SANTOS GATINHO" w:date="2025-06-13T19:21:00Z"/>
          <w:rFonts w:ascii="Times New Roman" w:eastAsia="Times New Roman" w:hAnsi="Times New Roman" w:cs="Times New Roman"/>
        </w:rPr>
        <w:pPrChange w:id="218" w:author="WESLEY DOS SANTOS GATINHO" w:date="2025-06-13T20:45:00Z">
          <w:pPr>
            <w:spacing w:line="360" w:lineRule="auto"/>
            <w:ind w:firstLine="4"/>
            <w:jc w:val="center"/>
          </w:pPr>
        </w:pPrChange>
      </w:pPr>
    </w:p>
    <w:p w14:paraId="1B4099A5" w14:textId="5782D120" w:rsidR="00D405EB" w:rsidDel="006D2027" w:rsidRDefault="00D405EB">
      <w:pPr>
        <w:pStyle w:val="PargrafodaLista"/>
        <w:spacing w:line="276" w:lineRule="auto"/>
        <w:ind w:left="0"/>
        <w:jc w:val="center"/>
        <w:rPr>
          <w:del w:id="219" w:author="ANDRE LUIS AGUIAR DO NASCIMENTO" w:date="2025-06-13T00:41:00Z"/>
          <w:rFonts w:ascii="Times New Roman" w:eastAsia="Times New Roman" w:hAnsi="Times New Roman" w:cs="Times New Roman"/>
        </w:rPr>
      </w:pPr>
    </w:p>
    <w:p w14:paraId="5AED9F9C" w14:textId="6166919A" w:rsidR="37F494F7" w:rsidRPr="001F772C" w:rsidDel="00D405EB" w:rsidRDefault="37F494F7">
      <w:pPr>
        <w:spacing w:line="276" w:lineRule="auto"/>
        <w:rPr>
          <w:ins w:id="220" w:author="ANDRE LUIS AGUIAR DO NASCIMENTO" w:date="2025-06-11T02:02:00Z"/>
          <w:del w:id="221" w:author="WESLEY DOS SANTOS GATINHO" w:date="2025-06-12T13:05:00Z"/>
          <w:rFonts w:ascii="Times New Roman" w:eastAsia="Times New Roman" w:hAnsi="Times New Roman" w:cs="Times New Roman"/>
          <w:rPrChange w:id="222" w:author="WESLEY DOS SANTOS GATINHO" w:date="2025-06-13T20:43:00Z">
            <w:rPr>
              <w:ins w:id="223" w:author="ANDRE LUIS AGUIAR DO NASCIMENTO" w:date="2025-06-11T02:02:00Z"/>
              <w:del w:id="224" w:author="WESLEY DOS SANTOS GATINHO" w:date="2025-06-12T13:05:00Z"/>
              <w:rFonts w:ascii="Arial" w:eastAsia="Arial" w:hAnsi="Arial" w:cs="Arial"/>
            </w:rPr>
          </w:rPrChange>
        </w:rPr>
        <w:pPrChange w:id="225" w:author="WESLEY DOS SANTOS GATINHO" w:date="2025-06-13T20:45:00Z">
          <w:pPr>
            <w:spacing w:line="360" w:lineRule="auto"/>
            <w:ind w:left="3540" w:firstLine="708"/>
            <w:jc w:val="both"/>
          </w:pPr>
        </w:pPrChange>
      </w:pPr>
      <w:ins w:id="226" w:author="ANDRE LUIS AGUIAR DO NASCIMENTO" w:date="2025-06-11T02:00:00Z">
        <w:del w:id="227" w:author="WESLEY DOS SANTOS GATINHO" w:date="2025-06-12T13:05:00Z">
          <w:r w:rsidRPr="001F772C" w:rsidDel="2FDEA9B5">
            <w:rPr>
              <w:rFonts w:ascii="Times New Roman" w:eastAsia="Times New Roman" w:hAnsi="Times New Roman" w:cs="Times New Roman"/>
              <w:rPrChange w:id="228" w:author="WESLEY DOS SANTOS GATINHO" w:date="2025-06-13T20:43:00Z">
                <w:rPr>
                  <w:rFonts w:ascii="Arial" w:eastAsia="Arial" w:hAnsi="Arial" w:cs="Arial"/>
                </w:rPr>
              </w:rPrChange>
            </w:rPr>
            <w:delText xml:space="preserve">São </w:delText>
          </w:r>
        </w:del>
        <w:del w:id="229" w:author="WESLEY DOS SANTOS GATINHO" w:date="2025-06-12T16:00:00Z">
          <w:r w:rsidRPr="001F772C" w:rsidDel="2FDEA9B5">
            <w:rPr>
              <w:rFonts w:ascii="Times New Roman" w:eastAsia="Times New Roman" w:hAnsi="Times New Roman" w:cs="Times New Roman"/>
              <w:rPrChange w:id="230" w:author="WESLEY DOS SANTOS GATINHO" w:date="2025-06-13T20:43:00Z">
                <w:rPr>
                  <w:rFonts w:ascii="Arial" w:eastAsia="Arial" w:hAnsi="Arial" w:cs="Arial"/>
                </w:rPr>
              </w:rPrChange>
            </w:rPr>
            <w:delText>uis</w:delText>
          </w:r>
        </w:del>
        <w:del w:id="231" w:author="WESLEY DOS SANTOS GATINHO" w:date="2025-06-12T13:05:00Z">
          <w:r w:rsidRPr="001F772C" w:rsidDel="2FDEA9B5">
            <w:rPr>
              <w:rFonts w:ascii="Times New Roman" w:eastAsia="Times New Roman" w:hAnsi="Times New Roman" w:cs="Times New Roman"/>
              <w:rPrChange w:id="232" w:author="WESLEY DOS SANTOS GATINHO" w:date="2025-06-13T20:43:00Z">
                <w:rPr>
                  <w:rFonts w:ascii="Arial" w:eastAsia="Arial" w:hAnsi="Arial" w:cs="Arial"/>
                </w:rPr>
              </w:rPrChange>
            </w:rPr>
            <w:delText>2025</w:delText>
          </w:r>
        </w:del>
      </w:ins>
    </w:p>
    <w:p w14:paraId="0E9AE266" w14:textId="60C3BA5A" w:rsidR="37F494F7" w:rsidRPr="001F772C" w:rsidRDefault="37F494F7">
      <w:pPr>
        <w:pStyle w:val="PargrafodaLista"/>
        <w:spacing w:line="276" w:lineRule="auto"/>
        <w:ind w:left="0"/>
        <w:jc w:val="center"/>
        <w:rPr>
          <w:ins w:id="233" w:author="ANDRE LUIS AGUIAR DO NASCIMENTO" w:date="2025-06-11T02:03:00Z"/>
          <w:rFonts w:ascii="Times New Roman" w:eastAsia="Times New Roman" w:hAnsi="Times New Roman" w:cs="Times New Roman"/>
          <w:b/>
          <w:bCs/>
          <w:rPrChange w:id="234" w:author="WESLEY DOS SANTOS GATINHO" w:date="2025-06-13T20:43:00Z">
            <w:rPr>
              <w:ins w:id="235" w:author="ANDRE LUIS AGUIAR DO NASCIMENTO" w:date="2025-06-11T02:03:00Z"/>
              <w:rFonts w:ascii="Arial" w:eastAsia="Arial" w:hAnsi="Arial" w:cs="Arial"/>
            </w:rPr>
          </w:rPrChange>
        </w:rPr>
        <w:pPrChange w:id="236" w:author="WESLEY DOS SANTOS GATINHO" w:date="2025-06-13T20:45:00Z">
          <w:pPr>
            <w:spacing w:line="360" w:lineRule="auto"/>
            <w:ind w:left="3540"/>
          </w:pPr>
        </w:pPrChange>
      </w:pPr>
      <w:ins w:id="237" w:author="ANDRE LUIS AGUIAR DO NASCIMENTO" w:date="2025-06-11T02:03:00Z">
        <w:r w:rsidRPr="001F772C">
          <w:rPr>
            <w:rFonts w:ascii="Times New Roman" w:eastAsia="Times New Roman" w:hAnsi="Times New Roman" w:cs="Times New Roman"/>
            <w:b/>
            <w:bCs/>
            <w:rPrChange w:id="238" w:author="WESLEY DOS SANTOS GATINHO" w:date="2025-06-13T20:43:00Z">
              <w:rPr>
                <w:rFonts w:ascii="Arial" w:eastAsia="Arial" w:hAnsi="Arial" w:cs="Arial"/>
              </w:rPr>
            </w:rPrChange>
          </w:rPr>
          <w:t>RESUMO</w:t>
        </w:r>
      </w:ins>
    </w:p>
    <w:p w14:paraId="161573F7" w14:textId="6A9C999F" w:rsidR="37F494F7" w:rsidRPr="001F772C" w:rsidRDefault="37F494F7">
      <w:pPr>
        <w:spacing w:line="276" w:lineRule="auto"/>
        <w:jc w:val="both"/>
        <w:rPr>
          <w:ins w:id="239" w:author="ANDRE LUIS AGUIAR DO NASCIMENTO" w:date="2025-06-11T02:18:00Z"/>
          <w:rFonts w:ascii="Times New Roman" w:eastAsia="Times New Roman" w:hAnsi="Times New Roman" w:cs="Times New Roman"/>
          <w:rPrChange w:id="240" w:author="WESLEY DOS SANTOS GATINHO" w:date="2025-06-13T20:43:00Z">
            <w:rPr>
              <w:ins w:id="241" w:author="ANDRE LUIS AGUIAR DO NASCIMENTO" w:date="2025-06-11T02:18:00Z"/>
              <w:rFonts w:ascii="Aptos" w:eastAsia="Aptos" w:hAnsi="Aptos" w:cs="Aptos"/>
            </w:rPr>
          </w:rPrChange>
        </w:rPr>
        <w:pPrChange w:id="242" w:author="WESLEY DOS SANTOS GATINHO" w:date="2025-06-13T20:45:00Z">
          <w:pPr/>
        </w:pPrChange>
      </w:pPr>
      <w:ins w:id="243" w:author="ANDRE LUIS AGUIAR DO NASCIMENTO" w:date="2025-06-11T02:03:00Z">
        <w:r w:rsidRPr="001F772C">
          <w:rPr>
            <w:rFonts w:ascii="Times New Roman" w:hAnsi="Times New Roman" w:cs="Times New Roman"/>
            <w:rPrChange w:id="244" w:author="WESLEY DOS SANTOS GATINHO" w:date="2025-06-13T20:43:00Z">
              <w:rPr/>
            </w:rPrChange>
          </w:rPr>
          <w:tab/>
        </w:r>
      </w:ins>
      <w:ins w:id="245" w:author="ANDRE LUIS AGUIAR DO NASCIMENTO" w:date="2025-06-11T02:15:00Z">
        <w:r w:rsidR="35B5EDF3" w:rsidRPr="001F772C">
          <w:rPr>
            <w:rFonts w:ascii="Times New Roman" w:eastAsia="Times New Roman" w:hAnsi="Times New Roman" w:cs="Times New Roman"/>
            <w:rPrChange w:id="246" w:author="WESLEY DOS SANTOS GATINHO" w:date="2025-06-13T20:43:00Z">
              <w:rPr>
                <w:rFonts w:ascii="Aptos" w:eastAsia="Aptos" w:hAnsi="Aptos" w:cs="Aptos"/>
              </w:rPr>
            </w:rPrChange>
          </w:rPr>
          <w:t xml:space="preserve">Este documento detalha o desenvolvimento do </w:t>
        </w:r>
        <w:proofErr w:type="gramStart"/>
        <w:r w:rsidR="35B5EDF3" w:rsidRPr="001F772C">
          <w:rPr>
            <w:rFonts w:ascii="Times New Roman" w:eastAsia="Times New Roman" w:hAnsi="Times New Roman" w:cs="Times New Roman"/>
            <w:rPrChange w:id="247" w:author="WESLEY DOS SANTOS GATINHO" w:date="2025-06-13T20:43:00Z">
              <w:rPr>
                <w:rFonts w:ascii="Aptos" w:eastAsia="Aptos" w:hAnsi="Aptos" w:cs="Aptos"/>
              </w:rPr>
            </w:rPrChange>
          </w:rPr>
          <w:t xml:space="preserve">aplicativo </w:t>
        </w:r>
        <w:proofErr w:type="spellStart"/>
        <w:r w:rsidR="35B5EDF3" w:rsidRPr="001F772C">
          <w:rPr>
            <w:rFonts w:ascii="Times New Roman" w:eastAsia="Times New Roman" w:hAnsi="Times New Roman" w:cs="Times New Roman"/>
            <w:b/>
            <w:bCs/>
            <w:rPrChange w:id="248" w:author="WESLEY DOS SANTOS GATINHO" w:date="2025-06-13T20:43:00Z">
              <w:rPr>
                <w:rFonts w:ascii="Aptos" w:eastAsia="Aptos" w:hAnsi="Aptos" w:cs="Aptos"/>
                <w:b/>
                <w:bCs/>
              </w:rPr>
            </w:rPrChange>
          </w:rPr>
          <w:t>FitAI</w:t>
        </w:r>
        <w:proofErr w:type="spellEnd"/>
        <w:proofErr w:type="gramEnd"/>
        <w:r w:rsidR="35B5EDF3" w:rsidRPr="001F772C">
          <w:rPr>
            <w:rFonts w:ascii="Times New Roman" w:eastAsia="Times New Roman" w:hAnsi="Times New Roman" w:cs="Times New Roman"/>
            <w:rPrChange w:id="249" w:author="WESLEY DOS SANTOS GATINHO" w:date="2025-06-13T20:43:00Z">
              <w:rPr>
                <w:rFonts w:ascii="Aptos" w:eastAsia="Aptos" w:hAnsi="Aptos" w:cs="Aptos"/>
              </w:rPr>
            </w:rPrChange>
          </w:rPr>
          <w:t xml:space="preserve">, focado em elevar a experiência de treino através da </w:t>
        </w:r>
        <w:r w:rsidR="35B5EDF3" w:rsidRPr="001F772C">
          <w:rPr>
            <w:rFonts w:ascii="Times New Roman" w:eastAsia="Times New Roman" w:hAnsi="Times New Roman" w:cs="Times New Roman"/>
            <w:b/>
            <w:bCs/>
            <w:rPrChange w:id="250" w:author="WESLEY DOS SANTOS GATINHO" w:date="2025-06-13T20:43:00Z">
              <w:rPr>
                <w:rFonts w:ascii="Aptos" w:eastAsia="Aptos" w:hAnsi="Aptos" w:cs="Aptos"/>
                <w:b/>
                <w:bCs/>
              </w:rPr>
            </w:rPrChange>
          </w:rPr>
          <w:t>inteligência artificial</w:t>
        </w:r>
        <w:r w:rsidR="35B5EDF3" w:rsidRPr="001F772C">
          <w:rPr>
            <w:rFonts w:ascii="Times New Roman" w:eastAsia="Times New Roman" w:hAnsi="Times New Roman" w:cs="Times New Roman"/>
            <w:rPrChange w:id="251" w:author="WESLEY DOS SANTOS GATINHO" w:date="2025-06-13T20:43:00Z">
              <w:rPr>
                <w:rFonts w:ascii="Aptos" w:eastAsia="Aptos" w:hAnsi="Aptos" w:cs="Aptos"/>
              </w:rPr>
            </w:rPrChange>
          </w:rPr>
          <w:t xml:space="preserve">. Ele proporcionará uma interface amigável e intuitiva para a criação de planos de treino personalizados, monitoramento de exercícios em tempo real com feedback preciso, e acompanhamento detalhado do progresso, garantindo a segurança e a eficácia de cada movimento e a possibilidade de </w:t>
        </w:r>
        <w:del w:id="252" w:author="WESLEY DOS SANTOS GATINHO" w:date="2025-06-12T15:57:00Z">
          <w:r w:rsidRPr="001F772C" w:rsidDel="35B5EDF3">
            <w:rPr>
              <w:rFonts w:ascii="Times New Roman" w:eastAsia="Times New Roman" w:hAnsi="Times New Roman" w:cs="Times New Roman"/>
              <w:rPrChange w:id="253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vizualiza</w:delText>
          </w:r>
        </w:del>
      </w:ins>
      <w:ins w:id="254" w:author="ANDRE LUIS AGUIAR DO NASCIMENTO" w:date="2025-06-11T02:16:00Z">
        <w:del w:id="255" w:author="WESLEY DOS SANTOS GATINHO" w:date="2025-06-12T15:57:00Z">
          <w:r w:rsidRPr="001F772C" w:rsidDel="35B5EDF3">
            <w:rPr>
              <w:rFonts w:ascii="Times New Roman" w:eastAsia="Times New Roman" w:hAnsi="Times New Roman" w:cs="Times New Roman"/>
              <w:rPrChange w:id="256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ção</w:delText>
          </w:r>
        </w:del>
      </w:ins>
      <w:ins w:id="257" w:author="WESLEY DOS SANTOS GATINHO" w:date="2025-06-12T15:57:00Z">
        <w:r w:rsidR="47327981" w:rsidRPr="001F772C">
          <w:rPr>
            <w:rFonts w:ascii="Times New Roman" w:eastAsia="Times New Roman" w:hAnsi="Times New Roman" w:cs="Times New Roman"/>
          </w:rPr>
          <w:t>visualização</w:t>
        </w:r>
      </w:ins>
      <w:ins w:id="258" w:author="ANDRE LUIS AGUIAR DO NASCIMENTO" w:date="2025-06-11T02:16:00Z">
        <w:r w:rsidR="35B5EDF3" w:rsidRPr="001F772C">
          <w:rPr>
            <w:rFonts w:ascii="Times New Roman" w:eastAsia="Times New Roman" w:hAnsi="Times New Roman" w:cs="Times New Roman"/>
            <w:rPrChange w:id="259" w:author="WESLEY DOS SANTOS GATINHO" w:date="2025-06-13T20:43:00Z">
              <w:rPr>
                <w:rFonts w:ascii="Aptos" w:eastAsia="Aptos" w:hAnsi="Aptos" w:cs="Aptos"/>
              </w:rPr>
            </w:rPrChange>
          </w:rPr>
          <w:t xml:space="preserve"> </w:t>
        </w:r>
      </w:ins>
      <w:ins w:id="260" w:author="ANDRE LUIS AGUIAR DO NASCIMENTO" w:date="2025-06-11T02:18:00Z">
        <w:r w:rsidR="6BF805BA" w:rsidRPr="001F772C">
          <w:rPr>
            <w:rFonts w:ascii="Times New Roman" w:eastAsia="Times New Roman" w:hAnsi="Times New Roman" w:cs="Times New Roman"/>
            <w:rPrChange w:id="261" w:author="WESLEY DOS SANTOS GATINHO" w:date="2025-06-13T20:43:00Z">
              <w:rPr>
                <w:rFonts w:ascii="Aptos" w:eastAsia="Aptos" w:hAnsi="Aptos" w:cs="Aptos"/>
              </w:rPr>
            </w:rPrChange>
          </w:rPr>
          <w:t>de progresso através de gráficos.</w:t>
        </w:r>
      </w:ins>
    </w:p>
    <w:p w14:paraId="45ADACC5" w14:textId="1D305692" w:rsidR="6BF805BA" w:rsidRPr="001F772C" w:rsidRDefault="6BF805BA">
      <w:pPr>
        <w:spacing w:line="276" w:lineRule="auto"/>
        <w:jc w:val="both"/>
        <w:rPr>
          <w:ins w:id="262" w:author="ANDRE LUIS AGUIAR DO NASCIMENTO" w:date="2025-06-11T02:20:00Z"/>
          <w:rFonts w:ascii="Times New Roman" w:eastAsia="Times New Roman" w:hAnsi="Times New Roman" w:cs="Times New Roman"/>
          <w:rPrChange w:id="263" w:author="WESLEY DOS SANTOS GATINHO" w:date="2025-06-13T20:43:00Z">
            <w:rPr>
              <w:ins w:id="264" w:author="ANDRE LUIS AGUIAR DO NASCIMENTO" w:date="2025-06-11T02:20:00Z"/>
              <w:rFonts w:ascii="Aptos" w:eastAsia="Aptos" w:hAnsi="Aptos" w:cs="Aptos"/>
            </w:rPr>
          </w:rPrChange>
        </w:rPr>
        <w:pPrChange w:id="265" w:author="WESLEY DOS SANTOS GATINHO" w:date="2025-06-13T20:45:00Z">
          <w:pPr>
            <w:spacing w:line="360" w:lineRule="auto"/>
            <w:jc w:val="both"/>
          </w:pPr>
        </w:pPrChange>
      </w:pPr>
      <w:ins w:id="266" w:author="ANDRE LUIS AGUIAR DO NASCIMENTO" w:date="2025-06-11T02:19:00Z">
        <w:r w:rsidRPr="001F772C">
          <w:rPr>
            <w:rFonts w:ascii="Times New Roman" w:eastAsia="Times New Roman" w:hAnsi="Times New Roman" w:cs="Times New Roman"/>
            <w:b/>
            <w:bCs/>
            <w:rPrChange w:id="267" w:author="WESLEY DOS SANTOS GATINHO" w:date="2025-06-13T20:43:00Z">
              <w:rPr>
                <w:rFonts w:ascii="Aptos" w:eastAsia="Aptos" w:hAnsi="Aptos" w:cs="Aptos"/>
                <w:b/>
                <w:bCs/>
              </w:rPr>
            </w:rPrChange>
          </w:rPr>
          <w:t>Palavras</w:t>
        </w:r>
      </w:ins>
      <w:ins w:id="268" w:author="ANDRE LUIS AGUIAR DO NASCIMENTO" w:date="2025-06-11T02:20:00Z">
        <w:r w:rsidR="267FB577" w:rsidRPr="001F772C">
          <w:rPr>
            <w:rFonts w:ascii="Times New Roman" w:eastAsia="Times New Roman" w:hAnsi="Times New Roman" w:cs="Times New Roman"/>
            <w:b/>
            <w:bCs/>
            <w:rPrChange w:id="269" w:author="WESLEY DOS SANTOS GATINHO" w:date="2025-06-13T20:43:00Z">
              <w:rPr>
                <w:rFonts w:ascii="Aptos" w:eastAsia="Aptos" w:hAnsi="Aptos" w:cs="Aptos"/>
                <w:b/>
                <w:bCs/>
              </w:rPr>
            </w:rPrChange>
          </w:rPr>
          <w:t>-</w:t>
        </w:r>
      </w:ins>
      <w:ins w:id="270" w:author="ANDRE LUIS AGUIAR DO NASCIMENTO" w:date="2025-06-11T02:19:00Z">
        <w:r w:rsidRPr="001F772C">
          <w:rPr>
            <w:rFonts w:ascii="Times New Roman" w:eastAsia="Times New Roman" w:hAnsi="Times New Roman" w:cs="Times New Roman"/>
            <w:b/>
            <w:bCs/>
            <w:rPrChange w:id="271" w:author="WESLEY DOS SANTOS GATINHO" w:date="2025-06-13T20:43:00Z">
              <w:rPr>
                <w:rFonts w:ascii="Aptos" w:eastAsia="Aptos" w:hAnsi="Aptos" w:cs="Aptos"/>
                <w:b/>
                <w:bCs/>
              </w:rPr>
            </w:rPrChange>
          </w:rPr>
          <w:t xml:space="preserve">chave: </w:t>
        </w:r>
        <w:r w:rsidRPr="001F772C">
          <w:rPr>
            <w:rFonts w:ascii="Times New Roman" w:eastAsia="Times New Roman" w:hAnsi="Times New Roman" w:cs="Times New Roman"/>
            <w:rPrChange w:id="272" w:author="WESLEY DOS SANTOS GATINHO" w:date="2025-06-13T20:43:00Z">
              <w:rPr>
                <w:rFonts w:ascii="Aptos" w:eastAsia="Aptos" w:hAnsi="Aptos" w:cs="Aptos"/>
              </w:rPr>
            </w:rPrChange>
          </w:rPr>
          <w:t>inteligência artificial, monitoramento, exercícios, progresso, g</w:t>
        </w:r>
      </w:ins>
      <w:ins w:id="273" w:author="ANDRE LUIS AGUIAR DO NASCIMENTO" w:date="2025-06-11T02:20:00Z">
        <w:r w:rsidRPr="001F772C">
          <w:rPr>
            <w:rFonts w:ascii="Times New Roman" w:eastAsia="Times New Roman" w:hAnsi="Times New Roman" w:cs="Times New Roman"/>
            <w:rPrChange w:id="274" w:author="WESLEY DOS SANTOS GATINHO" w:date="2025-06-13T20:43:00Z">
              <w:rPr>
                <w:rFonts w:ascii="Aptos" w:eastAsia="Aptos" w:hAnsi="Aptos" w:cs="Aptos"/>
              </w:rPr>
            </w:rPrChange>
          </w:rPr>
          <w:t>ráficos.</w:t>
        </w:r>
      </w:ins>
    </w:p>
    <w:p w14:paraId="77A17F0E" w14:textId="36C0CBE2" w:rsidR="32D8D33D" w:rsidRPr="001F772C" w:rsidRDefault="32D8D33D">
      <w:pPr>
        <w:spacing w:line="276" w:lineRule="auto"/>
        <w:rPr>
          <w:rFonts w:ascii="Times New Roman" w:eastAsia="Times New Roman" w:hAnsi="Times New Roman" w:cs="Times New Roman"/>
          <w:rPrChange w:id="275" w:author="WESLEY DOS SANTOS GATINHO" w:date="2025-06-13T20:43:00Z">
            <w:rPr/>
          </w:rPrChange>
        </w:rPr>
        <w:pPrChange w:id="276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rPrChange w:id="277" w:author="WESLEY DOS SANTOS GATINHO" w:date="2025-06-13T20:43:00Z">
            <w:rPr/>
          </w:rPrChange>
        </w:rPr>
        <w:br w:type="page"/>
      </w:r>
    </w:p>
    <w:p w14:paraId="11C9365E" w14:textId="0F1EAB2F" w:rsidR="4F318864" w:rsidRPr="001F772C" w:rsidRDefault="4F318864">
      <w:pPr>
        <w:spacing w:line="276" w:lineRule="auto"/>
        <w:jc w:val="center"/>
        <w:rPr>
          <w:ins w:id="278" w:author="ANDRE LUIS AGUIAR DO NASCIMENTO" w:date="2025-06-11T02:22:00Z"/>
          <w:rFonts w:ascii="Times New Roman" w:eastAsia="Times New Roman" w:hAnsi="Times New Roman" w:cs="Times New Roman"/>
          <w:b/>
          <w:bCs/>
          <w:rPrChange w:id="279" w:author="WESLEY DOS SANTOS GATINHO" w:date="2025-06-13T20:43:00Z">
            <w:rPr>
              <w:ins w:id="280" w:author="ANDRE LUIS AGUIAR DO NASCIMENTO" w:date="2025-06-11T02:22:00Z"/>
              <w:rFonts w:ascii="Aptos" w:eastAsia="Aptos" w:hAnsi="Aptos" w:cs="Aptos"/>
            </w:rPr>
          </w:rPrChange>
        </w:rPr>
        <w:pPrChange w:id="281" w:author="WESLEY DOS SANTOS GATINHO" w:date="2025-06-13T20:45:00Z">
          <w:pPr>
            <w:spacing w:line="360" w:lineRule="auto"/>
            <w:jc w:val="both"/>
          </w:pPr>
        </w:pPrChange>
      </w:pPr>
      <w:ins w:id="282" w:author="ANDRE LUIS AGUIAR DO NASCIMENTO" w:date="2025-06-11T02:22:00Z">
        <w:r w:rsidRPr="001F772C">
          <w:rPr>
            <w:rFonts w:ascii="Times New Roman" w:eastAsia="Times New Roman" w:hAnsi="Times New Roman" w:cs="Times New Roman"/>
            <w:b/>
            <w:bCs/>
            <w:rPrChange w:id="283" w:author="WESLEY DOS SANTOS GATINHO" w:date="2025-06-13T20:43:00Z">
              <w:rPr>
                <w:rFonts w:ascii="Aptos" w:eastAsia="Aptos" w:hAnsi="Aptos" w:cs="Aptos"/>
              </w:rPr>
            </w:rPrChange>
          </w:rPr>
          <w:lastRenderedPageBreak/>
          <w:t>S</w:t>
        </w:r>
      </w:ins>
      <w:ins w:id="284" w:author="WESLEY DOS SANTOS GATINHO" w:date="2025-06-13T19:04:00Z">
        <w:r w:rsidR="00216D41" w:rsidRPr="001F772C">
          <w:rPr>
            <w:rFonts w:ascii="Times New Roman" w:eastAsia="Times New Roman" w:hAnsi="Times New Roman" w:cs="Times New Roman"/>
            <w:b/>
            <w:bCs/>
          </w:rPr>
          <w:t>U</w:t>
        </w:r>
      </w:ins>
      <w:ins w:id="285" w:author="ANDRE LUIS AGUIAR DO NASCIMENTO" w:date="2025-06-11T02:22:00Z">
        <w:del w:id="286" w:author="WESLEY DOS SANTOS GATINHO" w:date="2025-06-13T19:04:00Z">
          <w:r w:rsidRPr="001F772C" w:rsidDel="00216D41">
            <w:rPr>
              <w:rFonts w:ascii="Times New Roman" w:eastAsia="Times New Roman" w:hAnsi="Times New Roman" w:cs="Times New Roman"/>
              <w:b/>
              <w:bCs/>
              <w:rPrChange w:id="287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Ú</w:delText>
          </w:r>
        </w:del>
        <w:r w:rsidRPr="001F772C">
          <w:rPr>
            <w:rFonts w:ascii="Times New Roman" w:eastAsia="Times New Roman" w:hAnsi="Times New Roman" w:cs="Times New Roman"/>
            <w:b/>
            <w:bCs/>
            <w:rPrChange w:id="288" w:author="WESLEY DOS SANTOS GATINHO" w:date="2025-06-13T20:43:00Z">
              <w:rPr>
                <w:rFonts w:ascii="Aptos" w:eastAsia="Aptos" w:hAnsi="Aptos" w:cs="Aptos"/>
              </w:rPr>
            </w:rPrChange>
          </w:rPr>
          <w:t>M</w:t>
        </w:r>
      </w:ins>
      <w:ins w:id="289" w:author="WESLEY DOS SANTOS GATINHO" w:date="2025-06-13T19:04:00Z">
        <w:r w:rsidR="00216D41" w:rsidRPr="001F772C">
          <w:rPr>
            <w:rFonts w:ascii="Times New Roman" w:eastAsia="Times New Roman" w:hAnsi="Times New Roman" w:cs="Times New Roman"/>
            <w:b/>
            <w:bCs/>
          </w:rPr>
          <w:t>Á</w:t>
        </w:r>
      </w:ins>
      <w:ins w:id="290" w:author="ANDRE LUIS AGUIAR DO NASCIMENTO" w:date="2025-06-11T02:22:00Z">
        <w:del w:id="291" w:author="WESLEY DOS SANTOS GATINHO" w:date="2025-06-13T19:04:00Z">
          <w:r w:rsidRPr="001F772C" w:rsidDel="00216D41">
            <w:rPr>
              <w:rFonts w:ascii="Times New Roman" w:eastAsia="Times New Roman" w:hAnsi="Times New Roman" w:cs="Times New Roman"/>
              <w:b/>
              <w:bCs/>
              <w:rPrChange w:id="292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A</w:delText>
          </w:r>
        </w:del>
        <w:r w:rsidRPr="001F772C">
          <w:rPr>
            <w:rFonts w:ascii="Times New Roman" w:eastAsia="Times New Roman" w:hAnsi="Times New Roman" w:cs="Times New Roman"/>
            <w:b/>
            <w:bCs/>
            <w:rPrChange w:id="293" w:author="WESLEY DOS SANTOS GATINHO" w:date="2025-06-13T20:43:00Z">
              <w:rPr>
                <w:rFonts w:ascii="Aptos" w:eastAsia="Aptos" w:hAnsi="Aptos" w:cs="Aptos"/>
              </w:rPr>
            </w:rPrChange>
          </w:rPr>
          <w:t>RIO</w:t>
        </w:r>
      </w:ins>
    </w:p>
    <w:p w14:paraId="0D3EC080" w14:textId="2EE20941" w:rsidR="004E0644" w:rsidRPr="00E30001" w:rsidRDefault="00C56F4C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294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295" w:author="ANDRE LUIS AGUIAR DO NASCIMENTO" w:date="2025-06-14T01:59:00Z">
          <w:pPr/>
        </w:pPrChange>
      </w:pPr>
      <w:r>
        <w:fldChar w:fldCharType="begin"/>
      </w:r>
      <w:r w:rsidR="32D8D33D">
        <w:instrText>TOC \o "1-9" \z \u \h</w:instrText>
      </w:r>
      <w:r>
        <w:fldChar w:fldCharType="separate"/>
      </w:r>
      <w:r w:rsidR="7734E026" w:rsidRPr="00E30001">
        <w:rPr>
          <w:rFonts w:ascii="Times New Roman" w:hAnsi="Times New Roman" w:cs="Times New Roman"/>
          <w:b/>
          <w:bCs/>
          <w:rPrChange w:id="296" w:author="WESLEY DOS SANTOS GATINHO" w:date="2025-06-13T23:01:00Z">
            <w:rPr/>
          </w:rPrChange>
        </w:rPr>
        <w:fldChar w:fldCharType="begin"/>
      </w:r>
      <w:r w:rsidR="7734E026" w:rsidRPr="00E30001">
        <w:rPr>
          <w:rFonts w:ascii="Times New Roman" w:hAnsi="Times New Roman" w:cs="Times New Roman"/>
          <w:b/>
          <w:bCs/>
          <w:rPrChange w:id="297" w:author="WESLEY DOS SANTOS GATINHO" w:date="2025-06-13T23:01:00Z">
            <w:rPr/>
          </w:rPrChange>
        </w:rPr>
        <w:instrText>HYPERLINK \l "_Toc392936024" \h</w:instrText>
      </w:r>
      <w:r w:rsidR="7734E026" w:rsidRPr="00DF70C9">
        <w:rPr>
          <w:rFonts w:ascii="Times New Roman" w:hAnsi="Times New Roman" w:cs="Times New Roman"/>
          <w:b/>
          <w:bCs/>
        </w:rPr>
      </w:r>
      <w:r w:rsidR="7734E026" w:rsidRPr="00E30001">
        <w:rPr>
          <w:rFonts w:ascii="Times New Roman" w:hAnsi="Times New Roman" w:cs="Times New Roman"/>
          <w:b/>
          <w:bCs/>
          <w:rPrChange w:id="298" w:author="WESLEY DOS SANTOS GATINHO" w:date="2025-06-13T23:01:00Z">
            <w:rPr/>
          </w:rPrChange>
        </w:rPr>
        <w:fldChar w:fldCharType="separate"/>
      </w:r>
      <w:r w:rsidR="7734E026" w:rsidRPr="00E30001">
        <w:rPr>
          <w:rStyle w:val="Hyperlink"/>
          <w:rFonts w:ascii="Times New Roman" w:hAnsi="Times New Roman" w:cs="Times New Roman"/>
          <w:b/>
          <w:bCs/>
          <w:rPrChange w:id="299" w:author="WESLEY DOS SANTOS GATINHO" w:date="2025-06-13T23:01:00Z">
            <w:rPr>
              <w:rStyle w:val="Hyperlink"/>
            </w:rPr>
          </w:rPrChange>
        </w:rPr>
        <w:t>1 INTRODUÇÃO</w:t>
      </w:r>
      <w:ins w:id="300" w:author="ANDRE LUIS AGUIAR DO NASCIMENTO" w:date="2025-06-14T01:59:00Z">
        <w:r w:rsidR="32D8D33D" w:rsidRPr="00E30001">
          <w:rPr>
            <w:rFonts w:ascii="Times New Roman" w:hAnsi="Times New Roman" w:cs="Times New Roman"/>
            <w:b/>
            <w:bCs/>
            <w:rPrChange w:id="301" w:author="WESLEY DOS SANTOS GATINHO" w:date="2025-06-13T23:01:00Z">
              <w:rPr/>
            </w:rPrChange>
          </w:rPr>
          <w:tab/>
        </w:r>
      </w:ins>
      <w:r w:rsidR="32D8D33D" w:rsidRPr="00E30001">
        <w:rPr>
          <w:rFonts w:ascii="Times New Roman" w:hAnsi="Times New Roman" w:cs="Times New Roman"/>
          <w:b/>
          <w:bCs/>
          <w:rPrChange w:id="302" w:author="WESLEY DOS SANTOS GATINHO" w:date="2025-06-13T23:01:00Z">
            <w:rPr/>
          </w:rPrChange>
        </w:rPr>
        <w:fldChar w:fldCharType="begin"/>
      </w:r>
      <w:r w:rsidR="32D8D33D" w:rsidRPr="00E30001">
        <w:rPr>
          <w:rFonts w:ascii="Times New Roman" w:hAnsi="Times New Roman" w:cs="Times New Roman"/>
          <w:b/>
          <w:bCs/>
          <w:rPrChange w:id="303" w:author="WESLEY DOS SANTOS GATINHO" w:date="2025-06-13T23:01:00Z">
            <w:rPr/>
          </w:rPrChange>
        </w:rPr>
        <w:instrText>PAGEREF _Toc392936024 \h</w:instrText>
      </w:r>
      <w:r w:rsidR="32D8D33D" w:rsidRPr="00DF70C9">
        <w:rPr>
          <w:rFonts w:ascii="Times New Roman" w:hAnsi="Times New Roman" w:cs="Times New Roman"/>
          <w:b/>
          <w:bCs/>
        </w:rPr>
      </w:r>
      <w:r w:rsidR="32D8D33D" w:rsidRPr="00E30001">
        <w:rPr>
          <w:rFonts w:ascii="Times New Roman" w:hAnsi="Times New Roman" w:cs="Times New Roman"/>
          <w:b/>
          <w:bCs/>
          <w:rPrChange w:id="304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5</w:t>
      </w:r>
      <w:r w:rsidR="32D8D33D" w:rsidRPr="00E30001">
        <w:rPr>
          <w:rFonts w:ascii="Times New Roman" w:hAnsi="Times New Roman" w:cs="Times New Roman"/>
          <w:b/>
          <w:bCs/>
          <w:rPrChange w:id="305" w:author="WESLEY DOS SANTOS GATINHO" w:date="2025-06-13T23:01:00Z">
            <w:rPr/>
          </w:rPrChange>
        </w:rPr>
        <w:fldChar w:fldCharType="end"/>
      </w:r>
      <w:r w:rsidR="7734E026" w:rsidRPr="00E30001">
        <w:rPr>
          <w:rFonts w:ascii="Times New Roman" w:hAnsi="Times New Roman" w:cs="Times New Roman"/>
          <w:b/>
          <w:bCs/>
          <w:rPrChange w:id="306" w:author="WESLEY DOS SANTOS GATINHO" w:date="2025-06-13T23:01:00Z">
            <w:rPr/>
          </w:rPrChange>
        </w:rPr>
        <w:fldChar w:fldCharType="end"/>
      </w:r>
    </w:p>
    <w:p w14:paraId="3B6B99CF" w14:textId="36DAE675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07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08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09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10" w:author="WESLEY DOS SANTOS GATINHO" w:date="2025-06-13T23:01:00Z">
            <w:rPr/>
          </w:rPrChange>
        </w:rPr>
        <w:instrText>HYPERLINK \l "_Toc1396395303"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311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12" w:author="WESLEY DOS SANTOS GATINHO" w:date="2025-06-13T23:01:00Z">
            <w:rPr>
              <w:rStyle w:val="Hyperlink"/>
            </w:rPr>
          </w:rPrChange>
        </w:rPr>
        <w:t>1.1 Visão Geral do Documento</w:t>
      </w:r>
      <w:ins w:id="313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14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15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16" w:author="WESLEY DOS SANTOS GATINHO" w:date="2025-06-13T23:01:00Z">
            <w:rPr/>
          </w:rPrChange>
        </w:rPr>
        <w:instrText>PAGEREF _Toc1396395303 \h</w:instrText>
      </w:r>
      <w:r w:rsidR="004E0644" w:rsidRPr="00DF70C9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317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5</w:t>
      </w:r>
      <w:r w:rsidR="004E0644" w:rsidRPr="00E30001">
        <w:rPr>
          <w:rFonts w:ascii="Times New Roman" w:hAnsi="Times New Roman" w:cs="Times New Roman"/>
          <w:b/>
          <w:bCs/>
          <w:rPrChange w:id="318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19" w:author="WESLEY DOS SANTOS GATINHO" w:date="2025-06-13T23:01:00Z">
            <w:rPr/>
          </w:rPrChange>
        </w:rPr>
        <w:fldChar w:fldCharType="end"/>
      </w:r>
    </w:p>
    <w:p w14:paraId="29F87397" w14:textId="3CD28EDE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20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21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22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23" w:author="WESLEY DOS SANTOS GATINHO" w:date="2025-06-13T23:01:00Z">
            <w:rPr/>
          </w:rPrChange>
        </w:rPr>
        <w:instrText>HYPERLINK \l "_Toc371617483"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324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25" w:author="WESLEY DOS SANTOS GATINHO" w:date="2025-06-13T23:01:00Z">
            <w:rPr>
              <w:rStyle w:val="Hyperlink"/>
            </w:rPr>
          </w:rPrChange>
        </w:rPr>
        <w:t>1.2 Contexto e Escopo do Projeto</w:t>
      </w:r>
      <w:ins w:id="326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27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28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29" w:author="WESLEY DOS SANTOS GATINHO" w:date="2025-06-13T23:01:00Z">
            <w:rPr/>
          </w:rPrChange>
        </w:rPr>
        <w:instrText>PAGEREF _Toc371617483 \h</w:instrText>
      </w:r>
      <w:r w:rsidR="004E0644" w:rsidRPr="00DF70C9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330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5</w:t>
      </w:r>
      <w:r w:rsidR="004E0644" w:rsidRPr="00E30001">
        <w:rPr>
          <w:rFonts w:ascii="Times New Roman" w:hAnsi="Times New Roman" w:cs="Times New Roman"/>
          <w:b/>
          <w:bCs/>
          <w:rPrChange w:id="331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32" w:author="WESLEY DOS SANTOS GATINHO" w:date="2025-06-13T23:01:00Z">
            <w:rPr/>
          </w:rPrChange>
        </w:rPr>
        <w:fldChar w:fldCharType="end"/>
      </w:r>
    </w:p>
    <w:p w14:paraId="3B773615" w14:textId="7B02DF7E" w:rsidR="004E0644" w:rsidRPr="00E30001" w:rsidRDefault="7734E026">
      <w:pPr>
        <w:pStyle w:val="Sumrio5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33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34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35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36" w:author="WESLEY DOS SANTOS GATINHO" w:date="2025-06-13T23:01:00Z">
            <w:rPr/>
          </w:rPrChange>
        </w:rPr>
        <w:instrText>HYPERLINK \l "_Toc1068702726"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337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38" w:author="WESLEY DOS SANTOS GATINHO" w:date="2025-06-13T23:01:00Z">
            <w:rPr>
              <w:rStyle w:val="Hyperlink"/>
            </w:rPr>
          </w:rPrChange>
        </w:rPr>
        <w:t>1.2.1 O Problema</w:t>
      </w:r>
      <w:ins w:id="339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40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41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42" w:author="WESLEY DOS SANTOS GATINHO" w:date="2025-06-13T23:01:00Z">
            <w:rPr/>
          </w:rPrChange>
        </w:rPr>
        <w:instrText>PAGEREF _Toc1068702726 \h</w:instrText>
      </w:r>
      <w:r w:rsidR="004E0644" w:rsidRPr="00DF70C9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343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5</w:t>
      </w:r>
      <w:r w:rsidR="004E0644" w:rsidRPr="00E30001">
        <w:rPr>
          <w:rFonts w:ascii="Times New Roman" w:hAnsi="Times New Roman" w:cs="Times New Roman"/>
          <w:b/>
          <w:bCs/>
          <w:rPrChange w:id="344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45" w:author="WESLEY DOS SANTOS GATINHO" w:date="2025-06-13T23:01:00Z">
            <w:rPr/>
          </w:rPrChange>
        </w:rPr>
        <w:fldChar w:fldCharType="end"/>
      </w:r>
    </w:p>
    <w:p w14:paraId="67628F61" w14:textId="4284C56F" w:rsidR="004E0644" w:rsidRPr="00E30001" w:rsidRDefault="7734E026">
      <w:pPr>
        <w:pStyle w:val="Sumrio5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46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47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48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49" w:author="WESLEY DOS SANTOS GATINHO" w:date="2025-06-13T23:01:00Z">
            <w:rPr/>
          </w:rPrChange>
        </w:rPr>
        <w:instrText>HYPERLINK \l "_Toc1038095636"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350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51" w:author="WESLEY DOS SANTOS GATINHO" w:date="2025-06-13T23:01:00Z">
            <w:rPr>
              <w:rStyle w:val="Hyperlink"/>
            </w:rPr>
          </w:rPrChange>
        </w:rPr>
        <w:t>1.2.2 Justificativa e Oportunidade</w:t>
      </w:r>
      <w:ins w:id="352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53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54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55" w:author="WESLEY DOS SANTOS GATINHO" w:date="2025-06-13T23:01:00Z">
            <w:rPr/>
          </w:rPrChange>
        </w:rPr>
        <w:instrText>PAGEREF _Toc1038095636 \h</w:instrText>
      </w:r>
      <w:r w:rsidR="004E0644" w:rsidRPr="00DF70C9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356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5</w:t>
      </w:r>
      <w:r w:rsidR="004E0644" w:rsidRPr="00E30001">
        <w:rPr>
          <w:rFonts w:ascii="Times New Roman" w:hAnsi="Times New Roman" w:cs="Times New Roman"/>
          <w:b/>
          <w:bCs/>
          <w:rPrChange w:id="357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58" w:author="WESLEY DOS SANTOS GATINHO" w:date="2025-06-13T23:01:00Z">
            <w:rPr/>
          </w:rPrChange>
        </w:rPr>
        <w:fldChar w:fldCharType="end"/>
      </w:r>
    </w:p>
    <w:p w14:paraId="4B236E94" w14:textId="108A6E4D" w:rsidR="004E0644" w:rsidRPr="00E30001" w:rsidRDefault="7734E026">
      <w:pPr>
        <w:pStyle w:val="Sumrio5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59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60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61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62" w:author="WESLEY DOS SANTOS GATINHO" w:date="2025-06-13T23:01:00Z">
            <w:rPr/>
          </w:rPrChange>
        </w:rPr>
        <w:instrText>HYPERLINK \l "_Toc1095706259"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363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64" w:author="WESLEY DOS SANTOS GATINHO" w:date="2025-06-13T23:01:00Z">
            <w:rPr>
              <w:rStyle w:val="Hyperlink"/>
            </w:rPr>
          </w:rPrChange>
        </w:rPr>
        <w:t>1.3.1 Análise de Mercado</w:t>
      </w:r>
      <w:ins w:id="365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66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67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68" w:author="WESLEY DOS SANTOS GATINHO" w:date="2025-06-13T23:01:00Z">
            <w:rPr/>
          </w:rPrChange>
        </w:rPr>
        <w:instrText>PAGEREF _Toc1095706259 \h</w:instrText>
      </w:r>
      <w:r w:rsidR="004E0644" w:rsidRPr="00DF70C9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369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6</w:t>
      </w:r>
      <w:r w:rsidR="004E0644" w:rsidRPr="00E30001">
        <w:rPr>
          <w:rFonts w:ascii="Times New Roman" w:hAnsi="Times New Roman" w:cs="Times New Roman"/>
          <w:b/>
          <w:bCs/>
          <w:rPrChange w:id="370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71" w:author="WESLEY DOS SANTOS GATINHO" w:date="2025-06-13T23:01:00Z">
            <w:rPr/>
          </w:rPrChange>
        </w:rPr>
        <w:fldChar w:fldCharType="end"/>
      </w:r>
    </w:p>
    <w:p w14:paraId="295604A6" w14:textId="51A0A941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72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73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74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75" w:author="WESLEY DOS SANTOS GATINHO" w:date="2025-06-13T23:01:00Z">
            <w:rPr/>
          </w:rPrChange>
        </w:rPr>
        <w:instrText>HYPERLINK \l "_Toc808642166"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376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77" w:author="WESLEY DOS SANTOS GATINHO" w:date="2025-06-13T23:01:00Z">
            <w:rPr>
              <w:rStyle w:val="Hyperlink"/>
            </w:rPr>
          </w:rPrChange>
        </w:rPr>
        <w:t>2 OBJETIVOS</w:t>
      </w:r>
      <w:ins w:id="378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79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80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81" w:author="WESLEY DOS SANTOS GATINHO" w:date="2025-06-13T23:01:00Z">
            <w:rPr/>
          </w:rPrChange>
        </w:rPr>
        <w:instrText>PAGEREF _Toc808642166 \h</w:instrText>
      </w:r>
      <w:r w:rsidR="004E0644" w:rsidRPr="00DF70C9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382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6</w:t>
      </w:r>
      <w:r w:rsidR="004E0644" w:rsidRPr="00E30001">
        <w:rPr>
          <w:rFonts w:ascii="Times New Roman" w:hAnsi="Times New Roman" w:cs="Times New Roman"/>
          <w:b/>
          <w:bCs/>
          <w:rPrChange w:id="383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84" w:author="WESLEY DOS SANTOS GATINHO" w:date="2025-06-13T23:01:00Z">
            <w:rPr/>
          </w:rPrChange>
        </w:rPr>
        <w:fldChar w:fldCharType="end"/>
      </w:r>
    </w:p>
    <w:p w14:paraId="63FD28D2" w14:textId="1847B893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85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86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87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88" w:author="WESLEY DOS SANTOS GATINHO" w:date="2025-06-13T23:01:00Z">
            <w:rPr/>
          </w:rPrChange>
        </w:rPr>
        <w:instrText>HYPERLINK \l "_Toc1859421120"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389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90" w:author="WESLEY DOS SANTOS GATINHO" w:date="2025-06-13T23:01:00Z">
            <w:rPr>
              <w:rStyle w:val="Hyperlink"/>
            </w:rPr>
          </w:rPrChange>
        </w:rPr>
        <w:t>2.1 Objetivo Geral</w:t>
      </w:r>
      <w:ins w:id="391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92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93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94" w:author="WESLEY DOS SANTOS GATINHO" w:date="2025-06-13T23:01:00Z">
            <w:rPr/>
          </w:rPrChange>
        </w:rPr>
        <w:instrText>PAGEREF _Toc1859421120 \h</w:instrText>
      </w:r>
      <w:r w:rsidR="004E0644" w:rsidRPr="00DF70C9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395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6</w:t>
      </w:r>
      <w:r w:rsidR="004E0644" w:rsidRPr="00E30001">
        <w:rPr>
          <w:rFonts w:ascii="Times New Roman" w:hAnsi="Times New Roman" w:cs="Times New Roman"/>
          <w:b/>
          <w:bCs/>
          <w:rPrChange w:id="396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97" w:author="WESLEY DOS SANTOS GATINHO" w:date="2025-06-13T23:01:00Z">
            <w:rPr/>
          </w:rPrChange>
        </w:rPr>
        <w:fldChar w:fldCharType="end"/>
      </w:r>
    </w:p>
    <w:p w14:paraId="0213FC4D" w14:textId="69675538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98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99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00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01" w:author="WESLEY DOS SANTOS GATINHO" w:date="2025-06-13T23:01:00Z">
            <w:rPr/>
          </w:rPrChange>
        </w:rPr>
        <w:instrText>HYPERLINK \l "_Toc446638068"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02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03" w:author="WESLEY DOS SANTOS GATINHO" w:date="2025-06-13T23:01:00Z">
            <w:rPr>
              <w:rStyle w:val="Hyperlink"/>
            </w:rPr>
          </w:rPrChange>
        </w:rPr>
        <w:t>2.2 Objetivos Específicos</w:t>
      </w:r>
      <w:ins w:id="404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05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06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07" w:author="WESLEY DOS SANTOS GATINHO" w:date="2025-06-13T23:01:00Z">
            <w:rPr/>
          </w:rPrChange>
        </w:rPr>
        <w:instrText>PAGEREF _Toc446638068 \h</w:instrText>
      </w:r>
      <w:r w:rsidR="004E0644" w:rsidRPr="00DF70C9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408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6</w:t>
      </w:r>
      <w:r w:rsidR="004E0644" w:rsidRPr="00E30001">
        <w:rPr>
          <w:rFonts w:ascii="Times New Roman" w:hAnsi="Times New Roman" w:cs="Times New Roman"/>
          <w:b/>
          <w:bCs/>
          <w:rPrChange w:id="409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10" w:author="WESLEY DOS SANTOS GATINHO" w:date="2025-06-13T23:01:00Z">
            <w:rPr/>
          </w:rPrChange>
        </w:rPr>
        <w:fldChar w:fldCharType="end"/>
      </w:r>
    </w:p>
    <w:p w14:paraId="53C2BAB0" w14:textId="12B67F29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11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12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13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14" w:author="WESLEY DOS SANTOS GATINHO" w:date="2025-06-13T23:01:00Z">
            <w:rPr/>
          </w:rPrChange>
        </w:rPr>
        <w:instrText>HYPERLINK \l "_Toc658262171"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15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16" w:author="WESLEY DOS SANTOS GATINHO" w:date="2025-06-13T23:01:00Z">
            <w:rPr>
              <w:rStyle w:val="Hyperlink"/>
            </w:rPr>
          </w:rPrChange>
        </w:rPr>
        <w:t>3 ELICITAÇÃO DE REQUISITOS</w:t>
      </w:r>
      <w:ins w:id="417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18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19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20" w:author="WESLEY DOS SANTOS GATINHO" w:date="2025-06-13T23:01:00Z">
            <w:rPr/>
          </w:rPrChange>
        </w:rPr>
        <w:instrText>PAGEREF _Toc658262171 \h</w:instrText>
      </w:r>
      <w:r w:rsidR="004E0644" w:rsidRPr="00DF70C9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421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6</w:t>
      </w:r>
      <w:r w:rsidR="004E0644" w:rsidRPr="00E30001">
        <w:rPr>
          <w:rFonts w:ascii="Times New Roman" w:hAnsi="Times New Roman" w:cs="Times New Roman"/>
          <w:b/>
          <w:bCs/>
          <w:rPrChange w:id="422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23" w:author="WESLEY DOS SANTOS GATINHO" w:date="2025-06-13T23:01:00Z">
            <w:rPr/>
          </w:rPrChange>
        </w:rPr>
        <w:fldChar w:fldCharType="end"/>
      </w:r>
    </w:p>
    <w:p w14:paraId="7080CBED" w14:textId="6A97829D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24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25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26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27" w:author="WESLEY DOS SANTOS GATINHO" w:date="2025-06-13T23:01:00Z">
            <w:rPr/>
          </w:rPrChange>
        </w:rPr>
        <w:instrText>HYPERLINK \l "_Toc2130189303"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28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29" w:author="WESLEY DOS SANTOS GATINHO" w:date="2025-06-13T23:01:00Z">
            <w:rPr>
              <w:rStyle w:val="Hyperlink"/>
            </w:rPr>
          </w:rPrChange>
        </w:rPr>
        <w:t>3.2 Requisitos Funcionais (RF)</w:t>
      </w:r>
      <w:ins w:id="430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31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32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33" w:author="WESLEY DOS SANTOS GATINHO" w:date="2025-06-13T23:01:00Z">
            <w:rPr/>
          </w:rPrChange>
        </w:rPr>
        <w:instrText>PAGEREF _Toc2130189303 \h</w:instrText>
      </w:r>
      <w:r w:rsidR="004E0644" w:rsidRPr="00DF70C9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434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6</w:t>
      </w:r>
      <w:r w:rsidR="004E0644" w:rsidRPr="00E30001">
        <w:rPr>
          <w:rFonts w:ascii="Times New Roman" w:hAnsi="Times New Roman" w:cs="Times New Roman"/>
          <w:b/>
          <w:bCs/>
          <w:rPrChange w:id="435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36" w:author="WESLEY DOS SANTOS GATINHO" w:date="2025-06-13T23:01:00Z">
            <w:rPr/>
          </w:rPrChange>
        </w:rPr>
        <w:fldChar w:fldCharType="end"/>
      </w:r>
    </w:p>
    <w:p w14:paraId="181C39B6" w14:textId="6A7433F0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37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38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39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40" w:author="WESLEY DOS SANTOS GATINHO" w:date="2025-06-13T23:01:00Z">
            <w:rPr/>
          </w:rPrChange>
        </w:rPr>
        <w:instrText>HYPERLINK \l "_Toc874369654"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41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42" w:author="WESLEY DOS SANTOS GATINHO" w:date="2025-06-13T23:01:00Z">
            <w:rPr>
              <w:rStyle w:val="Hyperlink"/>
            </w:rPr>
          </w:rPrChange>
        </w:rPr>
        <w:t>3.2 Requisitos Não Funcionais (RNF)</w:t>
      </w:r>
      <w:ins w:id="443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44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45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46" w:author="WESLEY DOS SANTOS GATINHO" w:date="2025-06-13T23:01:00Z">
            <w:rPr/>
          </w:rPrChange>
        </w:rPr>
        <w:instrText>PAGEREF _Toc874369654 \h</w:instrText>
      </w:r>
      <w:r w:rsidR="004E0644" w:rsidRPr="00DF70C9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447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7</w:t>
      </w:r>
      <w:r w:rsidR="004E0644" w:rsidRPr="00E30001">
        <w:rPr>
          <w:rFonts w:ascii="Times New Roman" w:hAnsi="Times New Roman" w:cs="Times New Roman"/>
          <w:b/>
          <w:bCs/>
          <w:rPrChange w:id="448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49" w:author="WESLEY DOS SANTOS GATINHO" w:date="2025-06-13T23:01:00Z">
            <w:rPr/>
          </w:rPrChange>
        </w:rPr>
        <w:fldChar w:fldCharType="end"/>
      </w:r>
    </w:p>
    <w:p w14:paraId="0DDEC347" w14:textId="298175E3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50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51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52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53" w:author="WESLEY DOS SANTOS GATINHO" w:date="2025-06-13T23:01:00Z">
            <w:rPr/>
          </w:rPrChange>
        </w:rPr>
        <w:instrText>HYPERLINK \l "_Toc1561933040"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54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55" w:author="WESLEY DOS SANTOS GATINHO" w:date="2025-06-13T23:01:00Z">
            <w:rPr>
              <w:rStyle w:val="Hyperlink"/>
            </w:rPr>
          </w:rPrChange>
        </w:rPr>
        <w:t>4 DIAGRAMAS DE CASO DE USO</w:t>
      </w:r>
      <w:ins w:id="456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57" w:author="WESLEY DOS SANTOS GATINHO" w:date="2025-06-13T23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58" w:author="WESLEY DOS SANTOS GATINHO" w:date="2025-06-13T23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59" w:author="WESLEY DOS SANTOS GATINHO" w:date="2025-06-13T23:01:00Z">
            <w:rPr/>
          </w:rPrChange>
        </w:rPr>
        <w:instrText>PAGEREF _Toc1561933040 \h</w:instrText>
      </w:r>
      <w:r w:rsidR="004E0644" w:rsidRPr="00DF70C9">
        <w:rPr>
          <w:rFonts w:ascii="Times New Roman" w:hAnsi="Times New Roman" w:cs="Times New Roman"/>
          <w:b/>
          <w:bCs/>
        </w:rPr>
      </w:r>
      <w:r w:rsidR="004E0644" w:rsidRPr="00E30001">
        <w:rPr>
          <w:rFonts w:ascii="Times New Roman" w:hAnsi="Times New Roman" w:cs="Times New Roman"/>
          <w:b/>
          <w:bCs/>
          <w:rPrChange w:id="460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9</w:t>
      </w:r>
      <w:r w:rsidR="004E0644" w:rsidRPr="00E30001">
        <w:rPr>
          <w:rFonts w:ascii="Times New Roman" w:hAnsi="Times New Roman" w:cs="Times New Roman"/>
          <w:b/>
          <w:bCs/>
          <w:rPrChange w:id="461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62" w:author="WESLEY DOS SANTOS GATINHO" w:date="2025-06-13T23:01:00Z">
            <w:rPr/>
          </w:rPrChange>
        </w:rPr>
        <w:fldChar w:fldCharType="end"/>
      </w:r>
    </w:p>
    <w:p w14:paraId="35F62B33" w14:textId="1B78E0B9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63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64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65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66" w:author="WESLEY DOS SANTOS GATINHO" w:date="2025-06-13T23:01:00Z">
            <w:rPr/>
          </w:rPrChange>
        </w:rPr>
        <w:instrText>HYPERLINK \l "_Toc363999411"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67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68" w:author="WESLEY DOS SANTOS GATINHO" w:date="2025-06-13T23:01:00Z">
            <w:rPr>
              <w:rStyle w:val="Hyperlink"/>
            </w:rPr>
          </w:rPrChange>
        </w:rPr>
        <w:t>6 DIAGRAMA DE SEQUÊNCIA</w:t>
      </w:r>
      <w:ins w:id="469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70" w:author="WESLEY DOS SANTOS GATINHO" w:date="2025-06-13T23:01:00Z">
              <w:rPr/>
            </w:rPrChange>
          </w:rPr>
          <w:tab/>
        </w:r>
      </w:ins>
      <w:r w:rsidR="00A56136">
        <w:rPr>
          <w:rFonts w:ascii="Times New Roman" w:hAnsi="Times New Roman" w:cs="Times New Roman"/>
          <w:b/>
          <w:bCs/>
        </w:rPr>
        <w:t>44</w:t>
      </w:r>
      <w:r w:rsidRPr="00E30001">
        <w:rPr>
          <w:rFonts w:ascii="Times New Roman" w:hAnsi="Times New Roman" w:cs="Times New Roman"/>
          <w:b/>
          <w:bCs/>
          <w:rPrChange w:id="471" w:author="WESLEY DOS SANTOS GATINHO" w:date="2025-06-13T23:01:00Z">
            <w:rPr/>
          </w:rPrChange>
        </w:rPr>
        <w:fldChar w:fldCharType="end"/>
      </w:r>
    </w:p>
    <w:p w14:paraId="3FE4040A" w14:textId="7957A76E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72" w:author="WESLEY DOS SANTOS GATINHO" w:date="2025-06-13T23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73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74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75" w:author="WESLEY DOS SANTOS GATINHO" w:date="2025-06-13T23:01:00Z">
            <w:rPr/>
          </w:rPrChange>
        </w:rPr>
        <w:instrText>HYPERLINK \l "_Toc102233321"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76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77" w:author="WESLEY DOS SANTOS GATINHO" w:date="2025-06-13T23:01:00Z">
            <w:rPr>
              <w:rStyle w:val="Hyperlink"/>
            </w:rPr>
          </w:rPrChange>
        </w:rPr>
        <w:t>7 DIAGRAMA DE ATIVIDADE</w:t>
      </w:r>
      <w:ins w:id="478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79" w:author="WESLEY DOS SANTOS GATINHO" w:date="2025-06-13T23:01:00Z">
              <w:rPr/>
            </w:rPrChange>
          </w:rPr>
          <w:tab/>
        </w:r>
      </w:ins>
      <w:r w:rsidR="00A56136">
        <w:rPr>
          <w:rFonts w:ascii="Times New Roman" w:hAnsi="Times New Roman" w:cs="Times New Roman"/>
          <w:b/>
          <w:bCs/>
        </w:rPr>
        <w:t>63</w:t>
      </w:r>
      <w:r w:rsidRPr="00E30001">
        <w:rPr>
          <w:rFonts w:ascii="Times New Roman" w:hAnsi="Times New Roman" w:cs="Times New Roman"/>
          <w:b/>
          <w:bCs/>
          <w:rPrChange w:id="480" w:author="WESLEY DOS SANTOS GATINHO" w:date="2025-06-13T23:01:00Z">
            <w:rPr/>
          </w:rPrChange>
        </w:rPr>
        <w:fldChar w:fldCharType="end"/>
      </w:r>
    </w:p>
    <w:p w14:paraId="297BDC89" w14:textId="67E2DA3E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noProof/>
          <w:color w:val="000000" w:themeColor="text1"/>
          <w:u w:val="none"/>
          <w:rPrChange w:id="481" w:author="WESLEY DOS SANTOS GATINHO" w:date="2025-06-13T23:01:00Z">
            <w:rPr>
              <w:rStyle w:val="Hyperlink"/>
              <w:rFonts w:ascii="Times New Roman" w:hAnsi="Times New Roman" w:cs="Times New Roman"/>
              <w:noProof/>
            </w:rPr>
          </w:rPrChange>
        </w:rPr>
        <w:pPrChange w:id="482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83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84" w:author="WESLEY DOS SANTOS GATINHO" w:date="2025-06-13T23:01:00Z">
            <w:rPr/>
          </w:rPrChange>
        </w:rPr>
        <w:instrText>HYPERLINK \l "_Toc439281804"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85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86" w:author="WESLEY DOS SANTOS GATINHO" w:date="2025-06-13T23:01:00Z">
            <w:rPr>
              <w:rStyle w:val="Hyperlink"/>
            </w:rPr>
          </w:rPrChange>
        </w:rPr>
        <w:t>8 DIAGRAMA DE EST</w:t>
      </w:r>
      <w:r w:rsidRPr="00E30001">
        <w:rPr>
          <w:rStyle w:val="Hyperlink"/>
          <w:rFonts w:ascii="Times New Roman" w:hAnsi="Times New Roman" w:cs="Times New Roman"/>
          <w:b/>
          <w:bCs/>
          <w:rPrChange w:id="487" w:author="WESLEY DOS SANTOS GATINHO" w:date="2025-06-13T23:01:00Z">
            <w:rPr>
              <w:rStyle w:val="Hyperlink"/>
            </w:rPr>
          </w:rPrChange>
        </w:rPr>
        <w:t>A</w:t>
      </w:r>
      <w:r w:rsidRPr="00E30001">
        <w:rPr>
          <w:rStyle w:val="Hyperlink"/>
          <w:rFonts w:ascii="Times New Roman" w:hAnsi="Times New Roman" w:cs="Times New Roman"/>
          <w:b/>
          <w:bCs/>
          <w:rPrChange w:id="488" w:author="WESLEY DOS SANTOS GATINHO" w:date="2025-06-13T23:01:00Z">
            <w:rPr>
              <w:rStyle w:val="Hyperlink"/>
            </w:rPr>
          </w:rPrChange>
        </w:rPr>
        <w:t>DO</w:t>
      </w:r>
      <w:ins w:id="489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90" w:author="WESLEY DOS SANTOS GATINHO" w:date="2025-06-13T23:01:00Z">
              <w:rPr/>
            </w:rPrChange>
          </w:rPr>
          <w:tab/>
        </w:r>
      </w:ins>
      <w:r w:rsidR="00A56136">
        <w:rPr>
          <w:rFonts w:ascii="Times New Roman" w:hAnsi="Times New Roman" w:cs="Times New Roman"/>
          <w:b/>
          <w:bCs/>
        </w:rPr>
        <w:t>73</w:t>
      </w:r>
      <w:r w:rsidRPr="00E30001">
        <w:rPr>
          <w:rFonts w:ascii="Times New Roman" w:hAnsi="Times New Roman" w:cs="Times New Roman"/>
          <w:b/>
          <w:bCs/>
          <w:rPrChange w:id="491" w:author="WESLEY DOS SANTOS GATINHO" w:date="2025-06-13T23:01:00Z">
            <w:rPr/>
          </w:rPrChange>
        </w:rPr>
        <w:fldChar w:fldCharType="end"/>
      </w:r>
    </w:p>
    <w:p w14:paraId="389281CB" w14:textId="601CBE6D" w:rsidR="00C56F4C" w:rsidRPr="006D2027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noProof/>
          <w:color w:val="000000" w:themeColor="text1"/>
          <w:u w:val="none"/>
          <w:rPrChange w:id="492" w:author="">
            <w:rPr>
              <w:rStyle w:val="Hyperlink"/>
              <w:rFonts w:ascii="Times New Roman" w:hAnsi="Times New Roman" w:cs="Times New Roman"/>
              <w:noProof/>
            </w:rPr>
          </w:rPrChange>
        </w:rPr>
        <w:pPrChange w:id="493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94" w:author="WESLEY DOS SANTOS GATINHO" w:date="2025-06-13T23:01:00Z">
            <w:rPr>
              <w:color w:val="467886"/>
              <w:u w:val="single"/>
            </w:rPr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95" w:author="WESLEY DOS SANTOS GATINHO" w:date="2025-06-13T23:01:00Z">
            <w:rPr/>
          </w:rPrChange>
        </w:rPr>
        <w:instrText>HYPERLINK \l "_Toc2124636813" \h</w:instrText>
      </w:r>
      <w:r w:rsidRPr="00DF70C9">
        <w:rPr>
          <w:rFonts w:ascii="Times New Roman" w:hAnsi="Times New Roman" w:cs="Times New Roman"/>
          <w:b/>
          <w:bCs/>
        </w:rPr>
      </w:r>
      <w:r w:rsidRPr="00E30001">
        <w:rPr>
          <w:rFonts w:ascii="Times New Roman" w:hAnsi="Times New Roman" w:cs="Times New Roman"/>
          <w:b/>
          <w:bCs/>
          <w:rPrChange w:id="496" w:author="WESLEY DOS SANTOS GATINHO" w:date="2025-06-13T23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97" w:author="WESLEY DOS SANTOS GATINHO" w:date="2025-06-13T23:01:00Z">
            <w:rPr>
              <w:rStyle w:val="Hyperlink"/>
            </w:rPr>
          </w:rPrChange>
        </w:rPr>
        <w:t>REFERÊNCIAS</w:t>
      </w:r>
      <w:ins w:id="498" w:author="ANDRE LUIS AGUIAR DO NASCIMENTO" w:date="2025-06-14T01:59:00Z">
        <w:r w:rsidR="00C56F4C" w:rsidRPr="00E30001">
          <w:rPr>
            <w:rFonts w:ascii="Times New Roman" w:hAnsi="Times New Roman" w:cs="Times New Roman"/>
            <w:b/>
            <w:bCs/>
            <w:rPrChange w:id="499" w:author="WESLEY DOS SANTOS GATINHO" w:date="2025-06-13T23:01:00Z">
              <w:rPr/>
            </w:rPrChange>
          </w:rPr>
          <w:tab/>
        </w:r>
      </w:ins>
      <w:r w:rsidR="00C56F4C" w:rsidRPr="00E30001">
        <w:rPr>
          <w:rFonts w:ascii="Times New Roman" w:hAnsi="Times New Roman" w:cs="Times New Roman"/>
          <w:b/>
          <w:bCs/>
          <w:rPrChange w:id="500" w:author="WESLEY DOS SANTOS GATINHO" w:date="2025-06-13T23:01:00Z">
            <w:rPr/>
          </w:rPrChange>
        </w:rPr>
        <w:fldChar w:fldCharType="begin"/>
      </w:r>
      <w:r w:rsidR="00C56F4C" w:rsidRPr="00E30001">
        <w:rPr>
          <w:rFonts w:ascii="Times New Roman" w:hAnsi="Times New Roman" w:cs="Times New Roman"/>
          <w:b/>
          <w:bCs/>
          <w:rPrChange w:id="501" w:author="WESLEY DOS SANTOS GATINHO" w:date="2025-06-13T23:01:00Z">
            <w:rPr/>
          </w:rPrChange>
        </w:rPr>
        <w:instrText>PAGEREF _Toc2124636813 \h</w:instrText>
      </w:r>
      <w:r w:rsidR="00C56F4C" w:rsidRPr="00DF70C9">
        <w:rPr>
          <w:rFonts w:ascii="Times New Roman" w:hAnsi="Times New Roman" w:cs="Times New Roman"/>
          <w:b/>
          <w:bCs/>
        </w:rPr>
      </w:r>
      <w:r w:rsidR="00C56F4C" w:rsidRPr="00E30001">
        <w:rPr>
          <w:rFonts w:ascii="Times New Roman" w:hAnsi="Times New Roman" w:cs="Times New Roman"/>
          <w:b/>
          <w:bCs/>
          <w:rPrChange w:id="502" w:author="WESLEY DOS SANTOS GATINHO" w:date="2025-06-13T23:01:00Z">
            <w:rPr/>
          </w:rPrChange>
        </w:rPr>
        <w:fldChar w:fldCharType="separate"/>
      </w:r>
      <w:r w:rsidR="00F16BB8">
        <w:rPr>
          <w:rFonts w:ascii="Times New Roman" w:hAnsi="Times New Roman" w:cs="Times New Roman"/>
          <w:b/>
          <w:bCs/>
          <w:noProof/>
        </w:rPr>
        <w:t>89</w:t>
      </w:r>
      <w:r w:rsidR="00C56F4C" w:rsidRPr="00E30001">
        <w:rPr>
          <w:rFonts w:ascii="Times New Roman" w:hAnsi="Times New Roman" w:cs="Times New Roman"/>
          <w:b/>
          <w:bCs/>
          <w:rPrChange w:id="503" w:author="WESLEY DOS SANTOS GATINHO" w:date="2025-06-13T23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504" w:author="WESLEY DOS SANTOS GATINHO" w:date="2025-06-13T23:01:00Z">
            <w:rPr/>
          </w:rPrChange>
        </w:rPr>
        <w:fldChar w:fldCharType="end"/>
      </w:r>
      <w:r w:rsidR="00C56F4C">
        <w:fldChar w:fldCharType="end"/>
      </w:r>
    </w:p>
    <w:p w14:paraId="7366B73B" w14:textId="77777777" w:rsidR="00D81C16" w:rsidRDefault="32D8D33D">
      <w:pPr>
        <w:spacing w:line="276" w:lineRule="auto"/>
        <w:rPr>
          <w:ins w:id="505" w:author="WESLEY DOS SANTOS GATINHO" w:date="2025-06-13T21:29:00Z"/>
          <w:rFonts w:ascii="Times New Roman" w:eastAsia="Times New Roman" w:hAnsi="Times New Roman" w:cs="Times New Roman"/>
        </w:rPr>
        <w:sectPr w:rsidR="00D81C16" w:rsidSect="00D405EB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701" w:right="1134" w:bottom="1134" w:left="1701" w:header="720" w:footer="720" w:gutter="0"/>
          <w:cols w:space="720"/>
          <w:titlePg/>
          <w:docGrid w:linePitch="360"/>
        </w:sectPr>
      </w:pPr>
      <w:r w:rsidRPr="001F772C">
        <w:rPr>
          <w:rFonts w:ascii="Times New Roman" w:eastAsia="Times New Roman" w:hAnsi="Times New Roman" w:cs="Times New Roman"/>
          <w:rPrChange w:id="527" w:author="WESLEY DOS SANTOS GATINHO" w:date="2025-06-13T20:43:00Z">
            <w:rPr/>
          </w:rPrChange>
        </w:rPr>
        <w:br w:type="page"/>
      </w:r>
    </w:p>
    <w:p w14:paraId="4E7242E0" w14:textId="76E8800E" w:rsidR="32D8D33D" w:rsidRPr="001F772C" w:rsidDel="008F4D38" w:rsidRDefault="32D8D33D">
      <w:pPr>
        <w:spacing w:line="276" w:lineRule="auto"/>
        <w:rPr>
          <w:del w:id="528" w:author="WESLEY DOS SANTOS GATINHO" w:date="2025-06-12T13:06:00Z"/>
          <w:rFonts w:ascii="Times New Roman" w:hAnsi="Times New Roman" w:cs="Times New Roman"/>
          <w:rPrChange w:id="529" w:author="WESLEY DOS SANTOS GATINHO" w:date="2025-06-13T20:43:00Z">
            <w:rPr>
              <w:del w:id="530" w:author="WESLEY DOS SANTOS GATINHO" w:date="2025-06-12T13:06:00Z"/>
            </w:rPr>
          </w:rPrChange>
        </w:rPr>
        <w:pPrChange w:id="531" w:author="WESLEY DOS SANTOS GATINHO" w:date="2025-06-13T20:45:00Z">
          <w:pPr/>
        </w:pPrChange>
      </w:pPr>
      <w:del w:id="532" w:author="WESLEY DOS SANTOS GATINHO" w:date="2025-06-12T13:06:00Z">
        <w:r w:rsidRPr="001F772C" w:rsidDel="008F4D38">
          <w:rPr>
            <w:rFonts w:ascii="Times New Roman" w:hAnsi="Times New Roman" w:cs="Times New Roman"/>
            <w:rPrChange w:id="533" w:author="WESLEY DOS SANTOS GATINHO" w:date="2025-06-13T20:43:00Z">
              <w:rPr/>
            </w:rPrChange>
          </w:rPr>
          <w:lastRenderedPageBreak/>
          <w:br w:type="page"/>
        </w:r>
      </w:del>
    </w:p>
    <w:p w14:paraId="0CD63FF1" w14:textId="2D57ABA7" w:rsidR="32D8D33D" w:rsidRPr="001F772C" w:rsidDel="008A4FBA" w:rsidRDefault="32D8D33D">
      <w:pPr>
        <w:spacing w:line="276" w:lineRule="auto"/>
        <w:rPr>
          <w:del w:id="534" w:author="WESLEY DOS SANTOS GATINHO" w:date="2025-06-13T21:31:00Z"/>
          <w:rFonts w:ascii="Times New Roman" w:eastAsia="Times New Roman" w:hAnsi="Times New Roman" w:cs="Times New Roman"/>
          <w:rPrChange w:id="535" w:author="WESLEY DOS SANTOS GATINHO" w:date="2025-06-13T20:43:00Z">
            <w:rPr>
              <w:del w:id="536" w:author="WESLEY DOS SANTOS GATINHO" w:date="2025-06-13T21:31:00Z"/>
            </w:rPr>
          </w:rPrChange>
        </w:rPr>
        <w:pPrChange w:id="537" w:author="WESLEY DOS SANTOS GATINHO" w:date="2025-06-13T20:45:00Z">
          <w:pPr/>
        </w:pPrChange>
      </w:pPr>
    </w:p>
    <w:p w14:paraId="0D82C2E8" w14:textId="001191AB" w:rsidR="437443C3" w:rsidRPr="001F772C" w:rsidRDefault="3C52AF14">
      <w:pPr>
        <w:pStyle w:val="Ttulo3"/>
        <w:spacing w:before="120" w:after="120" w:line="276" w:lineRule="auto"/>
        <w:jc w:val="both"/>
        <w:rPr>
          <w:ins w:id="538" w:author="ANDRE LUIS AGUIAR DO NASCIMENTO" w:date="2025-06-12T13:23:00Z"/>
          <w:rFonts w:ascii="Times New Roman" w:eastAsia="Times New Roman" w:hAnsi="Times New Roman" w:cs="Times New Roman"/>
          <w:b/>
          <w:bCs/>
          <w:color w:val="1B1C1D"/>
          <w:sz w:val="24"/>
          <w:szCs w:val="24"/>
          <w:rPrChange w:id="539" w:author="WESLEY DOS SANTOS GATINHO" w:date="2025-06-13T20:43:00Z">
            <w:rPr>
              <w:ins w:id="540" w:author="ANDRE LUIS AGUIAR DO NASCIMENTO" w:date="2025-06-12T13:23:00Z"/>
              <w:b/>
              <w:bCs/>
              <w:color w:val="1B1C1D"/>
              <w:sz w:val="28"/>
              <w:szCs w:val="28"/>
            </w:rPr>
          </w:rPrChange>
        </w:rPr>
        <w:pPrChange w:id="541" w:author="WESLEY DOS SANTOS GATINHO" w:date="2025-06-13T20:45:00Z">
          <w:pPr/>
        </w:pPrChange>
      </w:pPr>
      <w:bookmarkStart w:id="542" w:name="_Toc200628331"/>
      <w:bookmarkStart w:id="543" w:name="_Toc979414071"/>
      <w:bookmarkStart w:id="544" w:name="_Toc392936024"/>
      <w:ins w:id="545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546" w:author="WESLEY DOS SANTOS GATINHO" w:date="2025-06-13T20:43:00Z">
              <w:rPr>
                <w:b/>
                <w:bCs/>
                <w:color w:val="1B1C1D"/>
              </w:rPr>
            </w:rPrChange>
          </w:rPr>
          <w:t>1</w:t>
        </w:r>
      </w:ins>
      <w:ins w:id="547" w:author="WESLEY DOS SANTOS GATINHO" w:date="2025-06-13T19:05:00Z">
        <w:r w:rsidR="3DF50F9D"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</w:rPr>
          <w:t xml:space="preserve"> </w:t>
        </w:r>
      </w:ins>
      <w:ins w:id="548" w:author="ANDRE LUIS AGUIAR DO NASCIMENTO" w:date="2025-06-12T13:23:00Z">
        <w:del w:id="549" w:author="WESLEY DOS SANTOS GATINHO" w:date="2025-06-13T19:05:00Z">
          <w:r w:rsidR="437443C3" w:rsidRPr="7B0E7946" w:rsidDel="3C52AF14">
            <w:rPr>
              <w:rFonts w:ascii="Times New Roman" w:eastAsia="Times New Roman" w:hAnsi="Times New Roman" w:cs="Times New Roman"/>
              <w:b/>
              <w:bCs/>
              <w:color w:val="1B1C1D"/>
              <w:sz w:val="24"/>
              <w:szCs w:val="24"/>
              <w:rPrChange w:id="550" w:author="WESLEY DOS SANTOS GATINHO" w:date="2025-06-13T20:43:00Z">
                <w:rPr>
                  <w:b/>
                  <w:bCs/>
                  <w:color w:val="1B1C1D"/>
                </w:rPr>
              </w:rPrChange>
            </w:rPr>
            <w:delText xml:space="preserve">. 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551" w:author="WESLEY DOS SANTOS GATINHO" w:date="2025-06-13T20:43:00Z">
              <w:rPr>
                <w:b/>
                <w:bCs/>
                <w:color w:val="1B1C1D"/>
              </w:rPr>
            </w:rPrChange>
          </w:rPr>
          <w:t>INTRODUÇÃO</w:t>
        </w:r>
        <w:bookmarkEnd w:id="542"/>
        <w:bookmarkEnd w:id="543"/>
        <w:bookmarkEnd w:id="544"/>
      </w:ins>
    </w:p>
    <w:p w14:paraId="36FBFEB1" w14:textId="2B160C07" w:rsidR="00111AB6" w:rsidRPr="001F772C" w:rsidRDefault="3C52AF14">
      <w:pPr>
        <w:pStyle w:val="Ttulo4"/>
        <w:spacing w:before="0" w:after="120" w:line="276" w:lineRule="auto"/>
        <w:jc w:val="both"/>
        <w:rPr>
          <w:ins w:id="552" w:author="ANDRE LUIS AGUIAR DO NASCIMENTO" w:date="2025-06-12T13:23:00Z"/>
          <w:rFonts w:ascii="Times New Roman" w:eastAsia="Times New Roman" w:hAnsi="Times New Roman" w:cs="Times New Roman"/>
          <w:b/>
          <w:bCs/>
          <w:color w:val="1B1C1D"/>
          <w:rPrChange w:id="553" w:author="WESLEY DOS SANTOS GATINHO" w:date="2025-06-13T20:43:00Z">
            <w:rPr>
              <w:ins w:id="554" w:author="ANDRE LUIS AGUIAR DO NASCIMENTO" w:date="2025-06-12T13:23:00Z"/>
              <w:b/>
              <w:bCs/>
              <w:color w:val="1B1C1D"/>
            </w:rPr>
          </w:rPrChange>
        </w:rPr>
        <w:pPrChange w:id="555" w:author="WESLEY DOS SANTOS GATINHO" w:date="2025-06-13T20:45:00Z">
          <w:pPr/>
        </w:pPrChange>
      </w:pPr>
      <w:bookmarkStart w:id="556" w:name="_Toc200628332"/>
      <w:bookmarkStart w:id="557" w:name="_Toc135234611"/>
      <w:bookmarkStart w:id="558" w:name="_Toc1396395303"/>
      <w:ins w:id="559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560" w:author="WESLEY DOS SANTOS GATINHO" w:date="2025-06-13T20:43:00Z">
              <w:rPr>
                <w:b/>
                <w:bCs/>
                <w:i/>
                <w:iCs/>
                <w:color w:val="1B1C1D"/>
              </w:rPr>
            </w:rPrChange>
          </w:rPr>
          <w:t>1.1</w:t>
        </w:r>
      </w:ins>
      <w:ins w:id="561" w:author="WESLEY DOS SANTOS GATINHO" w:date="2025-06-13T19:05:00Z">
        <w:r w:rsidR="3DF50F9D"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</w:rPr>
          <w:t xml:space="preserve"> </w:t>
        </w:r>
      </w:ins>
      <w:ins w:id="562" w:author="ANDRE LUIS AGUIAR DO NASCIMENTO" w:date="2025-06-12T13:23:00Z">
        <w:del w:id="563" w:author="WESLEY DOS SANTOS GATINHO" w:date="2025-06-13T19:05:00Z">
          <w:r w:rsidR="437443C3" w:rsidRPr="7B0E7946" w:rsidDel="3C52AF14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564" w:author="WESLEY DOS SANTOS GATINHO" w:date="2025-06-13T20:43:00Z">
                <w:rPr>
                  <w:b/>
                  <w:bCs/>
                  <w:i/>
                  <w:iCs/>
                  <w:color w:val="1B1C1D"/>
                </w:rPr>
              </w:rPrChange>
            </w:rPr>
            <w:delText xml:space="preserve">. 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565" w:author="WESLEY DOS SANTOS GATINHO" w:date="2025-06-13T20:43:00Z">
              <w:rPr>
                <w:b/>
                <w:bCs/>
                <w:i/>
                <w:iCs/>
                <w:color w:val="1B1C1D"/>
              </w:rPr>
            </w:rPrChange>
          </w:rPr>
          <w:t>Visão Geral do Documento</w:t>
        </w:r>
        <w:bookmarkEnd w:id="556"/>
        <w:bookmarkEnd w:id="557"/>
        <w:bookmarkEnd w:id="558"/>
      </w:ins>
    </w:p>
    <w:p w14:paraId="129F665C" w14:textId="50CA7D0A" w:rsidR="437443C3" w:rsidRPr="001F772C" w:rsidRDefault="437443C3">
      <w:pPr>
        <w:spacing w:after="240" w:line="276" w:lineRule="auto"/>
        <w:ind w:firstLine="709"/>
        <w:jc w:val="both"/>
        <w:rPr>
          <w:ins w:id="566" w:author="WESLEY DOS SANTOS GATINHO" w:date="2025-06-12T13:07:00Z"/>
          <w:rFonts w:ascii="Times New Roman" w:eastAsia="Times New Roman" w:hAnsi="Times New Roman" w:cs="Times New Roman"/>
          <w:color w:val="1B1C1D"/>
        </w:rPr>
        <w:pPrChange w:id="567" w:author="WESLEY DOS SANTOS GATINHO" w:date="2025-06-13T20:45:00Z">
          <w:pPr>
            <w:spacing w:after="240"/>
            <w:jc w:val="both"/>
          </w:pPr>
        </w:pPrChange>
      </w:pPr>
      <w:ins w:id="568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569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Este documento serve como a fonte central de refer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570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ê</w:t>
        </w:r>
        <w:r w:rsidRPr="001F772C">
          <w:rPr>
            <w:rFonts w:ascii="Times New Roman" w:eastAsia="Times New Roman" w:hAnsi="Times New Roman" w:cs="Times New Roman"/>
            <w:color w:val="1B1C1D"/>
            <w:rPrChange w:id="571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ncia para o projeto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572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FitAI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573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. Seu prop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574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ó</w:t>
        </w:r>
        <w:r w:rsidRPr="001F772C">
          <w:rPr>
            <w:rFonts w:ascii="Times New Roman" w:eastAsia="Times New Roman" w:hAnsi="Times New Roman" w:cs="Times New Roman"/>
            <w:color w:val="1B1C1D"/>
            <w:rPrChange w:id="575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sito 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576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é</w:t>
        </w:r>
        <w:r w:rsidRPr="001F772C">
          <w:rPr>
            <w:rFonts w:ascii="Times New Roman" w:eastAsia="Times New Roman" w:hAnsi="Times New Roman" w:cs="Times New Roman"/>
            <w:color w:val="1B1C1D"/>
            <w:rPrChange w:id="577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 descrever em detalhes a concep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578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579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do sistema, seus objetivos, requisitos funcionais e 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580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ã</w:t>
        </w:r>
        <w:r w:rsidRPr="001F772C">
          <w:rPr>
            <w:rFonts w:ascii="Times New Roman" w:eastAsia="Times New Roman" w:hAnsi="Times New Roman" w:cs="Times New Roman"/>
            <w:color w:val="1B1C1D"/>
            <w:rPrChange w:id="581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funcionais, e a arquitetura t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582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é</w:t>
        </w:r>
        <w:r w:rsidRPr="001F772C">
          <w:rPr>
            <w:rFonts w:ascii="Times New Roman" w:eastAsia="Times New Roman" w:hAnsi="Times New Roman" w:cs="Times New Roman"/>
            <w:color w:val="1B1C1D"/>
            <w:rPrChange w:id="583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cnica por meio de um conjunto de modelos e diagramas UML. Ele se destina a guiar a equipe de desenvolvimento durante a implementa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584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585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e a servir como registro formal do projeto para fins acad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586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ê</w:t>
        </w:r>
        <w:r w:rsidRPr="001F772C">
          <w:rPr>
            <w:rFonts w:ascii="Times New Roman" w:eastAsia="Times New Roman" w:hAnsi="Times New Roman" w:cs="Times New Roman"/>
            <w:color w:val="1B1C1D"/>
            <w:rPrChange w:id="587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micos e de manuten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588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589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futura.</w:t>
        </w:r>
      </w:ins>
    </w:p>
    <w:p w14:paraId="5708CB7F" w14:textId="77777777" w:rsidR="00111AB6" w:rsidRPr="001F772C" w:rsidRDefault="00111AB6">
      <w:pPr>
        <w:spacing w:after="240" w:line="276" w:lineRule="auto"/>
        <w:jc w:val="both"/>
        <w:rPr>
          <w:ins w:id="590" w:author="ANDRE LUIS AGUIAR DO NASCIMENTO" w:date="2025-06-12T13:23:00Z"/>
          <w:rFonts w:ascii="Times New Roman" w:eastAsia="Times New Roman" w:hAnsi="Times New Roman" w:cs="Times New Roman"/>
          <w:color w:val="1B1C1D"/>
          <w:rPrChange w:id="591" w:author="WESLEY DOS SANTOS GATINHO" w:date="2025-06-13T20:43:00Z">
            <w:rPr>
              <w:ins w:id="592" w:author="ANDRE LUIS AGUIAR DO NASCIMENTO" w:date="2025-06-12T13:23:00Z"/>
              <w:color w:val="1B1C1D"/>
              <w:sz w:val="22"/>
              <w:szCs w:val="22"/>
            </w:rPr>
          </w:rPrChange>
        </w:rPr>
        <w:pPrChange w:id="593" w:author="WESLEY DOS SANTOS GATINHO" w:date="2025-06-13T20:45:00Z">
          <w:pPr/>
        </w:pPrChange>
      </w:pPr>
    </w:p>
    <w:p w14:paraId="1CB0DFBB" w14:textId="1EFE1501" w:rsidR="437443C3" w:rsidRPr="001F772C" w:rsidRDefault="3C52AF14">
      <w:pPr>
        <w:pStyle w:val="Ttulo4"/>
        <w:spacing w:before="0" w:after="120" w:line="276" w:lineRule="auto"/>
        <w:jc w:val="both"/>
        <w:rPr>
          <w:ins w:id="594" w:author="ANDRE LUIS AGUIAR DO NASCIMENTO" w:date="2025-06-12T13:23:00Z"/>
          <w:rFonts w:ascii="Times New Roman" w:eastAsia="Times New Roman" w:hAnsi="Times New Roman" w:cs="Times New Roman"/>
          <w:b/>
          <w:bCs/>
          <w:color w:val="1B1C1D"/>
          <w:rPrChange w:id="595" w:author="WESLEY DOS SANTOS GATINHO" w:date="2025-06-13T20:43:00Z">
            <w:rPr>
              <w:ins w:id="596" w:author="ANDRE LUIS AGUIAR DO NASCIMENTO" w:date="2025-06-12T13:23:00Z"/>
              <w:b/>
              <w:bCs/>
              <w:color w:val="1B1C1D"/>
            </w:rPr>
          </w:rPrChange>
        </w:rPr>
        <w:pPrChange w:id="597" w:author="WESLEY DOS SANTOS GATINHO" w:date="2025-06-13T20:45:00Z">
          <w:pPr/>
        </w:pPrChange>
      </w:pPr>
      <w:bookmarkStart w:id="598" w:name="_Toc200628333"/>
      <w:bookmarkStart w:id="599" w:name="_Toc1863715588"/>
      <w:bookmarkStart w:id="600" w:name="_Toc371617483"/>
      <w:ins w:id="601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602" w:author="WESLEY DOS SANTOS GATINHO" w:date="2025-06-13T20:43:00Z">
              <w:rPr>
                <w:b/>
                <w:bCs/>
                <w:i/>
                <w:iCs/>
                <w:color w:val="1B1C1D"/>
              </w:rPr>
            </w:rPrChange>
          </w:rPr>
          <w:t>1.2</w:t>
        </w:r>
        <w:del w:id="603" w:author="WESLEY DOS SANTOS GATINHO" w:date="2025-06-13T19:05:00Z">
          <w:r w:rsidR="437443C3" w:rsidRPr="7B0E7946" w:rsidDel="3C52AF14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604" w:author="WESLEY DOS SANTOS GATINHO" w:date="2025-06-13T20:43:00Z">
                <w:rPr>
                  <w:b/>
                  <w:bCs/>
                  <w:i/>
                  <w:i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605" w:author="WESLEY DOS SANTOS GATINHO" w:date="2025-06-13T20:43:00Z">
              <w:rPr>
                <w:b/>
                <w:bCs/>
                <w:i/>
                <w:iCs/>
                <w:color w:val="1B1C1D"/>
              </w:rPr>
            </w:rPrChange>
          </w:rPr>
          <w:t xml:space="preserve"> Contexto e Escopo do Projeto</w:t>
        </w:r>
        <w:bookmarkEnd w:id="598"/>
        <w:bookmarkEnd w:id="599"/>
        <w:bookmarkEnd w:id="600"/>
      </w:ins>
    </w:p>
    <w:p w14:paraId="3EBD65FC" w14:textId="509D13F8" w:rsidR="437443C3" w:rsidRPr="001F772C" w:rsidRDefault="3C52AF14">
      <w:pPr>
        <w:pStyle w:val="Ttulo5"/>
        <w:spacing w:before="0" w:after="120" w:line="276" w:lineRule="auto"/>
        <w:jc w:val="both"/>
        <w:rPr>
          <w:ins w:id="606" w:author="ANDRE LUIS AGUIAR DO NASCIMENTO" w:date="2025-06-12T13:23:00Z"/>
          <w:rFonts w:ascii="Times New Roman" w:eastAsia="Times New Roman" w:hAnsi="Times New Roman" w:cs="Times New Roman"/>
          <w:b/>
          <w:bCs/>
          <w:color w:val="1B1C1D"/>
          <w:rPrChange w:id="607" w:author="WESLEY DOS SANTOS GATINHO" w:date="2025-06-13T20:43:00Z">
            <w:rPr>
              <w:ins w:id="608" w:author="ANDRE LUIS AGUIAR DO NASCIMENTO" w:date="2025-06-12T13:23:00Z"/>
              <w:b/>
              <w:bCs/>
              <w:color w:val="1B1C1D"/>
              <w:sz w:val="18"/>
              <w:szCs w:val="18"/>
            </w:rPr>
          </w:rPrChange>
        </w:rPr>
        <w:pPrChange w:id="609" w:author="WESLEY DOS SANTOS GATINHO" w:date="2025-06-13T20:45:00Z">
          <w:pPr/>
        </w:pPrChange>
      </w:pPr>
      <w:bookmarkStart w:id="610" w:name="_Toc200628334"/>
      <w:bookmarkStart w:id="611" w:name="_Toc780713847"/>
      <w:bookmarkStart w:id="612" w:name="_Toc1068702726"/>
      <w:ins w:id="613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614" w:author="WESLEY DOS SANTOS GATINHO" w:date="2025-06-13T20:43:00Z">
              <w:rPr>
                <w:b/>
                <w:bCs/>
                <w:color w:val="1B1C1D"/>
                <w:sz w:val="18"/>
                <w:szCs w:val="18"/>
              </w:rPr>
            </w:rPrChange>
          </w:rPr>
          <w:t>1.2.1</w:t>
        </w:r>
        <w:del w:id="615" w:author="WESLEY DOS SANTOS GATINHO" w:date="2025-06-13T19:05:00Z">
          <w:r w:rsidR="437443C3" w:rsidRPr="7B0E7946" w:rsidDel="3C52AF14">
            <w:rPr>
              <w:rFonts w:ascii="Times New Roman" w:eastAsia="Times New Roman" w:hAnsi="Times New Roman" w:cs="Times New Roman"/>
              <w:b/>
              <w:bCs/>
              <w:color w:val="1B1C1D"/>
              <w:rPrChange w:id="616" w:author="WESLEY DOS SANTOS GATINHO" w:date="2025-06-13T20:43:00Z">
                <w:rPr>
                  <w:b/>
                  <w:bCs/>
                  <w:color w:val="1B1C1D"/>
                  <w:sz w:val="18"/>
                  <w:szCs w:val="18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617" w:author="WESLEY DOS SANTOS GATINHO" w:date="2025-06-13T20:43:00Z">
              <w:rPr>
                <w:b/>
                <w:bCs/>
                <w:color w:val="1B1C1D"/>
                <w:sz w:val="18"/>
                <w:szCs w:val="18"/>
              </w:rPr>
            </w:rPrChange>
          </w:rPr>
          <w:t xml:space="preserve"> O Problema</w:t>
        </w:r>
        <w:bookmarkEnd w:id="610"/>
        <w:bookmarkEnd w:id="611"/>
        <w:bookmarkEnd w:id="612"/>
      </w:ins>
    </w:p>
    <w:p w14:paraId="40D3252F" w14:textId="7C5349CA" w:rsidR="437443C3" w:rsidRPr="001F772C" w:rsidRDefault="437443C3">
      <w:pPr>
        <w:spacing w:after="240" w:line="276" w:lineRule="auto"/>
        <w:ind w:firstLine="709"/>
        <w:jc w:val="both"/>
        <w:rPr>
          <w:ins w:id="618" w:author="ANDRE LUIS AGUIAR DO NASCIMENTO" w:date="2025-06-12T13:23:00Z"/>
          <w:rFonts w:ascii="Times New Roman" w:eastAsia="Times New Roman" w:hAnsi="Times New Roman" w:cs="Times New Roman"/>
          <w:color w:val="1B1C1D"/>
          <w:rPrChange w:id="619" w:author="WESLEY DOS SANTOS GATINHO" w:date="2025-06-13T20:43:00Z">
            <w:rPr>
              <w:ins w:id="620" w:author="ANDRE LUIS AGUIAR DO NASCIMENTO" w:date="2025-06-12T13:23:00Z"/>
              <w:color w:val="1B1C1D"/>
              <w:sz w:val="22"/>
              <w:szCs w:val="22"/>
            </w:rPr>
          </w:rPrChange>
        </w:rPr>
        <w:pPrChange w:id="621" w:author="WESLEY DOS SANTOS GATINHO" w:date="2025-06-13T20:45:00Z">
          <w:pPr/>
        </w:pPrChange>
      </w:pPr>
      <w:ins w:id="622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623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mercado de fitness, embora em plena expans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24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ã</w:t>
        </w:r>
        <w:r w:rsidRPr="001F772C">
          <w:rPr>
            <w:rFonts w:ascii="Times New Roman" w:eastAsia="Times New Roman" w:hAnsi="Times New Roman" w:cs="Times New Roman"/>
            <w:color w:val="1B1C1D"/>
            <w:rPrChange w:id="625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o, apresenta uma barreira significativa para muitos praticantes: o acesso a uma orienta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26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627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personalizada e de alta qualidade. A execu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28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629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correta de exerc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30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í</w:t>
        </w:r>
        <w:r w:rsidRPr="001F772C">
          <w:rPr>
            <w:rFonts w:ascii="Times New Roman" w:eastAsia="Times New Roman" w:hAnsi="Times New Roman" w:cs="Times New Roman"/>
            <w:color w:val="1B1C1D"/>
            <w:rPrChange w:id="631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cios, especialmente a manuten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32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633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o da postura adequada, 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34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é</w:t>
        </w:r>
        <w:r w:rsidRPr="001F772C">
          <w:rPr>
            <w:rFonts w:ascii="Times New Roman" w:eastAsia="Times New Roman" w:hAnsi="Times New Roman" w:cs="Times New Roman"/>
            <w:color w:val="1B1C1D"/>
            <w:rPrChange w:id="635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 um fator cr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36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í</w:t>
        </w:r>
        <w:r w:rsidRPr="001F772C">
          <w:rPr>
            <w:rFonts w:ascii="Times New Roman" w:eastAsia="Times New Roman" w:hAnsi="Times New Roman" w:cs="Times New Roman"/>
            <w:color w:val="1B1C1D"/>
            <w:rPrChange w:id="637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tico para garantir 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38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ã</w:t>
        </w:r>
        <w:r w:rsidRPr="001F772C">
          <w:rPr>
            <w:rFonts w:ascii="Times New Roman" w:eastAsia="Times New Roman" w:hAnsi="Times New Roman" w:cs="Times New Roman"/>
            <w:color w:val="1B1C1D"/>
            <w:rPrChange w:id="639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apenas a efic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40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á</w:t>
        </w:r>
        <w:r w:rsidRPr="001F772C">
          <w:rPr>
            <w:rFonts w:ascii="Times New Roman" w:eastAsia="Times New Roman" w:hAnsi="Times New Roman" w:cs="Times New Roman"/>
            <w:color w:val="1B1C1D"/>
            <w:rPrChange w:id="641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cia do treino, mas principalmente a seguran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42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</w:t>
        </w:r>
        <w:r w:rsidRPr="001F772C">
          <w:rPr>
            <w:rFonts w:ascii="Times New Roman" w:eastAsia="Times New Roman" w:hAnsi="Times New Roman" w:cs="Times New Roman"/>
            <w:color w:val="1B1C1D"/>
            <w:rPrChange w:id="643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a do praticante, minimizando o risco de les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44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õ</w:t>
        </w:r>
        <w:r w:rsidRPr="001F772C">
          <w:rPr>
            <w:rFonts w:ascii="Times New Roman" w:eastAsia="Times New Roman" w:hAnsi="Times New Roman" w:cs="Times New Roman"/>
            <w:color w:val="1B1C1D"/>
            <w:rPrChange w:id="645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es</w:t>
        </w:r>
        <w:del w:id="646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647" w:author="WESLEY DOS SANTOS GATINHO" w:date="2025-06-13T20:43:00Z">
                <w:rPr>
                  <w:color w:val="575B5F"/>
                  <w:vertAlign w:val="superscript"/>
                </w:rPr>
              </w:rPrChange>
            </w:rPr>
            <w:delText>1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648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.</w:t>
        </w:r>
      </w:ins>
    </w:p>
    <w:p w14:paraId="56EC5F7F" w14:textId="1F280CA0" w:rsidR="437443C3" w:rsidRPr="001F772C" w:rsidRDefault="437443C3">
      <w:pPr>
        <w:spacing w:line="276" w:lineRule="auto"/>
        <w:ind w:firstLine="709"/>
        <w:jc w:val="both"/>
        <w:rPr>
          <w:ins w:id="649" w:author="WESLEY DOS SANTOS GATINHO" w:date="2025-06-12T13:07:00Z"/>
          <w:rFonts w:ascii="Times New Roman" w:eastAsia="Times New Roman" w:hAnsi="Times New Roman" w:cs="Times New Roman"/>
          <w:color w:val="1B1C1D"/>
        </w:rPr>
        <w:pPrChange w:id="650" w:author="WESLEY DOS SANTOS GATINHO" w:date="2025-06-13T20:45:00Z">
          <w:pPr>
            <w:spacing w:line="360" w:lineRule="auto"/>
            <w:jc w:val="both"/>
          </w:pPr>
        </w:pPrChange>
      </w:pPr>
      <w:ins w:id="651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652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Historicamente, a solu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53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654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para essa demanda se concentra em duas alternativas principais: a contrata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55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656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de Personal Trainers, que representa uma solu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57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658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de alto custo e inacess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59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í</w:t>
        </w:r>
        <w:r w:rsidRPr="001F772C">
          <w:rPr>
            <w:rFonts w:ascii="Times New Roman" w:eastAsia="Times New Roman" w:hAnsi="Times New Roman" w:cs="Times New Roman"/>
            <w:color w:val="1B1C1D"/>
            <w:rPrChange w:id="660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vel para uma grande parcela do p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61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ú</w:t>
        </w:r>
        <w:r w:rsidRPr="001F772C">
          <w:rPr>
            <w:rFonts w:ascii="Times New Roman" w:eastAsia="Times New Roman" w:hAnsi="Times New Roman" w:cs="Times New Roman"/>
            <w:color w:val="1B1C1D"/>
            <w:rPrChange w:id="662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blico, e o uso de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663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wearables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664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 espec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65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í</w:t>
        </w:r>
        <w:r w:rsidRPr="001F772C">
          <w:rPr>
            <w:rFonts w:ascii="Times New Roman" w:eastAsia="Times New Roman" w:hAnsi="Times New Roman" w:cs="Times New Roman"/>
            <w:color w:val="1B1C1D"/>
            <w:rPrChange w:id="666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ficos para monitoramento, que podem impor barreiras de ado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67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668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e conveni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69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ê</w:t>
        </w:r>
        <w:r w:rsidRPr="001F772C">
          <w:rPr>
            <w:rFonts w:ascii="Times New Roman" w:eastAsia="Times New Roman" w:hAnsi="Times New Roman" w:cs="Times New Roman"/>
            <w:color w:val="1B1C1D"/>
            <w:rPrChange w:id="670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ncia</w:t>
        </w:r>
        <w:del w:id="671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672" w:author="WESLEY DOS SANTOS GATINHO" w:date="2025-06-13T20:43:00Z">
                <w:rPr>
                  <w:color w:val="575B5F"/>
                  <w:vertAlign w:val="superscript"/>
                </w:rPr>
              </w:rPrChange>
            </w:rPr>
            <w:delText>2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673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. Essa conjuntura cria uma lacuna de mercado para quem busca excel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74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ê</w:t>
        </w:r>
        <w:r w:rsidRPr="001F772C">
          <w:rPr>
            <w:rFonts w:ascii="Times New Roman" w:eastAsia="Times New Roman" w:hAnsi="Times New Roman" w:cs="Times New Roman"/>
            <w:color w:val="1B1C1D"/>
            <w:rPrChange w:id="675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ncia no treino sem grandes investimentos ou complexidades</w:t>
        </w:r>
        <w:del w:id="676" w:author="WESLEY DOS SANTOS GATINHO" w:date="2025-06-12T13:07:00Z">
          <w:r w:rsidRPr="001F772C" w:rsidDel="00111AB6">
            <w:rPr>
              <w:rFonts w:ascii="Times New Roman" w:eastAsia="Times New Roman" w:hAnsi="Times New Roman" w:cs="Times New Roman"/>
              <w:color w:val="575B5F"/>
              <w:vertAlign w:val="superscript"/>
              <w:rPrChange w:id="677" w:author="WESLEY DOS SANTOS GATINHO" w:date="2025-06-13T20:43:00Z">
                <w:rPr>
                  <w:color w:val="575B5F"/>
                  <w:vertAlign w:val="superscript"/>
                </w:rPr>
              </w:rPrChange>
            </w:rPr>
            <w:delText>3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678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.</w:t>
        </w:r>
      </w:ins>
    </w:p>
    <w:p w14:paraId="2163F6F6" w14:textId="77777777" w:rsidR="00111AB6" w:rsidRPr="001F772C" w:rsidRDefault="00111AB6">
      <w:pPr>
        <w:spacing w:line="276" w:lineRule="auto"/>
        <w:jc w:val="both"/>
        <w:rPr>
          <w:ins w:id="679" w:author="ANDRE LUIS AGUIAR DO NASCIMENTO" w:date="2025-06-12T13:23:00Z"/>
          <w:rFonts w:ascii="Times New Roman" w:eastAsia="Times New Roman" w:hAnsi="Times New Roman" w:cs="Times New Roman"/>
          <w:color w:val="1B1C1D"/>
          <w:rPrChange w:id="680" w:author="WESLEY DOS SANTOS GATINHO" w:date="2025-06-13T20:43:00Z">
            <w:rPr>
              <w:ins w:id="681" w:author="ANDRE LUIS AGUIAR DO NASCIMENTO" w:date="2025-06-12T13:23:00Z"/>
              <w:rFonts w:ascii="Times New Roman" w:eastAsia="Times New Roman" w:hAnsi="Times New Roman" w:cs="Times New Roman"/>
              <w:color w:val="1B1C1D"/>
              <w:sz w:val="22"/>
              <w:szCs w:val="22"/>
            </w:rPr>
          </w:rPrChange>
        </w:rPr>
        <w:pPrChange w:id="682" w:author="WESLEY DOS SANTOS GATINHO" w:date="2025-06-13T20:45:00Z">
          <w:pPr>
            <w:spacing w:line="360" w:lineRule="auto"/>
            <w:jc w:val="both"/>
          </w:pPr>
        </w:pPrChange>
      </w:pPr>
    </w:p>
    <w:p w14:paraId="2D71A998" w14:textId="700779B6" w:rsidR="2509F4BE" w:rsidRPr="001F772C" w:rsidRDefault="08A43DF6">
      <w:pPr>
        <w:pStyle w:val="Ttulo5"/>
        <w:spacing w:before="0" w:after="120" w:line="276" w:lineRule="auto"/>
        <w:jc w:val="both"/>
        <w:rPr>
          <w:ins w:id="683" w:author="ANDRE LUIS AGUIAR DO NASCIMENTO" w:date="2025-06-12T13:23:00Z"/>
          <w:rFonts w:ascii="Times New Roman" w:eastAsia="Times New Roman" w:hAnsi="Times New Roman" w:cs="Times New Roman"/>
          <w:b/>
          <w:bCs/>
          <w:color w:val="1B1C1D"/>
          <w:rPrChange w:id="684" w:author="WESLEY DOS SANTOS GATINHO" w:date="2025-06-13T20:43:00Z">
            <w:rPr>
              <w:ins w:id="685" w:author="ANDRE LUIS AGUIAR DO NASCIMENTO" w:date="2025-06-12T13:23:00Z"/>
              <w:rFonts w:ascii="Aptos" w:eastAsia="Aptos" w:hAnsi="Aptos" w:cs="Aptos"/>
              <w:b/>
              <w:bCs/>
              <w:color w:val="1B1C1D"/>
              <w:sz w:val="18"/>
              <w:szCs w:val="18"/>
            </w:rPr>
          </w:rPrChange>
        </w:rPr>
        <w:pPrChange w:id="686" w:author="WESLEY DOS SANTOS GATINHO" w:date="2025-06-13T20:45:00Z">
          <w:pPr/>
        </w:pPrChange>
      </w:pPr>
      <w:bookmarkStart w:id="687" w:name="_Toc200628335"/>
      <w:bookmarkStart w:id="688" w:name="_Toc1038095636"/>
      <w:ins w:id="689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690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  <w:sz w:val="18"/>
                <w:szCs w:val="18"/>
              </w:rPr>
            </w:rPrChange>
          </w:rPr>
          <w:t>1.2.2</w:t>
        </w:r>
        <w:del w:id="691" w:author="WESLEY DOS SANTOS GATINHO" w:date="2025-06-13T19:05:00Z">
          <w:r w:rsidR="2509F4BE" w:rsidRPr="7B0E7946" w:rsidDel="08A43DF6">
            <w:rPr>
              <w:rFonts w:ascii="Times New Roman" w:eastAsia="Times New Roman" w:hAnsi="Times New Roman" w:cs="Times New Roman"/>
              <w:b/>
              <w:bCs/>
              <w:color w:val="1B1C1D"/>
              <w:rPrChange w:id="692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  <w:sz w:val="18"/>
                  <w:szCs w:val="18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693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  <w:sz w:val="18"/>
                <w:szCs w:val="18"/>
              </w:rPr>
            </w:rPrChange>
          </w:rPr>
          <w:t xml:space="preserve"> Justificativa e Oportunidade</w:t>
        </w:r>
        <w:bookmarkEnd w:id="687"/>
        <w:bookmarkEnd w:id="688"/>
      </w:ins>
    </w:p>
    <w:p w14:paraId="45209D1D" w14:textId="7B9F8760" w:rsidR="2509F4BE" w:rsidRPr="001F772C" w:rsidRDefault="2509F4BE">
      <w:pPr>
        <w:spacing w:after="240" w:line="276" w:lineRule="auto"/>
        <w:ind w:firstLine="709"/>
        <w:jc w:val="both"/>
        <w:rPr>
          <w:ins w:id="694" w:author="ANDRE LUIS AGUIAR DO NASCIMENTO" w:date="2025-06-12T13:23:00Z"/>
          <w:rFonts w:ascii="Times New Roman" w:eastAsia="Times New Roman" w:hAnsi="Times New Roman" w:cs="Times New Roman"/>
          <w:color w:val="1B1C1D"/>
          <w:rPrChange w:id="695" w:author="WESLEY DOS SANTOS GATINHO" w:date="2025-06-13T20:43:00Z">
            <w:rPr>
              <w:ins w:id="696" w:author="ANDRE LUIS AGUIAR DO NASCIMENTO" w:date="2025-06-12T13:23:00Z"/>
              <w:rFonts w:ascii="Aptos" w:eastAsia="Aptos" w:hAnsi="Aptos" w:cs="Aptos"/>
              <w:color w:val="1B1C1D"/>
              <w:sz w:val="22"/>
              <w:szCs w:val="22"/>
            </w:rPr>
          </w:rPrChange>
        </w:rPr>
        <w:pPrChange w:id="697" w:author="WESLEY DOS SANTOS GATINHO" w:date="2025-06-13T20:45:00Z">
          <w:pPr/>
        </w:pPrChange>
      </w:pPr>
      <w:ins w:id="698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699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O desenvolvimento do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700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FitAI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701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 é justificado por uma confluência de fatores tecnológicos e de mercado. A proposta de valor do projeto é revolucionar o cenário do fitness utilizando a câmera do smartphone e Inteligência Artificial avançada para democratizar o acesso a treinos de maior qualidade, garantindo eficácia e segurança</w:t>
        </w:r>
        <w:del w:id="702" w:author="WESLEY DOS SANTOS GATINHO" w:date="2025-06-12T13:46:00Z">
          <w:r w:rsidRPr="001F772C" w:rsidDel="00770829">
            <w:rPr>
              <w:rFonts w:ascii="Times New Roman" w:eastAsia="Times New Roman" w:hAnsi="Times New Roman" w:cs="Times New Roman"/>
              <w:color w:val="575B5F"/>
              <w:vertAlign w:val="superscript"/>
              <w:rPrChange w:id="703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4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704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</w:t>
        </w:r>
      </w:ins>
    </w:p>
    <w:p w14:paraId="05920DC0" w14:textId="1036A97C" w:rsidR="2509F4BE" w:rsidRPr="001F772C" w:rsidRDefault="2509F4BE">
      <w:pPr>
        <w:spacing w:after="120" w:line="276" w:lineRule="auto"/>
        <w:ind w:firstLine="709"/>
        <w:jc w:val="both"/>
        <w:rPr>
          <w:ins w:id="705" w:author="ANDRE LUIS AGUIAR DO NASCIMENTO" w:date="2025-06-12T13:25:00Z"/>
          <w:rFonts w:ascii="Times New Roman" w:eastAsia="Times New Roman" w:hAnsi="Times New Roman" w:cs="Times New Roman"/>
          <w:b/>
          <w:bCs/>
          <w:color w:val="1B1C1D"/>
          <w:rPrChange w:id="706" w:author="WESLEY DOS SANTOS GATINHO" w:date="2025-06-13T20:43:00Z">
            <w:rPr>
              <w:ins w:id="707" w:author="ANDRE LUIS AGUIAR DO NASCIMENTO" w:date="2025-06-12T13:25:00Z"/>
              <w:rFonts w:ascii="Aptos" w:eastAsia="Aptos" w:hAnsi="Aptos" w:cs="Aptos"/>
              <w:b/>
              <w:bCs/>
              <w:color w:val="1B1C1D"/>
            </w:rPr>
          </w:rPrChange>
        </w:rPr>
        <w:pPrChange w:id="708" w:author="WESLEY DOS SANTOS GATINHO" w:date="2025-06-13T20:45:00Z">
          <w:pPr/>
        </w:pPrChange>
      </w:pPr>
      <w:ins w:id="709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710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O projeto se posiciona em um momento oportuno, alinhado com a transformação digital do setor de saúde e bem-estar. A IA surge como um pilar tecnológico capaz de viabilizar o feedback postural preciso e em tempo real através da visão computacional, utilizando um dispositivo onipresente: o smartphone</w:t>
        </w:r>
        <w:del w:id="711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712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5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713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. O lançamento de um Mínimo Produto Viável (MVP) em curto prazo permitirá validar a demanda real por essa tecnologia, coletar feedback essencial e estabelecer uma vantagem competitiva para o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714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FitAI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715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 como líder em </w:t>
        </w:r>
        <w:del w:id="716" w:author="LUCAS EMANOEL AMARAL GOMES" w:date="2025-06-13T22:10:00Z">
          <w:r w:rsidRPr="001F772C" w:rsidDel="2509F4BE">
            <w:rPr>
              <w:rFonts w:ascii="Times New Roman" w:eastAsia="Times New Roman" w:hAnsi="Times New Roman" w:cs="Times New Roman"/>
              <w:color w:val="1B1C1D"/>
              <w:rPrChange w:id="717" w:author="WESLEY DOS SANTOS GATINHO" w:date="2025-06-13T20:43:00Z">
                <w:rPr>
                  <w:rFonts w:ascii="Aptos" w:eastAsia="Aptos" w:hAnsi="Aptos" w:cs="Aptos"/>
                  <w:color w:val="1B1C1D"/>
                  <w:sz w:val="22"/>
                  <w:szCs w:val="22"/>
                </w:rPr>
              </w:rPrChange>
            </w:rPr>
            <w:delText>t</w:delText>
          </w:r>
        </w:del>
      </w:ins>
      <w:ins w:id="718" w:author="LUCAS EMANOEL AMARAL GOMES" w:date="2025-06-13T22:10:00Z">
        <w:r w:rsidR="59FD6D2B" w:rsidRPr="001F772C">
          <w:rPr>
            <w:rFonts w:ascii="Times New Roman" w:eastAsia="Times New Roman" w:hAnsi="Times New Roman" w:cs="Times New Roman"/>
            <w:color w:val="1B1C1D"/>
          </w:rPr>
          <w:t xml:space="preserve">tecnologia fitness.                                                                                                                         </w:t>
        </w:r>
      </w:ins>
      <w:ins w:id="719" w:author="ANDRE LUIS AGUIAR DO NASCIMENTO" w:date="2025-06-12T13:23:00Z">
        <w:del w:id="720" w:author="LUCAS EMANOEL AMARAL GOMES" w:date="2025-06-13T22:10:00Z">
          <w:r w:rsidRPr="001F772C" w:rsidDel="2509F4BE">
            <w:rPr>
              <w:rFonts w:ascii="Times New Roman" w:eastAsia="Times New Roman" w:hAnsi="Times New Roman" w:cs="Times New Roman"/>
              <w:color w:val="1B1C1D"/>
              <w:rPrChange w:id="721" w:author="WESLEY DOS SANTOS GATINHO" w:date="2025-06-13T20:43:00Z">
                <w:rPr>
                  <w:rFonts w:ascii="Aptos" w:eastAsia="Aptos" w:hAnsi="Aptos" w:cs="Aptos"/>
                  <w:color w:val="1B1C1D"/>
                  <w:sz w:val="22"/>
                  <w:szCs w:val="22"/>
                </w:rPr>
              </w:rPrChange>
            </w:rPr>
            <w:delText>ecnologi</w:delText>
          </w:r>
        </w:del>
        <w:del w:id="722" w:author="LUCAS EMANOEL AMARAL GOMES" w:date="2025-06-13T22:09:00Z">
          <w:r w:rsidRPr="001F772C" w:rsidDel="2509F4BE">
            <w:rPr>
              <w:rFonts w:ascii="Times New Roman" w:eastAsia="Times New Roman" w:hAnsi="Times New Roman" w:cs="Times New Roman"/>
              <w:color w:val="1B1C1D"/>
              <w:rPrChange w:id="723" w:author="WESLEY DOS SANTOS GATINHO" w:date="2025-06-13T20:43:00Z">
                <w:rPr>
                  <w:rFonts w:ascii="Aptos" w:eastAsia="Aptos" w:hAnsi="Aptos" w:cs="Aptos"/>
                  <w:color w:val="1B1C1D"/>
                  <w:sz w:val="22"/>
                  <w:szCs w:val="22"/>
                </w:rPr>
              </w:rPrChange>
            </w:rPr>
            <w:delText>a fitness</w:delText>
          </w:r>
        </w:del>
      </w:ins>
      <w:ins w:id="724" w:author="WESLEY DOS SANTOS GATINHO" w:date="2025-06-12T13:46:00Z">
        <w:del w:id="725" w:author="LUCAS EMANOEL AMARAL GOMES" w:date="2025-06-13T22:10:00Z">
          <w:r w:rsidRPr="001F772C" w:rsidDel="00770829">
            <w:rPr>
              <w:rFonts w:ascii="Times New Roman" w:eastAsia="Times New Roman" w:hAnsi="Times New Roman" w:cs="Times New Roman"/>
              <w:color w:val="1B1C1D"/>
            </w:rPr>
            <w:delText>.</w:delText>
          </w:r>
        </w:del>
      </w:ins>
      <w:ins w:id="726" w:author="ANDRE LUIS AGUIAR DO NASCIMENTO" w:date="2025-06-12T13:23:00Z">
        <w:del w:id="727" w:author="WESLEY DOS SANTOS GATINHO" w:date="2025-06-12T13:46:00Z">
          <w:r w:rsidRPr="001F772C" w:rsidDel="2509F4BE">
            <w:rPr>
              <w:rFonts w:ascii="Times New Roman" w:eastAsia="Times New Roman" w:hAnsi="Times New Roman" w:cs="Times New Roman"/>
              <w:color w:val="575B5F"/>
              <w:vertAlign w:val="superscript"/>
              <w:rPrChange w:id="728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6</w:delText>
          </w:r>
          <w:r w:rsidRPr="001F772C" w:rsidDel="2509F4BE">
            <w:rPr>
              <w:rFonts w:ascii="Times New Roman" w:eastAsia="Times New Roman" w:hAnsi="Times New Roman" w:cs="Times New Roman"/>
              <w:color w:val="1B1C1D"/>
              <w:rPrChange w:id="729" w:author="WESLEY DOS SANTOS GATINHO" w:date="2025-06-13T20:43:00Z">
                <w:rPr>
                  <w:rFonts w:ascii="Aptos" w:eastAsia="Aptos" w:hAnsi="Aptos" w:cs="Aptos"/>
                  <w:color w:val="1B1C1D"/>
                  <w:sz w:val="22"/>
                  <w:szCs w:val="22"/>
                </w:rPr>
              </w:rPrChange>
            </w:rPr>
            <w:delText>.</w:delText>
          </w:r>
        </w:del>
      </w:ins>
      <w:r w:rsidRPr="001F772C">
        <w:rPr>
          <w:rFonts w:ascii="Times New Roman" w:eastAsia="Times New Roman" w:hAnsi="Times New Roman" w:cs="Times New Roman"/>
        </w:rPr>
        <w:br w:type="page"/>
      </w:r>
      <w:ins w:id="730" w:author="ANDRE LUIS AGUIAR DO NASCIMENTO" w:date="2025-06-12T13:25:00Z">
        <w:r w:rsidR="3E9957EE" w:rsidRPr="001F772C">
          <w:rPr>
            <w:rFonts w:ascii="Times New Roman" w:eastAsia="Times New Roman" w:hAnsi="Times New Roman" w:cs="Times New Roman"/>
            <w:b/>
            <w:bCs/>
            <w:color w:val="1B1C1D"/>
            <w:rPrChange w:id="731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lastRenderedPageBreak/>
          <w:t>1.3</w:t>
        </w:r>
        <w:del w:id="732" w:author="WESLEY DOS SANTOS GATINHO" w:date="2025-06-13T19:05:00Z">
          <w:r w:rsidR="3E9957EE" w:rsidRPr="001F772C" w:rsidDel="0070381F">
            <w:rPr>
              <w:rFonts w:ascii="Times New Roman" w:eastAsia="Times New Roman" w:hAnsi="Times New Roman" w:cs="Times New Roman"/>
              <w:b/>
              <w:bCs/>
              <w:color w:val="1B1C1D"/>
              <w:rPrChange w:id="733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>.</w:delText>
          </w:r>
        </w:del>
        <w:r w:rsidR="3E9957EE" w:rsidRPr="001F772C">
          <w:rPr>
            <w:rFonts w:ascii="Times New Roman" w:eastAsia="Times New Roman" w:hAnsi="Times New Roman" w:cs="Times New Roman"/>
            <w:b/>
            <w:bCs/>
            <w:color w:val="1B1C1D"/>
            <w:rPrChange w:id="734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 xml:space="preserve"> Concepção do Sistema</w:t>
        </w:r>
      </w:ins>
    </w:p>
    <w:p w14:paraId="2D9A17CC" w14:textId="47797BC9" w:rsidR="3E9957EE" w:rsidRPr="001F772C" w:rsidRDefault="6B055716">
      <w:pPr>
        <w:pStyle w:val="Ttulo5"/>
        <w:spacing w:before="0" w:after="120" w:line="276" w:lineRule="auto"/>
        <w:jc w:val="both"/>
        <w:rPr>
          <w:ins w:id="735" w:author="ANDRE LUIS AGUIAR DO NASCIMENTO" w:date="2025-06-12T13:25:00Z"/>
          <w:rFonts w:ascii="Times New Roman" w:eastAsia="Times New Roman" w:hAnsi="Times New Roman" w:cs="Times New Roman"/>
          <w:b/>
          <w:bCs/>
          <w:color w:val="1B1C1D"/>
          <w:rPrChange w:id="736" w:author="WESLEY DOS SANTOS GATINHO" w:date="2025-06-13T20:43:00Z">
            <w:rPr>
              <w:ins w:id="737" w:author="ANDRE LUIS AGUIAR DO NASCIMENTO" w:date="2025-06-12T13:25:00Z"/>
              <w:rFonts w:ascii="Aptos" w:eastAsia="Aptos" w:hAnsi="Aptos" w:cs="Aptos"/>
              <w:b/>
              <w:bCs/>
              <w:color w:val="1B1C1D"/>
              <w:sz w:val="18"/>
              <w:szCs w:val="18"/>
            </w:rPr>
          </w:rPrChange>
        </w:rPr>
        <w:pPrChange w:id="738" w:author="WESLEY DOS SANTOS GATINHO" w:date="2025-06-13T20:45:00Z">
          <w:pPr/>
        </w:pPrChange>
      </w:pPr>
      <w:bookmarkStart w:id="739" w:name="_Toc200628336"/>
      <w:bookmarkStart w:id="740" w:name="_Toc1095706259"/>
      <w:ins w:id="741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742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  <w:sz w:val="18"/>
                <w:szCs w:val="18"/>
              </w:rPr>
            </w:rPrChange>
          </w:rPr>
          <w:t>1.3.1</w:t>
        </w:r>
        <w:del w:id="743" w:author="WESLEY DOS SANTOS GATINHO" w:date="2025-06-13T19:05:00Z">
          <w:r w:rsidR="3E9957EE" w:rsidRPr="7B0E7946" w:rsidDel="6B055716">
            <w:rPr>
              <w:rFonts w:ascii="Times New Roman" w:eastAsia="Times New Roman" w:hAnsi="Times New Roman" w:cs="Times New Roman"/>
              <w:b/>
              <w:bCs/>
              <w:color w:val="1B1C1D"/>
              <w:rPrChange w:id="744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  <w:sz w:val="18"/>
                  <w:szCs w:val="18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745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  <w:sz w:val="18"/>
                <w:szCs w:val="18"/>
              </w:rPr>
            </w:rPrChange>
          </w:rPr>
          <w:t xml:space="preserve"> Análise de Mercado</w:t>
        </w:r>
        <w:bookmarkEnd w:id="739"/>
        <w:bookmarkEnd w:id="740"/>
      </w:ins>
    </w:p>
    <w:p w14:paraId="5D6A11AC" w14:textId="4F208B8C" w:rsidR="3E9957EE" w:rsidRPr="001F772C" w:rsidRDefault="3E9957EE">
      <w:pPr>
        <w:spacing w:after="240" w:line="276" w:lineRule="auto"/>
        <w:ind w:firstLine="709"/>
        <w:jc w:val="both"/>
        <w:rPr>
          <w:ins w:id="746" w:author="ANDRE LUIS AGUIAR DO NASCIMENTO" w:date="2025-06-12T13:25:00Z"/>
          <w:rFonts w:ascii="Times New Roman" w:eastAsia="Times New Roman" w:hAnsi="Times New Roman" w:cs="Times New Roman"/>
          <w:color w:val="1B1C1D"/>
          <w:rPrChange w:id="747" w:author="WESLEY DOS SANTOS GATINHO" w:date="2025-06-13T20:43:00Z">
            <w:rPr>
              <w:ins w:id="748" w:author="ANDRE LUIS AGUIAR DO NASCIMENTO" w:date="2025-06-12T13:25:00Z"/>
              <w:rFonts w:ascii="Aptos" w:eastAsia="Aptos" w:hAnsi="Aptos" w:cs="Aptos"/>
              <w:color w:val="1B1C1D"/>
              <w:sz w:val="22"/>
              <w:szCs w:val="22"/>
            </w:rPr>
          </w:rPrChange>
        </w:rPr>
        <w:pPrChange w:id="749" w:author="WESLEY DOS SANTOS GATINHO" w:date="2025-06-13T20:45:00Z">
          <w:pPr/>
        </w:pPrChange>
      </w:pPr>
      <w:ins w:id="750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751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O setor global de saúde e bem-estar alcançou US$ 1,8 trilhões em 2024, impulsionado pela transformação digital</w:t>
        </w:r>
        <w:del w:id="752" w:author="WESLEY DOS SANTOS GATINHO" w:date="2025-06-12T13:08:00Z">
          <w:r w:rsidRPr="001F772C" w:rsidDel="00D419D6">
            <w:rPr>
              <w:rFonts w:ascii="Times New Roman" w:eastAsia="Times New Roman" w:hAnsi="Times New Roman" w:cs="Times New Roman"/>
              <w:color w:val="575B5F"/>
              <w:vertAlign w:val="superscript"/>
              <w:rPrChange w:id="753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7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754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 Empresas que integram IA na gestão podem aumentar a eficiência operacional em até 40%</w:t>
        </w:r>
        <w:del w:id="755" w:author="WESLEY DOS SANTOS GATINHO" w:date="2025-06-12T13:08:00Z">
          <w:r w:rsidRPr="001F772C" w:rsidDel="00D419D6">
            <w:rPr>
              <w:rFonts w:ascii="Times New Roman" w:eastAsia="Times New Roman" w:hAnsi="Times New Roman" w:cs="Times New Roman"/>
              <w:color w:val="575B5F"/>
              <w:vertAlign w:val="superscript"/>
              <w:rPrChange w:id="756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8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757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 A forte tendência de modelos híbridos é evidenciada pelo fato de que 80% dos praticantes buscam opções digitais para complementar treinos presenciais, indicando uma clara necessidade de flexibilidade</w:t>
        </w:r>
        <w:del w:id="758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759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9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760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 Adicionalmente, o uso estratégico de dados para tomada de decisões se mostra um grande diferencial competitivo</w:t>
        </w:r>
        <w:del w:id="761" w:author="WESLEY DOS SANTOS GATINHO" w:date="2025-06-12T13:46:00Z">
          <w:r w:rsidRPr="001F772C" w:rsidDel="00770829">
            <w:rPr>
              <w:rFonts w:ascii="Times New Roman" w:eastAsia="Times New Roman" w:hAnsi="Times New Roman" w:cs="Times New Roman"/>
              <w:color w:val="575B5F"/>
              <w:vertAlign w:val="superscript"/>
              <w:rPrChange w:id="762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10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763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</w:t>
        </w:r>
      </w:ins>
    </w:p>
    <w:p w14:paraId="1DD1F144" w14:textId="47F64C2A" w:rsidR="32D8D33D" w:rsidRPr="001F772C" w:rsidRDefault="32D8D33D">
      <w:pPr>
        <w:spacing w:line="276" w:lineRule="auto"/>
        <w:jc w:val="both"/>
        <w:rPr>
          <w:ins w:id="764" w:author="ANDRE LUIS AGUIAR DO NASCIMENTO" w:date="2025-06-12T13:25:00Z"/>
          <w:rFonts w:ascii="Times New Roman" w:eastAsia="Times New Roman" w:hAnsi="Times New Roman" w:cs="Times New Roman"/>
          <w:rPrChange w:id="765" w:author="WESLEY DOS SANTOS GATINHO" w:date="2025-06-13T20:43:00Z">
            <w:rPr>
              <w:ins w:id="766" w:author="ANDRE LUIS AGUIAR DO NASCIMENTO" w:date="2025-06-12T13:25:00Z"/>
            </w:rPr>
          </w:rPrChange>
        </w:rPr>
        <w:pPrChange w:id="767" w:author="WESLEY DOS SANTOS GATINHO" w:date="2025-06-13T20:45:00Z">
          <w:pPr/>
        </w:pPrChange>
      </w:pPr>
    </w:p>
    <w:p w14:paraId="1EAD8A53" w14:textId="316722DF" w:rsidR="3E9957EE" w:rsidRPr="001F772C" w:rsidRDefault="6B055716">
      <w:pPr>
        <w:pStyle w:val="Ttulo3"/>
        <w:spacing w:before="0" w:after="120" w:line="276" w:lineRule="auto"/>
        <w:jc w:val="both"/>
        <w:rPr>
          <w:ins w:id="768" w:author="ANDRE LUIS AGUIAR DO NASCIMENTO" w:date="2025-06-12T13:25:00Z"/>
          <w:rFonts w:ascii="Times New Roman" w:eastAsia="Times New Roman" w:hAnsi="Times New Roman" w:cs="Times New Roman"/>
          <w:b/>
          <w:bCs/>
          <w:color w:val="1B1C1D"/>
          <w:sz w:val="24"/>
          <w:szCs w:val="24"/>
          <w:rPrChange w:id="769" w:author="WESLEY DOS SANTOS GATINHO" w:date="2025-06-13T20:43:00Z">
            <w:rPr>
              <w:ins w:id="770" w:author="ANDRE LUIS AGUIAR DO NASCIMENTO" w:date="2025-06-12T13:25:00Z"/>
              <w:rFonts w:ascii="Aptos" w:eastAsia="Aptos" w:hAnsi="Aptos" w:cs="Aptos"/>
              <w:b/>
              <w:bCs/>
              <w:color w:val="1B1C1D"/>
              <w:sz w:val="28"/>
              <w:szCs w:val="28"/>
            </w:rPr>
          </w:rPrChange>
        </w:rPr>
        <w:pPrChange w:id="771" w:author="WESLEY DOS SANTOS GATINHO" w:date="2025-06-13T20:45:00Z">
          <w:pPr/>
        </w:pPrChange>
      </w:pPr>
      <w:bookmarkStart w:id="772" w:name="_Toc200628337"/>
      <w:bookmarkStart w:id="773" w:name="_Toc808642166"/>
      <w:ins w:id="774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775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2</w:t>
        </w:r>
        <w:del w:id="776" w:author="WESLEY DOS SANTOS GATINHO" w:date="2025-06-13T19:05:00Z">
          <w:r w:rsidR="3E9957EE" w:rsidRPr="7B0E7946" w:rsidDel="6B055716">
            <w:rPr>
              <w:rFonts w:ascii="Times New Roman" w:eastAsia="Times New Roman" w:hAnsi="Times New Roman" w:cs="Times New Roman"/>
              <w:b/>
              <w:bCs/>
              <w:color w:val="1B1C1D"/>
              <w:sz w:val="24"/>
              <w:szCs w:val="24"/>
              <w:rPrChange w:id="777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778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 xml:space="preserve"> OBJETIVOS</w:t>
        </w:r>
        <w:bookmarkEnd w:id="772"/>
        <w:bookmarkEnd w:id="773"/>
      </w:ins>
    </w:p>
    <w:p w14:paraId="54759994" w14:textId="44E25268" w:rsidR="3E9957EE" w:rsidRPr="001F772C" w:rsidRDefault="6B055716">
      <w:pPr>
        <w:pStyle w:val="Ttulo4"/>
        <w:spacing w:before="0" w:after="120" w:line="276" w:lineRule="auto"/>
        <w:jc w:val="both"/>
        <w:rPr>
          <w:ins w:id="779" w:author="ANDRE LUIS AGUIAR DO NASCIMENTO" w:date="2025-06-12T13:25:00Z"/>
          <w:rFonts w:ascii="Times New Roman" w:eastAsia="Times New Roman" w:hAnsi="Times New Roman" w:cs="Times New Roman"/>
          <w:b/>
          <w:bCs/>
          <w:color w:val="1B1C1D"/>
          <w:rPrChange w:id="780" w:author="WESLEY DOS SANTOS GATINHO" w:date="2025-06-13T20:43:00Z">
            <w:rPr>
              <w:ins w:id="781" w:author="ANDRE LUIS AGUIAR DO NASCIMENTO" w:date="2025-06-12T13:25:00Z"/>
              <w:rFonts w:ascii="Aptos" w:eastAsia="Aptos" w:hAnsi="Aptos" w:cs="Aptos"/>
              <w:b/>
              <w:bCs/>
              <w:color w:val="1B1C1D"/>
            </w:rPr>
          </w:rPrChange>
        </w:rPr>
        <w:pPrChange w:id="782" w:author="WESLEY DOS SANTOS GATINHO" w:date="2025-06-13T20:45:00Z">
          <w:pPr/>
        </w:pPrChange>
      </w:pPr>
      <w:bookmarkStart w:id="783" w:name="_Toc200628338"/>
      <w:bookmarkStart w:id="784" w:name="_Toc1859421120"/>
      <w:ins w:id="785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786" w:author="WESLEY DOS SANTOS GATINHO" w:date="2025-06-13T20:43:00Z">
              <w:rPr>
                <w:rFonts w:ascii="Aptos" w:eastAsia="Aptos" w:hAnsi="Aptos" w:cs="Aptos"/>
                <w:b/>
                <w:bCs/>
                <w:i/>
                <w:iCs/>
                <w:color w:val="1B1C1D"/>
              </w:rPr>
            </w:rPrChange>
          </w:rPr>
          <w:t>2.1</w:t>
        </w:r>
      </w:ins>
      <w:ins w:id="787" w:author="WESLEY DOS SANTOS GATINHO" w:date="2025-06-13T19:05:00Z">
        <w:r w:rsidR="3DF50F9D"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</w:rPr>
          <w:t xml:space="preserve"> </w:t>
        </w:r>
      </w:ins>
      <w:ins w:id="788" w:author="ANDRE LUIS AGUIAR DO NASCIMENTO" w:date="2025-06-12T13:25:00Z">
        <w:del w:id="789" w:author="WESLEY DOS SANTOS GATINHO" w:date="2025-06-13T19:05:00Z">
          <w:r w:rsidR="3E9957EE" w:rsidRPr="7B0E7946" w:rsidDel="6B055716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790" w:author="WESLEY DOS SANTOS GATINHO" w:date="2025-06-13T20:43:00Z">
                <w:rPr>
                  <w:rFonts w:ascii="Aptos" w:eastAsia="Aptos" w:hAnsi="Aptos" w:cs="Aptos"/>
                  <w:b/>
                  <w:bCs/>
                  <w:i/>
                  <w:iCs/>
                  <w:color w:val="1B1C1D"/>
                </w:rPr>
              </w:rPrChange>
            </w:rPr>
            <w:delText xml:space="preserve">. 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791" w:author="WESLEY DOS SANTOS GATINHO" w:date="2025-06-13T20:43:00Z">
              <w:rPr>
                <w:rFonts w:ascii="Aptos" w:eastAsia="Aptos" w:hAnsi="Aptos" w:cs="Aptos"/>
                <w:b/>
                <w:bCs/>
                <w:i/>
                <w:iCs/>
                <w:color w:val="1B1C1D"/>
              </w:rPr>
            </w:rPrChange>
          </w:rPr>
          <w:t>Objetivo Geral</w:t>
        </w:r>
        <w:bookmarkEnd w:id="783"/>
        <w:bookmarkEnd w:id="784"/>
      </w:ins>
    </w:p>
    <w:p w14:paraId="178FFD35" w14:textId="1B465C0F" w:rsidR="3E9957EE" w:rsidRPr="001F772C" w:rsidRDefault="3E9957EE">
      <w:pPr>
        <w:spacing w:after="240" w:line="276" w:lineRule="auto"/>
        <w:ind w:firstLine="709"/>
        <w:jc w:val="both"/>
        <w:rPr>
          <w:ins w:id="792" w:author="ANDRE LUIS AGUIAR DO NASCIMENTO" w:date="2025-06-12T13:25:00Z"/>
          <w:rFonts w:ascii="Times New Roman" w:eastAsia="Times New Roman" w:hAnsi="Times New Roman" w:cs="Times New Roman"/>
          <w:color w:val="1B1C1D"/>
          <w:rPrChange w:id="793" w:author="WESLEY DOS SANTOS GATINHO" w:date="2025-06-13T20:43:00Z">
            <w:rPr>
              <w:ins w:id="794" w:author="ANDRE LUIS AGUIAR DO NASCIMENTO" w:date="2025-06-12T13:25:00Z"/>
              <w:rFonts w:ascii="Aptos" w:eastAsia="Aptos" w:hAnsi="Aptos" w:cs="Aptos"/>
              <w:color w:val="1B1C1D"/>
              <w:sz w:val="22"/>
              <w:szCs w:val="22"/>
            </w:rPr>
          </w:rPrChange>
        </w:rPr>
        <w:pPrChange w:id="795" w:author="WESLEY DOS SANTOS GATINHO" w:date="2025-06-13T20:45:00Z">
          <w:pPr/>
        </w:pPrChange>
      </w:pPr>
      <w:ins w:id="796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797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Desenvolver um protótipo funcional e estável de um aplicativo móvel, o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798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FitAI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799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, que emprega Inteligência Artificial para fornecer feedback postural em tempo real, demonstrando a viabilidade técnica e o potencial de mercado de uma solução inovadora para treinos mais seguros e eficazes</w:t>
        </w:r>
        <w:del w:id="800" w:author="WESLEY DOS SANTOS GATINHO" w:date="2025-06-12T13:46:00Z">
          <w:r w:rsidRPr="001F772C" w:rsidDel="00770829">
            <w:rPr>
              <w:rFonts w:ascii="Times New Roman" w:eastAsia="Times New Roman" w:hAnsi="Times New Roman" w:cs="Times New Roman"/>
              <w:color w:val="575B5F"/>
              <w:vertAlign w:val="superscript"/>
              <w:rPrChange w:id="801" w:author="WESLEY DOS SANTOS GATINHO" w:date="2025-06-13T20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11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02" w:author="WESLEY DOS SANTOS GATINHO" w:date="2025-06-13T20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</w:t>
        </w:r>
      </w:ins>
    </w:p>
    <w:p w14:paraId="4F5304E2" w14:textId="7E705C54" w:rsidR="32D8D33D" w:rsidRPr="001F772C" w:rsidRDefault="32D8D33D">
      <w:pPr>
        <w:spacing w:line="276" w:lineRule="auto"/>
        <w:jc w:val="both"/>
        <w:rPr>
          <w:ins w:id="803" w:author="ANDRE LUIS AGUIAR DO NASCIMENTO" w:date="2025-06-12T13:25:00Z"/>
          <w:rFonts w:ascii="Times New Roman" w:eastAsia="Times New Roman" w:hAnsi="Times New Roman" w:cs="Times New Roman"/>
          <w:rPrChange w:id="804" w:author="WESLEY DOS SANTOS GATINHO" w:date="2025-06-13T20:43:00Z">
            <w:rPr>
              <w:ins w:id="805" w:author="ANDRE LUIS AGUIAR DO NASCIMENTO" w:date="2025-06-12T13:25:00Z"/>
            </w:rPr>
          </w:rPrChange>
        </w:rPr>
        <w:pPrChange w:id="806" w:author="WESLEY DOS SANTOS GATINHO" w:date="2025-06-13T20:45:00Z">
          <w:pPr/>
        </w:pPrChange>
      </w:pPr>
    </w:p>
    <w:p w14:paraId="523D38DA" w14:textId="312B9467" w:rsidR="3E9957EE" w:rsidRPr="001F772C" w:rsidRDefault="6B055716">
      <w:pPr>
        <w:pStyle w:val="Ttulo4"/>
        <w:spacing w:before="0" w:after="120" w:line="276" w:lineRule="auto"/>
        <w:jc w:val="both"/>
        <w:rPr>
          <w:ins w:id="807" w:author="ANDRE LUIS AGUIAR DO NASCIMENTO" w:date="2025-06-12T13:25:00Z"/>
          <w:rFonts w:ascii="Times New Roman" w:eastAsia="Times New Roman" w:hAnsi="Times New Roman" w:cs="Times New Roman"/>
          <w:b/>
          <w:bCs/>
          <w:color w:val="1B1C1D"/>
          <w:rPrChange w:id="808" w:author="WESLEY DOS SANTOS GATINHO" w:date="2025-06-13T20:43:00Z">
            <w:rPr>
              <w:ins w:id="809" w:author="ANDRE LUIS AGUIAR DO NASCIMENTO" w:date="2025-06-12T13:25:00Z"/>
              <w:rFonts w:ascii="Aptos" w:eastAsia="Aptos" w:hAnsi="Aptos" w:cs="Aptos"/>
              <w:b/>
              <w:bCs/>
              <w:color w:val="1B1C1D"/>
            </w:rPr>
          </w:rPrChange>
        </w:rPr>
        <w:pPrChange w:id="810" w:author="WESLEY DOS SANTOS GATINHO" w:date="2025-06-13T20:45:00Z">
          <w:pPr/>
        </w:pPrChange>
      </w:pPr>
      <w:bookmarkStart w:id="811" w:name="_Toc200628339"/>
      <w:bookmarkStart w:id="812" w:name="_Toc446638068"/>
      <w:ins w:id="813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814" w:author="WESLEY DOS SANTOS GATINHO" w:date="2025-06-13T20:43:00Z">
              <w:rPr>
                <w:rFonts w:ascii="Aptos" w:eastAsia="Aptos" w:hAnsi="Aptos" w:cs="Aptos"/>
                <w:b/>
                <w:bCs/>
                <w:i/>
                <w:iCs/>
                <w:color w:val="1B1C1D"/>
              </w:rPr>
            </w:rPrChange>
          </w:rPr>
          <w:t>2.2</w:t>
        </w:r>
        <w:del w:id="815" w:author="WESLEY DOS SANTOS GATINHO" w:date="2025-06-13T19:06:00Z">
          <w:r w:rsidR="3E9957EE" w:rsidRPr="7B0E7946" w:rsidDel="6B055716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816" w:author="WESLEY DOS SANTOS GATINHO" w:date="2025-06-13T20:43:00Z">
                <w:rPr>
                  <w:rFonts w:ascii="Aptos" w:eastAsia="Aptos" w:hAnsi="Aptos" w:cs="Aptos"/>
                  <w:b/>
                  <w:bCs/>
                  <w:i/>
                  <w:i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817" w:author="WESLEY DOS SANTOS GATINHO" w:date="2025-06-13T20:43:00Z">
              <w:rPr>
                <w:rFonts w:ascii="Aptos" w:eastAsia="Aptos" w:hAnsi="Aptos" w:cs="Aptos"/>
                <w:b/>
                <w:bCs/>
                <w:i/>
                <w:iCs/>
                <w:color w:val="1B1C1D"/>
              </w:rPr>
            </w:rPrChange>
          </w:rPr>
          <w:t xml:space="preserve"> Objetivos Específicos</w:t>
        </w:r>
        <w:bookmarkEnd w:id="811"/>
        <w:bookmarkEnd w:id="812"/>
      </w:ins>
    </w:p>
    <w:p w14:paraId="68CCA58E" w14:textId="113E6A8A" w:rsidR="3E9957EE" w:rsidRPr="001F772C" w:rsidRDefault="3E9957EE">
      <w:pPr>
        <w:pStyle w:val="PargrafodaLista"/>
        <w:numPr>
          <w:ilvl w:val="0"/>
          <w:numId w:val="1"/>
        </w:numPr>
        <w:spacing w:before="220" w:after="220" w:line="276" w:lineRule="auto"/>
        <w:jc w:val="both"/>
        <w:rPr>
          <w:ins w:id="818" w:author="ANDRE LUIS AGUIAR DO NASCIMENTO" w:date="2025-06-12T13:25:00Z"/>
          <w:rFonts w:ascii="Times New Roman" w:eastAsia="Times New Roman" w:hAnsi="Times New Roman" w:cs="Times New Roman"/>
          <w:color w:val="1B1C1D"/>
          <w:rPrChange w:id="819" w:author="WESLEY DOS SANTOS GATINHO" w:date="2025-06-13T20:43:00Z">
            <w:rPr>
              <w:ins w:id="820" w:author="ANDRE LUIS AGUIAR DO NASCIMENTO" w:date="2025-06-12T13:25:00Z"/>
              <w:rFonts w:ascii="Arial" w:eastAsia="Arial" w:hAnsi="Arial" w:cs="Arial"/>
              <w:color w:val="1B1C1D"/>
              <w:sz w:val="22"/>
              <w:szCs w:val="22"/>
            </w:rPr>
          </w:rPrChange>
        </w:rPr>
        <w:pPrChange w:id="821" w:author="WESLEY DOS SANTOS GATINHO" w:date="2025-06-13T20:45:00Z">
          <w:pPr>
            <w:pStyle w:val="PargrafodaLista"/>
            <w:numPr>
              <w:numId w:val="1"/>
            </w:numPr>
            <w:ind w:hanging="360"/>
          </w:pPr>
        </w:pPrChange>
      </w:pPr>
      <w:ins w:id="822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823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Demonstrar a Inovação da IA no Feedback Postural em Tempo Real</w:t>
        </w:r>
        <w:del w:id="824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825" w:author="WESLEY DOS SANTOS GATINHO" w:date="2025-06-13T20:43:00Z">
                <w:rPr>
                  <w:rFonts w:ascii="Arial" w:eastAsia="Arial" w:hAnsi="Arial" w:cs="Arial"/>
                  <w:color w:val="575B5F"/>
                  <w:vertAlign w:val="superscript"/>
                </w:rPr>
              </w:rPrChange>
            </w:rPr>
            <w:delText>12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26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.</w:t>
        </w:r>
      </w:ins>
    </w:p>
    <w:p w14:paraId="13118EB1" w14:textId="5817D106" w:rsidR="3E9957EE" w:rsidRPr="001F772C" w:rsidRDefault="3E9957EE">
      <w:pPr>
        <w:pStyle w:val="PargrafodaLista"/>
        <w:numPr>
          <w:ilvl w:val="0"/>
          <w:numId w:val="1"/>
        </w:numPr>
        <w:spacing w:before="220" w:after="220" w:line="276" w:lineRule="auto"/>
        <w:jc w:val="both"/>
        <w:rPr>
          <w:ins w:id="827" w:author="ANDRE LUIS AGUIAR DO NASCIMENTO" w:date="2025-06-12T13:25:00Z"/>
          <w:rFonts w:ascii="Times New Roman" w:eastAsia="Times New Roman" w:hAnsi="Times New Roman" w:cs="Times New Roman"/>
          <w:color w:val="1B1C1D"/>
          <w:rPrChange w:id="828" w:author="WESLEY DOS SANTOS GATINHO" w:date="2025-06-13T20:43:00Z">
            <w:rPr>
              <w:ins w:id="829" w:author="ANDRE LUIS AGUIAR DO NASCIMENTO" w:date="2025-06-12T13:25:00Z"/>
              <w:rFonts w:ascii="Arial" w:eastAsia="Arial" w:hAnsi="Arial" w:cs="Arial"/>
              <w:color w:val="1B1C1D"/>
              <w:sz w:val="22"/>
              <w:szCs w:val="22"/>
            </w:rPr>
          </w:rPrChange>
        </w:rPr>
        <w:pPrChange w:id="830" w:author="WESLEY DOS SANTOS GATINHO" w:date="2025-06-13T20:45:00Z">
          <w:pPr>
            <w:pStyle w:val="PargrafodaLista"/>
            <w:numPr>
              <w:numId w:val="1"/>
            </w:numPr>
            <w:ind w:hanging="360"/>
          </w:pPr>
        </w:pPrChange>
      </w:pPr>
      <w:ins w:id="831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832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Entregar um Protótipo Funcional e Estável</w:t>
        </w:r>
        <w:del w:id="833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834" w:author="WESLEY DOS SANTOS GATINHO" w:date="2025-06-13T20:43:00Z">
                <w:rPr>
                  <w:rFonts w:ascii="Arial" w:eastAsia="Arial" w:hAnsi="Arial" w:cs="Arial"/>
                  <w:color w:val="575B5F"/>
                  <w:vertAlign w:val="superscript"/>
                </w:rPr>
              </w:rPrChange>
            </w:rPr>
            <w:delText>13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35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.</w:t>
        </w:r>
      </w:ins>
    </w:p>
    <w:p w14:paraId="7382A7EE" w14:textId="73A8D90D" w:rsidR="3E9957EE" w:rsidRPr="001F772C" w:rsidRDefault="3E9957EE">
      <w:pPr>
        <w:pStyle w:val="PargrafodaLista"/>
        <w:numPr>
          <w:ilvl w:val="0"/>
          <w:numId w:val="1"/>
        </w:numPr>
        <w:spacing w:before="220" w:after="220" w:line="276" w:lineRule="auto"/>
        <w:jc w:val="both"/>
        <w:rPr>
          <w:ins w:id="836" w:author="ANDRE LUIS AGUIAR DO NASCIMENTO" w:date="2025-06-12T13:25:00Z"/>
          <w:rFonts w:ascii="Times New Roman" w:eastAsia="Times New Roman" w:hAnsi="Times New Roman" w:cs="Times New Roman"/>
          <w:color w:val="1B1C1D"/>
          <w:rPrChange w:id="837" w:author="WESLEY DOS SANTOS GATINHO" w:date="2025-06-13T20:43:00Z">
            <w:rPr>
              <w:ins w:id="838" w:author="ANDRE LUIS AGUIAR DO NASCIMENTO" w:date="2025-06-12T13:25:00Z"/>
              <w:rFonts w:ascii="Arial" w:eastAsia="Arial" w:hAnsi="Arial" w:cs="Arial"/>
              <w:color w:val="1B1C1D"/>
              <w:sz w:val="22"/>
              <w:szCs w:val="22"/>
            </w:rPr>
          </w:rPrChange>
        </w:rPr>
        <w:pPrChange w:id="839" w:author="WESLEY DOS SANTOS GATINHO" w:date="2025-06-13T20:45:00Z">
          <w:pPr>
            <w:pStyle w:val="PargrafodaLista"/>
            <w:numPr>
              <w:numId w:val="1"/>
            </w:numPr>
            <w:ind w:hanging="360"/>
          </w:pPr>
        </w:pPrChange>
      </w:pPr>
      <w:ins w:id="840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841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Validar o Potencial de Mercado e a Experiência do Usuário</w:t>
        </w:r>
        <w:del w:id="842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843" w:author="WESLEY DOS SANTOS GATINHO" w:date="2025-06-13T20:43:00Z">
                <w:rPr>
                  <w:rFonts w:ascii="Arial" w:eastAsia="Arial" w:hAnsi="Arial" w:cs="Arial"/>
                  <w:color w:val="575B5F"/>
                  <w:vertAlign w:val="superscript"/>
                </w:rPr>
              </w:rPrChange>
            </w:rPr>
            <w:delText>14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44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.</w:t>
        </w:r>
      </w:ins>
    </w:p>
    <w:p w14:paraId="4FDE4AE2" w14:textId="276FAAF2" w:rsidR="3E9957EE" w:rsidRDefault="3E9957EE">
      <w:pPr>
        <w:pStyle w:val="PargrafodaLista"/>
        <w:numPr>
          <w:ilvl w:val="0"/>
          <w:numId w:val="1"/>
        </w:numPr>
        <w:spacing w:before="220" w:after="220" w:line="276" w:lineRule="auto"/>
        <w:jc w:val="both"/>
        <w:rPr>
          <w:ins w:id="845" w:author="WESLEY DOS SANTOS GATINHO" w:date="2025-06-13T21:33:00Z"/>
          <w:rFonts w:ascii="Times New Roman" w:eastAsia="Times New Roman" w:hAnsi="Times New Roman" w:cs="Times New Roman"/>
          <w:color w:val="1B1C1D"/>
        </w:rPr>
      </w:pPr>
      <w:ins w:id="846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847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Demonstrar Capacidade de Planejamento e Execução Ágil</w:t>
        </w:r>
        <w:del w:id="848" w:author="WESLEY DOS SANTOS GATINHO" w:date="2025-06-13T19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849" w:author="WESLEY DOS SANTOS GATINHO" w:date="2025-06-13T20:43:00Z">
                <w:rPr>
                  <w:rFonts w:ascii="Arial" w:eastAsia="Arial" w:hAnsi="Arial" w:cs="Arial"/>
                  <w:color w:val="575B5F"/>
                  <w:vertAlign w:val="superscript"/>
                </w:rPr>
              </w:rPrChange>
            </w:rPr>
            <w:delText>15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50" w:author="WESLEY DOS SANTOS GATINHO" w:date="2025-06-13T20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.</w:t>
        </w:r>
      </w:ins>
    </w:p>
    <w:p w14:paraId="4285B920" w14:textId="77777777" w:rsidR="007441B4" w:rsidRPr="001F772C" w:rsidRDefault="007441B4">
      <w:pPr>
        <w:pStyle w:val="PargrafodaLista"/>
        <w:spacing w:before="220" w:after="220" w:line="276" w:lineRule="auto"/>
        <w:jc w:val="both"/>
        <w:rPr>
          <w:ins w:id="851" w:author="ANDRE LUIS AGUIAR DO NASCIMENTO" w:date="2025-06-12T13:25:00Z"/>
          <w:rFonts w:ascii="Times New Roman" w:eastAsia="Times New Roman" w:hAnsi="Times New Roman" w:cs="Times New Roman"/>
          <w:color w:val="1B1C1D"/>
          <w:rPrChange w:id="852" w:author="WESLEY DOS SANTOS GATINHO" w:date="2025-06-13T20:43:00Z">
            <w:rPr>
              <w:ins w:id="853" w:author="ANDRE LUIS AGUIAR DO NASCIMENTO" w:date="2025-06-12T13:25:00Z"/>
              <w:rFonts w:ascii="Arial" w:eastAsia="Arial" w:hAnsi="Arial" w:cs="Arial"/>
              <w:color w:val="1B1C1D"/>
              <w:sz w:val="22"/>
              <w:szCs w:val="22"/>
            </w:rPr>
          </w:rPrChange>
        </w:rPr>
        <w:pPrChange w:id="854" w:author="WESLEY DOS SANTOS GATINHO" w:date="2025-06-13T21:33:00Z">
          <w:pPr>
            <w:pStyle w:val="PargrafodaLista"/>
            <w:numPr>
              <w:numId w:val="1"/>
            </w:numPr>
            <w:ind w:hanging="360"/>
          </w:pPr>
        </w:pPrChange>
      </w:pPr>
    </w:p>
    <w:p w14:paraId="7F09BED8" w14:textId="3A4611C2" w:rsidR="0C2CA6D3" w:rsidRPr="001F772C" w:rsidRDefault="19F225D1">
      <w:pPr>
        <w:pStyle w:val="Ttulo3"/>
        <w:spacing w:before="240" w:after="120" w:line="276" w:lineRule="auto"/>
        <w:jc w:val="both"/>
        <w:rPr>
          <w:ins w:id="855" w:author="HUGO SAMUEL DE LIMA OLIVEIRA" w:date="2025-06-14T01:23:00Z"/>
          <w:rFonts w:ascii="Times New Roman" w:eastAsia="Times New Roman" w:hAnsi="Times New Roman" w:cs="Times New Roman"/>
          <w:b/>
          <w:bCs/>
          <w:color w:val="1B1C1D"/>
          <w:sz w:val="24"/>
          <w:szCs w:val="24"/>
          <w:rPrChange w:id="856" w:author="WESLEY DOS SANTOS GATINHO" w:date="2025-06-13T20:43:00Z">
            <w:rPr>
              <w:ins w:id="857" w:author="HUGO SAMUEL DE LIMA OLIVEIRA" w:date="2025-06-14T01:23:00Z"/>
              <w:rFonts w:ascii="Aptos" w:eastAsia="Aptos" w:hAnsi="Aptos" w:cs="Aptos"/>
              <w:b/>
              <w:bCs/>
              <w:color w:val="1B1C1D"/>
              <w:sz w:val="28"/>
              <w:szCs w:val="28"/>
            </w:rPr>
          </w:rPrChange>
        </w:rPr>
        <w:pPrChange w:id="858" w:author="WESLEY DOS SANTOS GATINHO" w:date="2025-06-13T20:45:00Z">
          <w:pPr/>
        </w:pPrChange>
      </w:pPr>
      <w:bookmarkStart w:id="859" w:name="_Toc200628340"/>
      <w:bookmarkStart w:id="860" w:name="_Toc45335235"/>
      <w:bookmarkStart w:id="861" w:name="_Toc658262171"/>
      <w:ins w:id="862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863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3</w:t>
        </w:r>
        <w:del w:id="864" w:author="WESLEY DOS SANTOS GATINHO" w:date="2025-06-13T19:06:00Z">
          <w:r w:rsidR="0C2CA6D3" w:rsidRPr="7B0E7946" w:rsidDel="19F225D1">
            <w:rPr>
              <w:rFonts w:ascii="Times New Roman" w:eastAsia="Times New Roman" w:hAnsi="Times New Roman" w:cs="Times New Roman"/>
              <w:b/>
              <w:bCs/>
              <w:color w:val="1B1C1D"/>
              <w:sz w:val="24"/>
              <w:szCs w:val="24"/>
              <w:rPrChange w:id="865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866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 xml:space="preserve"> ELICITAÇÃO DE REQUISITOS</w:t>
        </w:r>
      </w:ins>
      <w:bookmarkEnd w:id="859"/>
      <w:bookmarkEnd w:id="860"/>
      <w:bookmarkEnd w:id="861"/>
    </w:p>
    <w:p w14:paraId="0D82850C" w14:textId="14B5B018" w:rsidR="3A916CDF" w:rsidRDefault="3880B16A" w:rsidP="646DE40C">
      <w:pPr>
        <w:pStyle w:val="Ttulo4"/>
        <w:spacing w:before="480" w:after="120" w:line="276" w:lineRule="auto"/>
        <w:jc w:val="both"/>
        <w:rPr>
          <w:ins w:id="867" w:author="HUGO SAMUEL DE LIMA OLIVEIRA" w:date="2025-06-14T01:24:00Z"/>
          <w:rFonts w:ascii="Times New Roman" w:eastAsia="Times New Roman" w:hAnsi="Times New Roman" w:cs="Times New Roman"/>
          <w:b/>
          <w:bCs/>
          <w:color w:val="1B1C1D"/>
          <w:rPrChange w:id="868" w:author="">
            <w:rPr>
              <w:ins w:id="869" w:author="HUGO SAMUEL DE LIMA OLIVEIRA" w:date="2025-06-14T01:24:00Z"/>
            </w:rPr>
          </w:rPrChange>
        </w:rPr>
      </w:pPr>
      <w:bookmarkStart w:id="870" w:name="_Toc1781516133"/>
      <w:bookmarkStart w:id="871" w:name="_Toc2130189303"/>
      <w:ins w:id="872" w:author="HUGO SAMUEL DE LIMA OLIVEIRA" w:date="2025-06-14T01:24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</w:rPr>
          <w:t>3.2 Requisitos Funcionais (RF)</w:t>
        </w:r>
        <w:bookmarkEnd w:id="870"/>
        <w:bookmarkEnd w:id="871"/>
      </w:ins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  <w:tblPrChange w:id="873" w:author="HUGO SAMUEL DE LIMA OLIVEIRA" w:date="2025-06-13T22:28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1695"/>
        <w:gridCol w:w="2760"/>
        <w:gridCol w:w="4732"/>
        <w:tblGridChange w:id="874">
          <w:tblGrid>
            <w:gridCol w:w="1695"/>
            <w:gridCol w:w="1695"/>
            <w:gridCol w:w="1785"/>
            <w:gridCol w:w="4012"/>
          </w:tblGrid>
        </w:tblGridChange>
      </w:tblGrid>
      <w:tr w:rsidR="7F5E4DFA" w14:paraId="501C6485" w14:textId="77777777" w:rsidTr="5C41E85D">
        <w:trPr>
          <w:trHeight w:val="315"/>
          <w:jc w:val="center"/>
          <w:ins w:id="875" w:author="HUGO SAMUEL DE LIMA OLIVEIRA" w:date="2025-06-14T01:24:00Z"/>
          <w:trPrChange w:id="876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877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B97BEB5" w14:textId="23C18A55" w:rsidR="7F5E4DFA" w:rsidRDefault="333DFDA4" w:rsidP="5C41E8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878" w:author="HUGO SAMUEL DE LIMA OLIVEIRA" w:date="2025-06-14T01:45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</w:pPr>
            <w:ins w:id="87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880" w:author="HUGO SAMUEL DE LIMA OLIVEIRA" w:date="2025-06-14T01:45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RF1</w:t>
              </w:r>
            </w:ins>
          </w:p>
          <w:p w14:paraId="1E7594EE" w14:textId="3D7CB7D1" w:rsidR="333DFDA4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881" w:author="HUGO SAMUEL DE LIMA OLIVEIRA" w:date="2025-06-14T01:45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882" w:author="ANDRE LUIS AGUIAR DO NASCIMENTO" w:date="2025-06-14T01:38:00Z">
                <w:pPr/>
              </w:pPrChange>
            </w:pPr>
            <w:ins w:id="883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884" w:author="HUGO SAMUEL DE LIMA OLIVEIRA" w:date="2025-06-14T01:45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Autenticação e Sessão de Usuário</w:t>
              </w:r>
            </w:ins>
          </w:p>
        </w:tc>
      </w:tr>
      <w:tr w:rsidR="7F5E4DFA" w14:paraId="0858E112" w14:textId="77777777" w:rsidTr="5C41E85D">
        <w:trPr>
          <w:trHeight w:val="315"/>
          <w:jc w:val="center"/>
          <w:ins w:id="885" w:author="HUGO SAMUEL DE LIMA OLIVEIRA" w:date="2025-06-14T01:24:00Z"/>
          <w:trPrChange w:id="886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887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B4A8DB9" w14:textId="6C072BC3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88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889" w:author="ANDRE LUIS AGUIAR DO NASCIMENTO" w:date="2025-06-14T01:38:00Z">
                <w:pPr/>
              </w:pPrChange>
            </w:pPr>
            <w:ins w:id="89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89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RF1.1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892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80811CC" w14:textId="0413872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89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894" w:author="ANDRE LUIS AGUIAR DO NASCIMENTO" w:date="2025-06-14T01:38:00Z">
                <w:pPr/>
              </w:pPrChange>
            </w:pPr>
            <w:ins w:id="89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89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Autenticação e Sessão de Usuário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897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301FB131" w14:textId="5F002FC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89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899" w:author="ANDRE LUIS AGUIAR DO NASCIMENTO" w:date="2025-06-14T01:38:00Z">
                <w:pPr/>
              </w:pPrChange>
            </w:pPr>
            <w:ins w:id="90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0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 autenticação do usuário exclusivamente via Google.</w:t>
              </w:r>
            </w:ins>
          </w:p>
        </w:tc>
      </w:tr>
      <w:tr w:rsidR="7F5E4DFA" w14:paraId="3CC712C9" w14:textId="77777777" w:rsidTr="5C41E85D">
        <w:trPr>
          <w:trHeight w:val="315"/>
          <w:jc w:val="center"/>
          <w:ins w:id="902" w:author="HUGO SAMUEL DE LIMA OLIVEIRA" w:date="2025-06-14T01:24:00Z"/>
          <w:trPrChange w:id="903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04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FC0E045" w14:textId="6681A072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0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06" w:author="ANDRE LUIS AGUIAR DO NASCIMENTO" w:date="2025-06-14T01:38:00Z">
                <w:pPr/>
              </w:pPrChange>
            </w:pPr>
            <w:ins w:id="90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0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RF1.2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09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22765A2" w14:textId="60005747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1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11" w:author="ANDRE LUIS AGUIAR DO NASCIMENTO" w:date="2025-06-14T01:38:00Z">
                <w:pPr/>
              </w:pPrChange>
            </w:pPr>
            <w:ins w:id="91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1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Autenticação e Sessão de Usuário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914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2A7FE35" w14:textId="57B52E95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1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16" w:author="ANDRE LUIS AGUIAR DO NASCIMENTO" w:date="2025-06-14T01:38:00Z">
                <w:pPr/>
              </w:pPrChange>
            </w:pPr>
            <w:ins w:id="91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1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realizar logout da sua sessão.</w:t>
              </w:r>
            </w:ins>
          </w:p>
        </w:tc>
      </w:tr>
      <w:tr w:rsidR="7F5E4DFA" w14:paraId="309E5108" w14:textId="77777777" w:rsidTr="5C41E85D">
        <w:trPr>
          <w:trHeight w:val="315"/>
          <w:jc w:val="center"/>
          <w:ins w:id="919" w:author="HUGO SAMUEL DE LIMA OLIVEIRA" w:date="2025-06-14T01:24:00Z"/>
          <w:trPrChange w:id="920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21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2724647" w14:textId="31A33FB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2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23" w:author="ANDRE LUIS AGUIAR DO NASCIMENTO" w:date="2025-06-14T01:38:00Z">
                <w:pPr/>
              </w:pPrChange>
            </w:pPr>
            <w:ins w:id="92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2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RF1.3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26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24FE71A" w14:textId="4C39D10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2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28" w:author="ANDRE LUIS AGUIAR DO NASCIMENTO" w:date="2025-06-14T01:38:00Z">
                <w:pPr/>
              </w:pPrChange>
            </w:pPr>
            <w:ins w:id="92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3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Autenticação e Sessão de Usuário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931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CEBD3DF" w14:textId="086F8B4D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3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33" w:author="ANDRE LUIS AGUIAR DO NASCIMENTO" w:date="2025-06-14T01:38:00Z">
                <w:pPr/>
              </w:pPrChange>
            </w:pPr>
            <w:ins w:id="93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3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revogar o acesso do aplicativo à sua conta Google.</w:t>
              </w:r>
            </w:ins>
          </w:p>
        </w:tc>
      </w:tr>
      <w:tr w:rsidR="7F5E4DFA" w14:paraId="2AB2B44E" w14:textId="77777777" w:rsidTr="5C41E85D">
        <w:trPr>
          <w:trHeight w:val="315"/>
          <w:jc w:val="center"/>
          <w:ins w:id="936" w:author="HUGO SAMUEL DE LIMA OLIVEIRA" w:date="2025-06-14T01:24:00Z"/>
          <w:trPrChange w:id="937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38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95AB236" w14:textId="765FCAAE" w:rsidR="7F5E4DFA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93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40" w:author="ANDRE LUIS AGUIAR DO NASCIMENTO" w:date="2025-06-14T01:38:00Z">
                <w:pPr/>
              </w:pPrChange>
            </w:pPr>
            <w:ins w:id="94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94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</w:t>
              </w:r>
            </w:ins>
          </w:p>
          <w:p w14:paraId="3E6F19F1" w14:textId="613CE579" w:rsidR="333DFDA4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94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44" w:author="ANDRE LUIS AGUIAR DO NASCIMENTO" w:date="2025-06-14T01:38:00Z">
                <w:pPr/>
              </w:pPrChange>
            </w:pPr>
            <w:ins w:id="94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94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</w:tr>
      <w:tr w:rsidR="7F5E4DFA" w14:paraId="4DECE1AF" w14:textId="77777777" w:rsidTr="5C41E85D">
        <w:trPr>
          <w:trHeight w:val="315"/>
          <w:jc w:val="center"/>
          <w:ins w:id="947" w:author="HUGO SAMUEL DE LIMA OLIVEIRA" w:date="2025-06-14T01:24:00Z"/>
          <w:trPrChange w:id="948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49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9969820" w14:textId="38F0DC59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5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51" w:author="ANDRE LUIS AGUIAR DO NASCIMENTO" w:date="2025-06-14T01:38:00Z">
                <w:pPr/>
              </w:pPrChange>
            </w:pPr>
            <w:ins w:id="95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5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RF2.1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54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57DB69D" w14:textId="51D8FF5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5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56" w:author="ANDRE LUIS AGUIAR DO NASCIMENTO" w:date="2025-06-14T01:38:00Z">
                <w:pPr/>
              </w:pPrChange>
            </w:pPr>
            <w:ins w:id="95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5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959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0A105F6" w14:textId="2D64FE3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6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61" w:author="ANDRE LUIS AGUIAR DO NASCIMENTO" w:date="2025-06-14T01:38:00Z">
                <w:pPr/>
              </w:pPrChange>
            </w:pPr>
            <w:ins w:id="96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6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selecionar um exercício para monitoramento ao vivo.</w:t>
              </w:r>
            </w:ins>
          </w:p>
        </w:tc>
      </w:tr>
      <w:tr w:rsidR="7F5E4DFA" w14:paraId="3C3835B7" w14:textId="77777777" w:rsidTr="5C41E85D">
        <w:trPr>
          <w:trHeight w:val="315"/>
          <w:jc w:val="center"/>
          <w:ins w:id="964" w:author="HUGO SAMUEL DE LIMA OLIVEIRA" w:date="2025-06-14T01:24:00Z"/>
          <w:trPrChange w:id="965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66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0135462" w14:textId="0848F8E3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6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68" w:author="ANDRE LUIS AGUIAR DO NASCIMENTO" w:date="2025-06-14T01:38:00Z">
                <w:pPr/>
              </w:pPrChange>
            </w:pPr>
            <w:ins w:id="96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7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lastRenderedPageBreak/>
                <w:t>RF2.2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71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1A6CA50" w14:textId="18D034A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7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73" w:author="ANDRE LUIS AGUIAR DO NASCIMENTO" w:date="2025-06-14T01:38:00Z">
                <w:pPr/>
              </w:pPrChange>
            </w:pPr>
            <w:ins w:id="97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7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976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44C7A49E" w14:textId="0915BA67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7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78" w:author="ANDRE LUIS AGUIAR DO NASCIMENTO" w:date="2025-06-14T01:38:00Z">
                <w:pPr/>
              </w:pPrChange>
            </w:pPr>
            <w:ins w:id="97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8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exibir o número de repetições e o tempo decorrido do exercício em tempo real.</w:t>
              </w:r>
            </w:ins>
          </w:p>
        </w:tc>
      </w:tr>
      <w:tr w:rsidR="7F5E4DFA" w14:paraId="5D150F59" w14:textId="77777777" w:rsidTr="5C41E85D">
        <w:trPr>
          <w:trHeight w:val="315"/>
          <w:jc w:val="center"/>
          <w:ins w:id="981" w:author="HUGO SAMUEL DE LIMA OLIVEIRA" w:date="2025-06-14T01:24:00Z"/>
          <w:trPrChange w:id="982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83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D8725FB" w14:textId="0BE6CE03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8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85" w:author="ANDRE LUIS AGUIAR DO NASCIMENTO" w:date="2025-06-14T01:38:00Z">
                <w:pPr/>
              </w:pPrChange>
            </w:pPr>
            <w:ins w:id="98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8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RF2.3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88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D52D183" w14:textId="45CBCE7E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8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90" w:author="ANDRE LUIS AGUIAR DO NASCIMENTO" w:date="2025-06-14T01:38:00Z">
                <w:pPr/>
              </w:pPrChange>
            </w:pPr>
            <w:ins w:id="99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9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993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8D370A4" w14:textId="3B95CF7D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9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95" w:author="ANDRE LUIS AGUIAR DO NASCIMENTO" w:date="2025-06-14T01:38:00Z">
                <w:pPr/>
              </w:pPrChange>
            </w:pPr>
            <w:ins w:id="99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9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fornecer feedback da IA sobre a execução do exercício em tempo real.</w:t>
              </w:r>
            </w:ins>
          </w:p>
        </w:tc>
      </w:tr>
      <w:tr w:rsidR="7F5E4DFA" w14:paraId="54A2006B" w14:textId="77777777" w:rsidTr="5C41E85D">
        <w:trPr>
          <w:trHeight w:val="315"/>
          <w:jc w:val="center"/>
          <w:ins w:id="998" w:author="HUGO SAMUEL DE LIMA OLIVEIRA" w:date="2025-06-14T01:24:00Z"/>
          <w:trPrChange w:id="999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00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EBFDA3C" w14:textId="5C976A3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01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02" w:author="ANDRE LUIS AGUIAR DO NASCIMENTO" w:date="2025-06-14T01:38:00Z">
                <w:pPr/>
              </w:pPrChange>
            </w:pPr>
            <w:ins w:id="1003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04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RF2.4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05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2CD32C6" w14:textId="08AC1314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06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07" w:author="ANDRE LUIS AGUIAR DO NASCIMENTO" w:date="2025-06-14T01:38:00Z">
                <w:pPr/>
              </w:pPrChange>
            </w:pPr>
            <w:ins w:id="1008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09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10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646F94E8" w14:textId="3CF239AC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11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12" w:author="ANDRE LUIS AGUIAR DO NASCIMENTO" w:date="2025-06-14T01:38:00Z">
                <w:pPr/>
              </w:pPrChange>
            </w:pPr>
            <w:ins w:id="1013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14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fornecer instruções detalhadas para a execução de cada exercício.</w:t>
              </w:r>
            </w:ins>
          </w:p>
        </w:tc>
      </w:tr>
      <w:tr w:rsidR="7F5E4DFA" w14:paraId="27181D5E" w14:textId="77777777" w:rsidTr="5C41E85D">
        <w:trPr>
          <w:trHeight w:val="315"/>
          <w:jc w:val="center"/>
          <w:ins w:id="1015" w:author="HUGO SAMUEL DE LIMA OLIVEIRA" w:date="2025-06-14T01:24:00Z"/>
          <w:trPrChange w:id="1016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17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C16BAFD" w14:textId="330EFD90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1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19" w:author="ANDRE LUIS AGUIAR DO NASCIMENTO" w:date="2025-06-14T01:38:00Z">
                <w:pPr/>
              </w:pPrChange>
            </w:pPr>
            <w:ins w:id="102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2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RF2.5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22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2F31FA4" w14:textId="25EDE3E8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2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24" w:author="ANDRE LUIS AGUIAR DO NASCIMENTO" w:date="2025-06-14T01:38:00Z">
                <w:pPr/>
              </w:pPrChange>
            </w:pPr>
            <w:ins w:id="102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2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27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F830688" w14:textId="3685A085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2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29" w:author="ANDRE LUIS AGUIAR DO NASCIMENTO" w:date="2025-06-14T01:38:00Z">
                <w:pPr/>
              </w:pPrChange>
            </w:pPr>
            <w:ins w:id="103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3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iniciar e parar o monitoramento do treino.</w:t>
              </w:r>
            </w:ins>
          </w:p>
        </w:tc>
      </w:tr>
      <w:tr w:rsidR="7F5E4DFA" w14:paraId="57D3C349" w14:textId="77777777" w:rsidTr="5C41E85D">
        <w:trPr>
          <w:trHeight w:val="315"/>
          <w:jc w:val="center"/>
          <w:ins w:id="1032" w:author="HUGO SAMUEL DE LIMA OLIVEIRA" w:date="2025-06-14T01:24:00Z"/>
          <w:trPrChange w:id="1033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34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7909769" w14:textId="7DBB03AE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3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36" w:author="ANDRE LUIS AGUIAR DO NASCIMENTO" w:date="2025-06-14T01:38:00Z">
                <w:pPr/>
              </w:pPrChange>
            </w:pPr>
            <w:ins w:id="103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3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RF2.6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39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B10EBB3" w14:textId="7552A4C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4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41" w:author="ANDRE LUIS AGUIAR DO NASCIMENTO" w:date="2025-06-14T01:38:00Z">
                <w:pPr/>
              </w:pPrChange>
            </w:pPr>
            <w:ins w:id="104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4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44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28407A5" w14:textId="5CB515B9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4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46" w:author="ANDRE LUIS AGUIAR DO NASCIMENTO" w:date="2025-06-14T01:38:00Z">
                <w:pPr/>
              </w:pPrChange>
            </w:pPr>
            <w:ins w:id="104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4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armazenar os resultados do monitoramento (duração, repetições, etc.) no banco de dados.</w:t>
              </w:r>
            </w:ins>
          </w:p>
        </w:tc>
      </w:tr>
      <w:tr w:rsidR="7F5E4DFA" w14:paraId="42535665" w14:textId="77777777" w:rsidTr="5C41E85D">
        <w:trPr>
          <w:trHeight w:val="315"/>
          <w:jc w:val="center"/>
          <w:ins w:id="1049" w:author="HUGO SAMUEL DE LIMA OLIVEIRA" w:date="2025-06-14T01:24:00Z"/>
          <w:trPrChange w:id="1050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51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8378D11" w14:textId="6A956EC0" w:rsidR="7F5E4DFA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05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53" w:author="ANDRE LUIS AGUIAR DO NASCIMENTO" w:date="2025-06-14T01:38:00Z">
                <w:pPr/>
              </w:pPrChange>
            </w:pPr>
            <w:ins w:id="105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05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</w:t>
              </w:r>
            </w:ins>
          </w:p>
          <w:p w14:paraId="73C02A19" w14:textId="406B73DC" w:rsidR="333DFDA4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056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57" w:author="ANDRE LUIS AGUIAR DO NASCIMENTO" w:date="2025-06-14T01:38:00Z">
                <w:pPr/>
              </w:pPrChange>
            </w:pPr>
            <w:ins w:id="1058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059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</w:tr>
      <w:tr w:rsidR="7F5E4DFA" w14:paraId="7F01BDD5" w14:textId="77777777" w:rsidTr="5C41E85D">
        <w:trPr>
          <w:trHeight w:val="315"/>
          <w:jc w:val="center"/>
          <w:ins w:id="1060" w:author="HUGO SAMUEL DE LIMA OLIVEIRA" w:date="2025-06-14T01:24:00Z"/>
          <w:trPrChange w:id="1061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62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B08E8D0" w14:textId="2E52664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6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64" w:author="ANDRE LUIS AGUIAR DO NASCIMENTO" w:date="2025-06-14T01:38:00Z">
                <w:pPr/>
              </w:pPrChange>
            </w:pPr>
            <w:ins w:id="106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6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RF3.1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67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3A3B690" w14:textId="3596497A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6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69" w:author="ANDRE LUIS AGUIAR DO NASCIMENTO" w:date="2025-06-14T01:38:00Z">
                <w:pPr/>
              </w:pPrChange>
            </w:pPr>
            <w:ins w:id="107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7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72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6D946AE0" w14:textId="19271825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7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74" w:author="ANDRE LUIS AGUIAR DO NASCIMENTO" w:date="2025-06-14T01:38:00Z">
                <w:pPr/>
              </w:pPrChange>
            </w:pPr>
            <w:ins w:id="107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7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O sistema deve permitir o registro de dados de </w:t>
              </w:r>
              <w:proofErr w:type="spellStart"/>
              <w:r w:rsidRPr="5C41E85D">
                <w:rPr>
                  <w:rFonts w:ascii="Times New Roman" w:eastAsia="Times New Roman" w:hAnsi="Times New Roman" w:cs="Times New Roman"/>
                  <w:rPrChange w:id="107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cardio</w:t>
              </w:r>
              <w:proofErr w:type="spellEnd"/>
              <w:r w:rsidRPr="5C41E85D">
                <w:rPr>
                  <w:rFonts w:ascii="Times New Roman" w:eastAsia="Times New Roman" w:hAnsi="Times New Roman" w:cs="Times New Roman"/>
                  <w:rPrChange w:id="107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, peso e medidas corporais.</w:t>
              </w:r>
            </w:ins>
          </w:p>
        </w:tc>
      </w:tr>
      <w:tr w:rsidR="7F5E4DFA" w14:paraId="263F7137" w14:textId="77777777" w:rsidTr="5C41E85D">
        <w:trPr>
          <w:trHeight w:val="315"/>
          <w:jc w:val="center"/>
          <w:ins w:id="1079" w:author="HUGO SAMUEL DE LIMA OLIVEIRA" w:date="2025-06-14T01:24:00Z"/>
          <w:trPrChange w:id="1080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81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B2DC47A" w14:textId="35BDE1B0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8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83" w:author="ANDRE LUIS AGUIAR DO NASCIMENTO" w:date="2025-06-14T01:38:00Z">
                <w:pPr/>
              </w:pPrChange>
            </w:pPr>
            <w:ins w:id="108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8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RF3.2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86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626D268" w14:textId="16C2F557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8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88" w:author="ANDRE LUIS AGUIAR DO NASCIMENTO" w:date="2025-06-14T01:38:00Z">
                <w:pPr/>
              </w:pPrChange>
            </w:pPr>
            <w:ins w:id="108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9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91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662D2C78" w14:textId="28651F0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9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93" w:author="ANDRE LUIS AGUIAR DO NASCIMENTO" w:date="2025-06-14T01:38:00Z">
                <w:pPr/>
              </w:pPrChange>
            </w:pPr>
            <w:ins w:id="109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9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o registro de dados via imagem (OCR simulado) e também de forma manual.</w:t>
              </w:r>
            </w:ins>
          </w:p>
        </w:tc>
      </w:tr>
      <w:tr w:rsidR="7F5E4DFA" w14:paraId="5821D502" w14:textId="77777777" w:rsidTr="5C41E85D">
        <w:trPr>
          <w:trHeight w:val="315"/>
          <w:jc w:val="center"/>
          <w:ins w:id="1096" w:author="HUGO SAMUEL DE LIMA OLIVEIRA" w:date="2025-06-14T01:24:00Z"/>
          <w:trPrChange w:id="1097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98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A3FB773" w14:textId="098412E2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9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00" w:author="ANDRE LUIS AGUIAR DO NASCIMENTO" w:date="2025-06-14T01:38:00Z">
                <w:pPr/>
              </w:pPrChange>
            </w:pPr>
            <w:ins w:id="110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0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RF3.3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03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DF41EE3" w14:textId="56C7F8A4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0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05" w:author="ANDRE LUIS AGUIAR DO NASCIMENTO" w:date="2025-06-14T01:38:00Z">
                <w:pPr/>
              </w:pPrChange>
            </w:pPr>
            <w:ins w:id="110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0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08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0E592CD4" w14:textId="2E91FD5D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0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10" w:author="ANDRE LUIS AGUIAR DO NASCIMENTO" w:date="2025-06-14T01:38:00Z">
                <w:pPr/>
              </w:pPrChange>
            </w:pPr>
            <w:ins w:id="111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1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O sistema deve permitir adicionar registros de </w:t>
              </w:r>
              <w:proofErr w:type="spellStart"/>
              <w:r w:rsidRPr="5C41E85D">
                <w:rPr>
                  <w:rFonts w:ascii="Times New Roman" w:eastAsia="Times New Roman" w:hAnsi="Times New Roman" w:cs="Times New Roman"/>
                  <w:rPrChange w:id="111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cardio</w:t>
              </w:r>
              <w:proofErr w:type="spellEnd"/>
              <w:r w:rsidRPr="5C41E85D">
                <w:rPr>
                  <w:rFonts w:ascii="Times New Roman" w:eastAsia="Times New Roman" w:hAnsi="Times New Roman" w:cs="Times New Roman"/>
                  <w:rPrChange w:id="1114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 (data, tipo, distância, tempo).</w:t>
              </w:r>
            </w:ins>
          </w:p>
        </w:tc>
      </w:tr>
      <w:tr w:rsidR="7F5E4DFA" w14:paraId="2F581BA3" w14:textId="77777777" w:rsidTr="5C41E85D">
        <w:trPr>
          <w:trHeight w:val="315"/>
          <w:jc w:val="center"/>
          <w:ins w:id="1115" w:author="HUGO SAMUEL DE LIMA OLIVEIRA" w:date="2025-06-14T01:24:00Z"/>
          <w:trPrChange w:id="1116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17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C8438AE" w14:textId="488DC8F3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1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19" w:author="ANDRE LUIS AGUIAR DO NASCIMENTO" w:date="2025-06-14T01:38:00Z">
                <w:pPr/>
              </w:pPrChange>
            </w:pPr>
            <w:ins w:id="112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2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RF3.4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22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2E4D7A5" w14:textId="388C75E4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2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24" w:author="ANDRE LUIS AGUIAR DO NASCIMENTO" w:date="2025-06-14T01:38:00Z">
                <w:pPr/>
              </w:pPrChange>
            </w:pPr>
            <w:ins w:id="112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2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27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5A56F55" w14:textId="63D483AE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2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29" w:author="ANDRE LUIS AGUIAR DO NASCIMENTO" w:date="2025-06-14T01:38:00Z">
                <w:pPr/>
              </w:pPrChange>
            </w:pPr>
            <w:ins w:id="113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3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adicionar registros de peso (data, valor em kg).</w:t>
              </w:r>
            </w:ins>
          </w:p>
        </w:tc>
      </w:tr>
      <w:tr w:rsidR="7F5E4DFA" w14:paraId="4978A67C" w14:textId="77777777" w:rsidTr="5C41E85D">
        <w:trPr>
          <w:trHeight w:val="315"/>
          <w:jc w:val="center"/>
          <w:ins w:id="1132" w:author="HUGO SAMUEL DE LIMA OLIVEIRA" w:date="2025-06-14T01:24:00Z"/>
          <w:trPrChange w:id="1133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34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3C5BA82" w14:textId="6501A60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3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36" w:author="ANDRE LUIS AGUIAR DO NASCIMENTO" w:date="2025-06-14T01:38:00Z">
                <w:pPr/>
              </w:pPrChange>
            </w:pPr>
            <w:ins w:id="113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3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RF3.5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39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BDE939E" w14:textId="662D664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4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41" w:author="ANDRE LUIS AGUIAR DO NASCIMENTO" w:date="2025-06-14T01:38:00Z">
                <w:pPr/>
              </w:pPrChange>
            </w:pPr>
            <w:ins w:id="114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4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44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85714B4" w14:textId="15F405DD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4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46" w:author="ANDRE LUIS AGUIAR DO NASCIMENTO" w:date="2025-06-14T01:38:00Z">
                <w:pPr/>
              </w:pPrChange>
            </w:pPr>
            <w:ins w:id="114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4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adicionar registros de medidas corporais (data, tipo, valor em cm).</w:t>
              </w:r>
            </w:ins>
          </w:p>
        </w:tc>
      </w:tr>
      <w:tr w:rsidR="7F5E4DFA" w14:paraId="0F2FBED3" w14:textId="77777777" w:rsidTr="5C41E85D">
        <w:trPr>
          <w:trHeight w:val="315"/>
          <w:jc w:val="center"/>
          <w:ins w:id="1149" w:author="HUGO SAMUEL DE LIMA OLIVEIRA" w:date="2025-06-14T01:24:00Z"/>
          <w:trPrChange w:id="1150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51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3498514" w14:textId="3FD648DC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5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53" w:author="ANDRE LUIS AGUIAR DO NASCIMENTO" w:date="2025-06-14T01:38:00Z">
                <w:pPr/>
              </w:pPrChange>
            </w:pPr>
            <w:ins w:id="115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5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RF3.6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56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5EACF75" w14:textId="23E632E1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5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58" w:author="ANDRE LUIS AGUIAR DO NASCIMENTO" w:date="2025-06-14T01:38:00Z">
                <w:pPr/>
              </w:pPrChange>
            </w:pPr>
            <w:ins w:id="115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6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61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4A9D9CFE" w14:textId="5320B63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6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63" w:author="ANDRE LUIS AGUIAR DO NASCIMENTO" w:date="2025-06-14T01:38:00Z">
                <w:pPr/>
              </w:pPrChange>
            </w:pPr>
            <w:ins w:id="116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6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visualizar o progresso dos dados registrados em gráficos de evolução.</w:t>
              </w:r>
            </w:ins>
          </w:p>
        </w:tc>
      </w:tr>
      <w:tr w:rsidR="7F5E4DFA" w14:paraId="13840EAC" w14:textId="77777777" w:rsidTr="5C41E85D">
        <w:trPr>
          <w:trHeight w:val="315"/>
          <w:jc w:val="center"/>
          <w:ins w:id="1166" w:author="HUGO SAMUEL DE LIMA OLIVEIRA" w:date="2025-06-14T01:24:00Z"/>
          <w:trPrChange w:id="1167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68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70DD6CD" w14:textId="5ED6B24D" w:rsidR="7F5E4DFA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16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70" w:author="ANDRE LUIS AGUIAR DO NASCIMENTO" w:date="2025-06-14T01:38:00Z">
                <w:pPr/>
              </w:pPrChange>
            </w:pPr>
            <w:ins w:id="117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17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RF4</w:t>
              </w:r>
            </w:ins>
          </w:p>
          <w:p w14:paraId="4666D46D" w14:textId="53453527" w:rsidR="333DFDA4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17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74" w:author="ANDRE LUIS AGUIAR DO NASCIMENTO" w:date="2025-06-14T01:38:00Z">
                <w:pPr/>
              </w:pPrChange>
            </w:pPr>
            <w:ins w:id="117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17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Geração de Ideias e Dicas Fitness com IA</w:t>
              </w:r>
            </w:ins>
          </w:p>
        </w:tc>
      </w:tr>
      <w:tr w:rsidR="7F5E4DFA" w14:paraId="632370FF" w14:textId="77777777" w:rsidTr="5C41E85D">
        <w:trPr>
          <w:trHeight w:val="315"/>
          <w:jc w:val="center"/>
          <w:ins w:id="1177" w:author="HUGO SAMUEL DE LIMA OLIVEIRA" w:date="2025-06-14T01:24:00Z"/>
          <w:trPrChange w:id="1178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79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71FA9C7" w14:textId="7C287025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8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81" w:author="ANDRE LUIS AGUIAR DO NASCIMENTO" w:date="2025-06-14T01:38:00Z">
                <w:pPr/>
              </w:pPrChange>
            </w:pPr>
            <w:ins w:id="118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8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RF4.1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84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36A1B24" w14:textId="2CB8AD41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8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86" w:author="ANDRE LUIS AGUIAR DO NASCIMENTO" w:date="2025-06-14T01:38:00Z">
                <w:pPr/>
              </w:pPrChange>
            </w:pPr>
            <w:ins w:id="118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8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Geração de Ideias e Dicas Fitness com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89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FA35292" w14:textId="432AF83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9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91" w:author="ANDRE LUIS AGUIAR DO NASCIMENTO" w:date="2025-06-14T01:38:00Z">
                <w:pPr/>
              </w:pPrChange>
            </w:pPr>
            <w:ins w:id="119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9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obter uma "Dica Fitness do Dia" gerada por IA.</w:t>
              </w:r>
            </w:ins>
          </w:p>
        </w:tc>
      </w:tr>
      <w:tr w:rsidR="7F5E4DFA" w14:paraId="7601540D" w14:textId="77777777" w:rsidTr="5C41E85D">
        <w:trPr>
          <w:trHeight w:val="315"/>
          <w:jc w:val="center"/>
          <w:ins w:id="1194" w:author="HUGO SAMUEL DE LIMA OLIVEIRA" w:date="2025-06-14T01:24:00Z"/>
          <w:trPrChange w:id="1195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96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8DB867F" w14:textId="1666C4F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9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98" w:author="ANDRE LUIS AGUIAR DO NASCIMENTO" w:date="2025-06-14T01:38:00Z">
                <w:pPr/>
              </w:pPrChange>
            </w:pPr>
            <w:ins w:id="119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0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RF4.2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01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E458F41" w14:textId="0B1BE9A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0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03" w:author="ANDRE LUIS AGUIAR DO NASCIMENTO" w:date="2025-06-14T01:38:00Z">
                <w:pPr/>
              </w:pPrChange>
            </w:pPr>
            <w:ins w:id="120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0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Geração de Ideias e Dicas Fitness com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206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4D34B79" w14:textId="0F5879EC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0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08" w:author="ANDRE LUIS AGUIAR DO NASCIMENTO" w:date="2025-06-14T01:38:00Z">
                <w:pPr/>
              </w:pPrChange>
            </w:pPr>
            <w:ins w:id="120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1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gerar ideias de treino personalizadas com base em um prompt.</w:t>
              </w:r>
            </w:ins>
          </w:p>
        </w:tc>
      </w:tr>
      <w:tr w:rsidR="7F5E4DFA" w14:paraId="514A2789" w14:textId="77777777" w:rsidTr="5C41E85D">
        <w:trPr>
          <w:trHeight w:val="315"/>
          <w:jc w:val="center"/>
          <w:ins w:id="1211" w:author="HUGO SAMUEL DE LIMA OLIVEIRA" w:date="2025-06-14T01:24:00Z"/>
          <w:trPrChange w:id="1212" w:author="HUGO SAMUEL DE LIMA OLIVEIRA" w:date="2025-06-13T22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13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6E07420" w14:textId="0FA8F44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1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15" w:author="ANDRE LUIS AGUIAR DO NASCIMENTO" w:date="2025-06-14T01:38:00Z">
                <w:pPr/>
              </w:pPrChange>
            </w:pPr>
            <w:ins w:id="121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1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RF4.3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18" w:author="HUGO SAMUEL DE LIMA OLIVEIRA" w:date="2025-06-13T22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50A34AE" w14:textId="4FC63787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1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20" w:author="ANDRE LUIS AGUIAR DO NASCIMENTO" w:date="2025-06-14T01:38:00Z">
                <w:pPr/>
              </w:pPrChange>
            </w:pPr>
            <w:ins w:id="122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2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Geração de Ideias e Dicas Fitness com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223" w:author="HUGO SAMUEL DE LIMA OLIVEIRA" w:date="2025-06-13T22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C719537" w14:textId="685F9C71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2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25" w:author="ANDRE LUIS AGUIAR DO NASCIMENTO" w:date="2025-06-14T01:38:00Z">
                <w:pPr/>
              </w:pPrChange>
            </w:pPr>
            <w:ins w:id="122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2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armazenar as sugestões geradas para consulta e histórico.</w:t>
              </w:r>
            </w:ins>
          </w:p>
        </w:tc>
      </w:tr>
    </w:tbl>
    <w:p w14:paraId="075E0922" w14:textId="26ADFBBD" w:rsidR="646DE40C" w:rsidRDefault="646DE40C" w:rsidP="646DE40C">
      <w:pPr>
        <w:rPr>
          <w:ins w:id="1228" w:author="ANDRE LUIS AGUIAR DO NASCIMENTO" w:date="2025-06-12T13:25:00Z"/>
          <w:rPrChange w:id="1229" w:author="HUGO SAMUEL DE LIMA OLIVEIRA" w:date="2025-06-14T01:23:00Z">
            <w:rPr>
              <w:ins w:id="1230" w:author="ANDRE LUIS AGUIAR DO NASCIMENTO" w:date="2025-06-12T13:25:00Z"/>
              <w:rFonts w:ascii="Aptos" w:eastAsia="Aptos" w:hAnsi="Aptos" w:cs="Aptos"/>
              <w:b/>
              <w:bCs/>
              <w:color w:val="1B1C1D"/>
              <w:sz w:val="28"/>
              <w:szCs w:val="28"/>
            </w:rPr>
          </w:rPrChange>
        </w:rPr>
      </w:pPr>
    </w:p>
    <w:p w14:paraId="2D7EC512" w14:textId="666B427C" w:rsidR="5CBB26EB" w:rsidRPr="001F772C" w:rsidRDefault="5CBB26EB">
      <w:pPr>
        <w:pStyle w:val="Ttulo4"/>
        <w:spacing w:before="0" w:after="120" w:line="276" w:lineRule="auto"/>
        <w:jc w:val="both"/>
        <w:rPr>
          <w:ins w:id="1231" w:author="ANDRE LUIS AGUIAR DO NASCIMENTO" w:date="2025-06-12T14:20:00Z"/>
          <w:del w:id="1232" w:author="HUGO SAMUEL DE LIMA OLIVEIRA" w:date="2025-06-14T01:22:00Z"/>
          <w:rFonts w:ascii="Times New Roman" w:eastAsia="Times New Roman" w:hAnsi="Times New Roman" w:cs="Times New Roman"/>
          <w:b/>
          <w:bCs/>
          <w:color w:val="1B1C1D"/>
          <w:rPrChange w:id="1233" w:author="WESLEY DOS SANTOS GATINHO" w:date="2025-06-13T20:43:00Z">
            <w:rPr>
              <w:ins w:id="1234" w:author="ANDRE LUIS AGUIAR DO NASCIMENTO" w:date="2025-06-12T14:20:00Z"/>
              <w:del w:id="1235" w:author="HUGO SAMUEL DE LIMA OLIVEIRA" w:date="2025-06-14T01:22:00Z"/>
              <w:rFonts w:ascii="Aptos" w:eastAsia="Aptos" w:hAnsi="Aptos" w:cs="Aptos"/>
              <w:b/>
              <w:bCs/>
              <w:color w:val="1B1C1D"/>
            </w:rPr>
          </w:rPrChange>
        </w:rPr>
        <w:pPrChange w:id="1236" w:author="WESLEY DOS SANTOS GATINHO" w:date="2025-06-13T20:45:00Z">
          <w:pPr/>
        </w:pPrChange>
      </w:pPr>
    </w:p>
    <w:p w14:paraId="68C5153E" w14:textId="75AF4821" w:rsidR="5CBB26EB" w:rsidRPr="001F772C" w:rsidRDefault="0E577F65">
      <w:pPr>
        <w:pStyle w:val="Ttulo4"/>
        <w:spacing w:before="480" w:after="120" w:line="276" w:lineRule="auto"/>
        <w:jc w:val="both"/>
        <w:rPr>
          <w:ins w:id="1237" w:author="ANDRE LUIS AGUIAR DO NASCIMENTO" w:date="2025-06-12T14:20:00Z"/>
          <w:rFonts w:ascii="Times New Roman" w:eastAsia="Times New Roman" w:hAnsi="Times New Roman" w:cs="Times New Roman"/>
          <w:b/>
          <w:bCs/>
          <w:color w:val="1B1C1D"/>
          <w:rPrChange w:id="1238" w:author="WESLEY DOS SANTOS GATINHO" w:date="2025-06-13T20:43:00Z">
            <w:rPr>
              <w:ins w:id="1239" w:author="ANDRE LUIS AGUIAR DO NASCIMENTO" w:date="2025-06-12T14:20:00Z"/>
              <w:rFonts w:ascii="Aptos" w:eastAsia="Aptos" w:hAnsi="Aptos" w:cs="Aptos"/>
              <w:b/>
              <w:bCs/>
              <w:color w:val="1B1C1D"/>
            </w:rPr>
          </w:rPrChange>
        </w:rPr>
        <w:pPrChange w:id="1240" w:author="WESLEY DOS SANTOS GATINHO" w:date="2025-06-13T20:45:00Z">
          <w:pPr/>
        </w:pPrChange>
      </w:pPr>
      <w:bookmarkStart w:id="1241" w:name="_Toc200628342"/>
      <w:bookmarkStart w:id="1242" w:name="_Toc1532116332"/>
      <w:bookmarkStart w:id="1243" w:name="_Toc874369654"/>
      <w:ins w:id="1244" w:author="ANDRE LUIS AGUIAR DO NASCIMENTO" w:date="2025-06-12T14:20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1245" w:author="WESLEY DOS SANTOS GATINHO" w:date="2025-06-13T20:43:00Z">
              <w:rPr>
                <w:rFonts w:ascii="Aptos" w:eastAsia="Aptos" w:hAnsi="Aptos" w:cs="Aptos"/>
                <w:b/>
                <w:bCs/>
                <w:i/>
                <w:iCs/>
                <w:color w:val="1B1C1D"/>
              </w:rPr>
            </w:rPrChange>
          </w:rPr>
          <w:t>3.2</w:t>
        </w:r>
        <w:del w:id="1246" w:author="WESLEY DOS SANTOS GATINHO" w:date="2025-06-13T19:06:00Z">
          <w:r w:rsidR="5CBB26EB" w:rsidRPr="7B0E7946" w:rsidDel="0E577F65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1247" w:author="WESLEY DOS SANTOS GATINHO" w:date="2025-06-13T20:43:00Z">
                <w:rPr>
                  <w:rFonts w:ascii="Aptos" w:eastAsia="Aptos" w:hAnsi="Aptos" w:cs="Aptos"/>
                  <w:b/>
                  <w:bCs/>
                  <w:i/>
                  <w:i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1248" w:author="WESLEY DOS SANTOS GATINHO" w:date="2025-06-13T20:43:00Z">
              <w:rPr>
                <w:rFonts w:ascii="Aptos" w:eastAsia="Aptos" w:hAnsi="Aptos" w:cs="Aptos"/>
                <w:b/>
                <w:bCs/>
                <w:i/>
                <w:iCs/>
                <w:color w:val="1B1C1D"/>
              </w:rPr>
            </w:rPrChange>
          </w:rPr>
          <w:t xml:space="preserve"> Requisitos Não Funcionais (RNF)</w:t>
        </w:r>
        <w:bookmarkEnd w:id="1241"/>
        <w:bookmarkEnd w:id="1242"/>
        <w:bookmarkEnd w:id="1243"/>
      </w:ins>
    </w:p>
    <w:p w14:paraId="18983BE8" w14:textId="6C6F5331" w:rsidR="32D8D33D" w:rsidRPr="001F772C" w:rsidDel="00411B3C" w:rsidRDefault="32D8D33D">
      <w:pPr>
        <w:spacing w:line="276" w:lineRule="auto"/>
        <w:jc w:val="both"/>
        <w:rPr>
          <w:del w:id="1249" w:author="ANDRE LUIS AGUIAR DO NASCIMENTO" w:date="2025-06-12T14:23:00Z"/>
          <w:rFonts w:ascii="Times New Roman" w:eastAsia="Times New Roman" w:hAnsi="Times New Roman" w:cs="Times New Roman"/>
        </w:rPr>
        <w:pPrChange w:id="1250" w:author="WESLEY DOS SANTOS GATINHO" w:date="2025-06-13T20:45:00Z">
          <w:pPr>
            <w:spacing w:line="360" w:lineRule="auto"/>
            <w:jc w:val="both"/>
          </w:pPr>
        </w:pPrChange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  <w:tblPrChange w:id="1251" w:author="HUGO SAMUEL DE LIMA OLIVEIRA" w:date="2025-06-14T01:27:00Z">
          <w:tblPr>
            <w:tblStyle w:val="Tabelacomgrade"/>
            <w:tblW w:w="0" w:type="nil"/>
            <w:tblLook w:val="06A0" w:firstRow="1" w:lastRow="0" w:firstColumn="1" w:lastColumn="0" w:noHBand="1" w:noVBand="1"/>
          </w:tblPr>
        </w:tblPrChange>
      </w:tblPr>
      <w:tblGrid>
        <w:gridCol w:w="1695"/>
        <w:gridCol w:w="2790"/>
        <w:gridCol w:w="4702"/>
        <w:tblGridChange w:id="1252">
          <w:tblGrid>
            <w:gridCol w:w="1695"/>
            <w:gridCol w:w="1695"/>
            <w:gridCol w:w="1785"/>
            <w:gridCol w:w="4012"/>
          </w:tblGrid>
        </w:tblGridChange>
      </w:tblGrid>
      <w:tr w:rsidR="1885F60C" w14:paraId="228703DC" w14:textId="77777777" w:rsidTr="5C41E85D">
        <w:trPr>
          <w:trHeight w:val="345"/>
          <w:jc w:val="center"/>
          <w:ins w:id="1253" w:author="HUGO SAMUEL DE LIMA OLIVEIRA" w:date="2025-06-14T01:26:00Z"/>
          <w:trPrChange w:id="1254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55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BF6E313" w14:textId="469011FA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256" w:author="ANDRE LUIS AGUIAR DO NASCIMENTO" w:date="2025-06-14T01:45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57" w:author="HUGO SAMUEL DE LIMA OLIVEIRA" w:date="2025-06-14T01:38:00Z">
                <w:pPr/>
              </w:pPrChange>
            </w:pPr>
            <w:ins w:id="1258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259" w:author="ANDRE LUIS AGUIAR DO NASCIMENTO" w:date="2025-06-14T01:45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RNF1</w:t>
              </w:r>
            </w:ins>
          </w:p>
          <w:p w14:paraId="133BDDB2" w14:textId="603BFDB1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260" w:author="ANDRE LUIS AGUIAR DO NASCIMENTO" w:date="2025-06-14T01:45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61" w:author="HUGO SAMUEL DE LIMA OLIVEIRA" w:date="2025-06-14T01:38:00Z">
                <w:pPr/>
              </w:pPrChange>
            </w:pPr>
            <w:ins w:id="126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263" w:author="ANDRE LUIS AGUIAR DO NASCIMENTO" w:date="2025-06-14T01:45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Performance</w:t>
              </w:r>
            </w:ins>
          </w:p>
        </w:tc>
      </w:tr>
      <w:tr w:rsidR="1885F60C" w14:paraId="633ED7DE" w14:textId="77777777" w:rsidTr="5C41E85D">
        <w:trPr>
          <w:trHeight w:val="315"/>
          <w:jc w:val="center"/>
          <w:ins w:id="1264" w:author="HUGO SAMUEL DE LIMA OLIVEIRA" w:date="2025-06-14T01:26:00Z"/>
          <w:trPrChange w:id="1265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6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B880939" w14:textId="1826D036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267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68" w:author="HUGO SAMUEL DE LIMA OLIVEIRA" w:date="2025-06-14T01:38:00Z">
                <w:pPr/>
              </w:pPrChange>
            </w:pPr>
            <w:ins w:id="126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27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RNF1.</w:t>
              </w:r>
            </w:ins>
            <w:ins w:id="1271" w:author="HUGO SAMUEL DE LIMA OLIVEIRA" w:date="2025-06-14T01:35:00Z">
              <w:r w:rsidR="677913BB" w:rsidRPr="5C41E85D">
                <w:rPr>
                  <w:rFonts w:ascii="Times New Roman" w:eastAsia="Times New Roman" w:hAnsi="Times New Roman" w:cs="Times New Roman"/>
                  <w:rPrChange w:id="127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73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E555423" w14:textId="125D460D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274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75" w:author="HUGO SAMUEL DE LIMA OLIVEIRA" w:date="2025-06-14T01:38:00Z">
                <w:pPr/>
              </w:pPrChange>
            </w:pPr>
            <w:ins w:id="1276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277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Performance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278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751D2EE3" w14:textId="6B832A62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279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80" w:author="HUGO SAMUEL DE LIMA OLIVEIRA" w:date="2025-06-14T01:39:00Z">
                <w:pPr/>
              </w:pPrChange>
            </w:pPr>
            <w:ins w:id="128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28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O tempo de processamento de imagem (OCR) deve ser inferior a </w:t>
              </w:r>
            </w:ins>
            <w:ins w:id="1283" w:author="HUGO SAMUEL DE LIMA OLIVEIRA" w:date="2025-06-14T01:28:00Z">
              <w:r w:rsidR="65D0D3A3" w:rsidRPr="5C41E85D">
                <w:rPr>
                  <w:rFonts w:ascii="Times New Roman" w:eastAsia="Times New Roman" w:hAnsi="Times New Roman" w:cs="Times New Roman"/>
                  <w:rPrChange w:id="1284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45</w:t>
              </w:r>
            </w:ins>
            <w:ins w:id="128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286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 segundos.</w:t>
              </w:r>
            </w:ins>
          </w:p>
        </w:tc>
      </w:tr>
      <w:tr w:rsidR="1885F60C" w14:paraId="6E6FC444" w14:textId="77777777" w:rsidTr="5C41E85D">
        <w:trPr>
          <w:trHeight w:val="315"/>
          <w:jc w:val="center"/>
          <w:ins w:id="1287" w:author="HUGO SAMUEL DE LIMA OLIVEIRA" w:date="2025-06-14T01:26:00Z"/>
          <w:trPrChange w:id="1288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89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78FC40E" w14:textId="6559C3B9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290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91" w:author="HUGO SAMUEL DE LIMA OLIVEIRA" w:date="2025-06-14T01:38:00Z">
                <w:pPr/>
              </w:pPrChange>
            </w:pPr>
            <w:ins w:id="129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29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lastRenderedPageBreak/>
                <w:t>RNF1.</w:t>
              </w:r>
            </w:ins>
            <w:ins w:id="1294" w:author="HUGO SAMUEL DE LIMA OLIVEIRA" w:date="2025-06-14T01:35:00Z">
              <w:r w:rsidR="0A03F57B" w:rsidRPr="5C41E85D">
                <w:rPr>
                  <w:rFonts w:ascii="Times New Roman" w:eastAsia="Times New Roman" w:hAnsi="Times New Roman" w:cs="Times New Roman"/>
                  <w:rPrChange w:id="129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2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9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C03A4CE" w14:textId="7E0BA715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297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98" w:author="HUGO SAMUEL DE LIMA OLIVEIRA" w:date="2025-06-14T01:38:00Z">
                <w:pPr/>
              </w:pPrChange>
            </w:pPr>
            <w:ins w:id="129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0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Performance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301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E8EB38D" w14:textId="16E9B229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02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03" w:author="HUGO SAMUEL DE LIMA OLIVEIRA" w:date="2025-06-14T01:39:00Z">
                <w:pPr/>
              </w:pPrChange>
            </w:pPr>
            <w:ins w:id="130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0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A geração de dicas e treinos por IA deve ser inferior a </w:t>
              </w:r>
            </w:ins>
            <w:ins w:id="1306" w:author="HUGO SAMUEL DE LIMA OLIVEIRA" w:date="2025-06-14T01:28:00Z">
              <w:r w:rsidR="02046112" w:rsidRPr="5C41E85D">
                <w:rPr>
                  <w:rFonts w:ascii="Times New Roman" w:eastAsia="Times New Roman" w:hAnsi="Times New Roman" w:cs="Times New Roman"/>
                  <w:rPrChange w:id="1307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20</w:t>
              </w:r>
            </w:ins>
            <w:ins w:id="1308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09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 segundos.</w:t>
              </w:r>
            </w:ins>
          </w:p>
        </w:tc>
      </w:tr>
      <w:tr w:rsidR="1885F60C" w14:paraId="2F814046" w14:textId="77777777" w:rsidTr="5C41E85D">
        <w:trPr>
          <w:trHeight w:val="315"/>
          <w:jc w:val="center"/>
          <w:ins w:id="1310" w:author="HUGO SAMUEL DE LIMA OLIVEIRA" w:date="2025-06-14T01:26:00Z"/>
          <w:trPrChange w:id="1311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12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72C511C" w14:textId="249B3746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13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14" w:author="HUGO SAMUEL DE LIMA OLIVEIRA" w:date="2025-06-14T01:38:00Z">
                <w:pPr/>
              </w:pPrChange>
            </w:pPr>
            <w:ins w:id="131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16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RNF1.</w:t>
              </w:r>
            </w:ins>
            <w:ins w:id="1317" w:author="HUGO SAMUEL DE LIMA OLIVEIRA" w:date="2025-06-14T01:35:00Z">
              <w:r w:rsidR="0A03F57B" w:rsidRPr="5C41E85D">
                <w:rPr>
                  <w:rFonts w:ascii="Times New Roman" w:eastAsia="Times New Roman" w:hAnsi="Times New Roman" w:cs="Times New Roman"/>
                  <w:rPrChange w:id="131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3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19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2D9BC6F" w14:textId="5FE20685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20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21" w:author="HUGO SAMUEL DE LIMA OLIVEIRA" w:date="2025-06-14T01:38:00Z">
                <w:pPr/>
              </w:pPrChange>
            </w:pPr>
            <w:ins w:id="132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2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Performance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324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380D6837" w14:textId="49F38210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25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26" w:author="HUGO SAMUEL DE LIMA OLIVEIRA" w:date="2025-06-14T01:39:00Z">
                <w:pPr/>
              </w:pPrChange>
            </w:pPr>
            <w:ins w:id="132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2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O carregamento de históricos e gráficos de progresso deve ser ágil (inferior a </w:t>
              </w:r>
            </w:ins>
            <w:ins w:id="1329" w:author="HUGO SAMUEL DE LIMA OLIVEIRA" w:date="2025-06-14T01:29:00Z">
              <w:r w:rsidR="59F011BA" w:rsidRPr="5C41E85D">
                <w:rPr>
                  <w:rFonts w:ascii="Times New Roman" w:eastAsia="Times New Roman" w:hAnsi="Times New Roman" w:cs="Times New Roman"/>
                  <w:rPrChange w:id="133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20</w:t>
              </w:r>
            </w:ins>
            <w:ins w:id="1331" w:author="HUGO SAMUEL DE LIMA OLIVEIRA" w:date="2025-06-14T01:26:00Z">
              <w:r w:rsidR="7CFB1D26" w:rsidRPr="5C41E85D">
                <w:rPr>
                  <w:rFonts w:ascii="Times New Roman" w:eastAsia="Times New Roman" w:hAnsi="Times New Roman" w:cs="Times New Roman"/>
                  <w:rPrChange w:id="133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 segundo</w:t>
              </w:r>
            </w:ins>
            <w:ins w:id="1333" w:author="HUGO SAMUEL DE LIMA OLIVEIRA" w:date="2025-06-14T01:29:00Z">
              <w:r w:rsidR="24C7C5B2" w:rsidRPr="5C41E85D">
                <w:rPr>
                  <w:rFonts w:ascii="Times New Roman" w:eastAsia="Times New Roman" w:hAnsi="Times New Roman" w:cs="Times New Roman"/>
                  <w:rPrChange w:id="1334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s</w:t>
              </w:r>
            </w:ins>
            <w:ins w:id="133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36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).</w:t>
              </w:r>
            </w:ins>
          </w:p>
        </w:tc>
      </w:tr>
      <w:tr w:rsidR="1885F60C" w14:paraId="50CD3F22" w14:textId="77777777" w:rsidTr="5C41E85D">
        <w:trPr>
          <w:trHeight w:val="315"/>
          <w:jc w:val="center"/>
          <w:ins w:id="1337" w:author="HUGO SAMUEL DE LIMA OLIVEIRA" w:date="2025-06-14T01:26:00Z"/>
          <w:trPrChange w:id="1338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39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0370B63" w14:textId="71A72966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340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41" w:author="HUGO SAMUEL DE LIMA OLIVEIRA" w:date="2025-06-14T01:38:00Z">
                <w:pPr/>
              </w:pPrChange>
            </w:pPr>
            <w:ins w:id="134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343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RNF2</w:t>
              </w:r>
            </w:ins>
          </w:p>
          <w:p w14:paraId="25297DA2" w14:textId="1D0BCFE5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344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45" w:author="HUGO SAMUEL DE LIMA OLIVEIRA" w:date="2025-06-14T01:38:00Z">
                <w:pPr/>
              </w:pPrChange>
            </w:pPr>
            <w:ins w:id="1346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347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Segurança</w:t>
              </w:r>
            </w:ins>
          </w:p>
        </w:tc>
      </w:tr>
      <w:tr w:rsidR="1885F60C" w14:paraId="64E6D791" w14:textId="77777777" w:rsidTr="5C41E85D">
        <w:trPr>
          <w:trHeight w:val="315"/>
          <w:jc w:val="center"/>
          <w:ins w:id="1348" w:author="HUGO SAMUEL DE LIMA OLIVEIRA" w:date="2025-06-14T01:26:00Z"/>
          <w:trPrChange w:id="1349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50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8061EA5" w14:textId="4B257249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51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52" w:author="HUGO SAMUEL DE LIMA OLIVEIRA" w:date="2025-06-14T01:38:00Z">
                <w:pPr/>
              </w:pPrChange>
            </w:pPr>
            <w:ins w:id="1353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54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RNF2.</w:t>
              </w:r>
            </w:ins>
            <w:ins w:id="1355" w:author="HUGO SAMUEL DE LIMA OLIVEIRA" w:date="2025-06-14T01:31:00Z">
              <w:r w:rsidR="6FC12C35" w:rsidRPr="5C41E85D">
                <w:rPr>
                  <w:rFonts w:ascii="Times New Roman" w:eastAsia="Times New Roman" w:hAnsi="Times New Roman" w:cs="Times New Roman"/>
                  <w:rPrChange w:id="1356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57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90EDC11" w14:textId="678A17B8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58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59" w:author="HUGO SAMUEL DE LIMA OLIVEIRA" w:date="2025-06-14T01:38:00Z">
                <w:pPr/>
              </w:pPrChange>
            </w:pPr>
            <w:ins w:id="136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6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Segurança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362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6CBB5D6F" w14:textId="2DBECF78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63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64" w:author="HUGO SAMUEL DE LIMA OLIVEIRA" w:date="2025-06-14T01:39:00Z">
                <w:pPr/>
              </w:pPrChange>
            </w:pPr>
            <w:ins w:id="136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66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Os dados do usuário devem ser armazenados e transmitidos de forma segura para proteger a privacidade.</w:t>
              </w:r>
            </w:ins>
          </w:p>
        </w:tc>
      </w:tr>
      <w:tr w:rsidR="1885F60C" w14:paraId="689EA8F4" w14:textId="77777777" w:rsidTr="5C41E85D">
        <w:trPr>
          <w:trHeight w:val="315"/>
          <w:jc w:val="center"/>
          <w:ins w:id="1367" w:author="HUGO SAMUEL DE LIMA OLIVEIRA" w:date="2025-06-14T01:26:00Z"/>
          <w:trPrChange w:id="1368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69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FB1B76B" w14:textId="0A135976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370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71" w:author="HUGO SAMUEL DE LIMA OLIVEIRA" w:date="2025-06-14T01:38:00Z">
                <w:pPr/>
              </w:pPrChange>
            </w:pPr>
            <w:ins w:id="137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373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RNF3</w:t>
              </w:r>
            </w:ins>
          </w:p>
          <w:p w14:paraId="1503919C" w14:textId="1203193F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374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75" w:author="HUGO SAMUEL DE LIMA OLIVEIRA" w:date="2025-06-14T01:38:00Z">
                <w:pPr/>
              </w:pPrChange>
            </w:pPr>
            <w:ins w:id="1376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377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Usabilidade</w:t>
              </w:r>
            </w:ins>
          </w:p>
        </w:tc>
      </w:tr>
      <w:tr w:rsidR="1885F60C" w14:paraId="0C606B01" w14:textId="77777777" w:rsidTr="5C41E85D">
        <w:trPr>
          <w:trHeight w:val="315"/>
          <w:jc w:val="center"/>
          <w:ins w:id="1378" w:author="HUGO SAMUEL DE LIMA OLIVEIRA" w:date="2025-06-14T01:26:00Z"/>
          <w:trPrChange w:id="1379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80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513D6E2" w14:textId="56E2257A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81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82" w:author="HUGO SAMUEL DE LIMA OLIVEIRA" w:date="2025-06-14T01:38:00Z">
                <w:pPr/>
              </w:pPrChange>
            </w:pPr>
            <w:ins w:id="1383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84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RNF3.1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85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A078781" w14:textId="0F1FD1AD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86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87" w:author="HUGO SAMUEL DE LIMA OLIVEIRA" w:date="2025-06-14T01:38:00Z">
                <w:pPr/>
              </w:pPrChange>
            </w:pPr>
            <w:ins w:id="1388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89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Usabilidade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390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827206C" w14:textId="01346A58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91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92" w:author="HUGO SAMUEL DE LIMA OLIVEIRA" w:date="2025-06-14T01:39:00Z">
                <w:pPr/>
              </w:pPrChange>
            </w:pPr>
            <w:ins w:id="1393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94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 interface deve ser intuitiva, fácil de usar e com feedback visual claro para as ações do usuário.</w:t>
              </w:r>
            </w:ins>
          </w:p>
        </w:tc>
      </w:tr>
      <w:tr w:rsidR="1885F60C" w14:paraId="0F83C5D7" w14:textId="77777777" w:rsidTr="5C41E85D">
        <w:trPr>
          <w:trHeight w:val="315"/>
          <w:jc w:val="center"/>
          <w:ins w:id="1395" w:author="HUGO SAMUEL DE LIMA OLIVEIRA" w:date="2025-06-14T01:26:00Z"/>
          <w:trPrChange w:id="1396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97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8F57894" w14:textId="5A354D1A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98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99" w:author="HUGO SAMUEL DE LIMA OLIVEIRA" w:date="2025-06-14T01:38:00Z">
                <w:pPr/>
              </w:pPrChange>
            </w:pPr>
            <w:ins w:id="140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0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RNF3.2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02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8B86BB9" w14:textId="439DCB4F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03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04" w:author="HUGO SAMUEL DE LIMA OLIVEIRA" w:date="2025-06-14T01:38:00Z">
                <w:pPr/>
              </w:pPrChange>
            </w:pPr>
            <w:ins w:id="140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06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Usabilidade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407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2D49980" w14:textId="1C15AA03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08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09" w:author="HUGO SAMUEL DE LIMA OLIVEIRA" w:date="2025-06-14T01:39:00Z">
                <w:pPr/>
              </w:pPrChange>
            </w:pPr>
            <w:ins w:id="141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1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As instruções e o feedback da IA devem ser claros, objetivos e compreensíveis.</w:t>
              </w:r>
            </w:ins>
          </w:p>
        </w:tc>
      </w:tr>
      <w:tr w:rsidR="1885F60C" w14:paraId="5DB078BC" w14:textId="77777777" w:rsidTr="5C41E85D">
        <w:trPr>
          <w:trHeight w:val="315"/>
          <w:jc w:val="center"/>
          <w:ins w:id="1412" w:author="HUGO SAMUEL DE LIMA OLIVEIRA" w:date="2025-06-14T01:26:00Z"/>
          <w:trPrChange w:id="1413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14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E334AFC" w14:textId="43EC0F66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15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16" w:author="HUGO SAMUEL DE LIMA OLIVEIRA" w:date="2025-06-14T01:38:00Z">
                <w:pPr/>
              </w:pPrChange>
            </w:pPr>
            <w:ins w:id="141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1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RNF3.3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19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D54E473" w14:textId="7F6919A9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20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21" w:author="HUGO SAMUEL DE LIMA OLIVEIRA" w:date="2025-06-14T01:38:00Z">
                <w:pPr/>
              </w:pPrChange>
            </w:pPr>
            <w:ins w:id="142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2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Usabilidade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424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B5DB5A5" w14:textId="691CBD54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25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26" w:author="HUGO SAMUEL DE LIMA OLIVEIRA" w:date="2025-06-14T01:39:00Z">
                <w:pPr/>
              </w:pPrChange>
            </w:pPr>
            <w:ins w:id="142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2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 inserção manual de dados deve ser simples e direta.</w:t>
              </w:r>
            </w:ins>
          </w:p>
        </w:tc>
      </w:tr>
      <w:tr w:rsidR="1885F60C" w14:paraId="17A0218B" w14:textId="77777777" w:rsidTr="5C41E85D">
        <w:trPr>
          <w:trHeight w:val="315"/>
          <w:jc w:val="center"/>
          <w:ins w:id="1429" w:author="HUGO SAMUEL DE LIMA OLIVEIRA" w:date="2025-06-14T01:26:00Z"/>
          <w:trPrChange w:id="1430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31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8A2B1A8" w14:textId="721B01A7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432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33" w:author="HUGO SAMUEL DE LIMA OLIVEIRA" w:date="2025-06-14T01:38:00Z">
                <w:pPr/>
              </w:pPrChange>
            </w:pPr>
            <w:ins w:id="143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435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RNF4</w:t>
              </w:r>
            </w:ins>
          </w:p>
          <w:p w14:paraId="0FC2B1DF" w14:textId="44A82E89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436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37" w:author="HUGO SAMUEL DE LIMA OLIVEIRA" w:date="2025-06-14T01:38:00Z">
                <w:pPr/>
              </w:pPrChange>
            </w:pPr>
            <w:ins w:id="1438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439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Confiabilidade</w:t>
              </w:r>
            </w:ins>
          </w:p>
        </w:tc>
      </w:tr>
      <w:tr w:rsidR="1885F60C" w14:paraId="35462B39" w14:textId="77777777" w:rsidTr="5C41E85D">
        <w:trPr>
          <w:trHeight w:val="315"/>
          <w:jc w:val="center"/>
          <w:ins w:id="1440" w:author="HUGO SAMUEL DE LIMA OLIVEIRA" w:date="2025-06-14T01:26:00Z"/>
          <w:trPrChange w:id="1441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42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A78CABD" w14:textId="0985E86F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43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44" w:author="HUGO SAMUEL DE LIMA OLIVEIRA" w:date="2025-06-14T01:38:00Z">
                <w:pPr/>
              </w:pPrChange>
            </w:pPr>
            <w:ins w:id="144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46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RNF4.</w:t>
              </w:r>
            </w:ins>
            <w:ins w:id="1447" w:author="HUGO SAMUEL DE LIMA OLIVEIRA" w:date="2025-06-14T01:32:00Z">
              <w:r w:rsidR="524720B8" w:rsidRPr="5C41E85D">
                <w:rPr>
                  <w:rFonts w:ascii="Times New Roman" w:eastAsia="Times New Roman" w:hAnsi="Times New Roman" w:cs="Times New Roman"/>
                  <w:rPrChange w:id="144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49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02A1293" w14:textId="0CF67727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50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51" w:author="HUGO SAMUEL DE LIMA OLIVEIRA" w:date="2025-06-14T01:38:00Z">
                <w:pPr/>
              </w:pPrChange>
            </w:pPr>
            <w:ins w:id="145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5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Confiabilidade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454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5A92BA5" w14:textId="1F051F0C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55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56" w:author="HUGO SAMUEL DE LIMA OLIVEIRA" w:date="2025-06-14T01:39:00Z">
                <w:pPr/>
              </w:pPrChange>
            </w:pPr>
            <w:ins w:id="145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5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garantir a persistência e a integridade dos dados registrados pelo usuário, mesmo em caso de falhas.</w:t>
              </w:r>
            </w:ins>
          </w:p>
        </w:tc>
      </w:tr>
      <w:tr w:rsidR="1885F60C" w14:paraId="5C96D0AE" w14:textId="77777777" w:rsidTr="5C41E85D">
        <w:trPr>
          <w:trHeight w:val="315"/>
          <w:jc w:val="center"/>
          <w:ins w:id="1459" w:author="HUGO SAMUEL DE LIMA OLIVEIRA" w:date="2025-06-14T01:26:00Z"/>
          <w:trPrChange w:id="1460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61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B7CC2A5" w14:textId="4AD3DACA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62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63" w:author="HUGO SAMUEL DE LIMA OLIVEIRA" w:date="2025-06-14T01:38:00Z">
                <w:pPr/>
              </w:pPrChange>
            </w:pPr>
            <w:ins w:id="146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6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RNF4.</w:t>
              </w:r>
            </w:ins>
            <w:ins w:id="1466" w:author="HUGO SAMUEL DE LIMA OLIVEIRA" w:date="2025-06-14T01:32:00Z">
              <w:r w:rsidR="4FFE381C" w:rsidRPr="5C41E85D">
                <w:rPr>
                  <w:rFonts w:ascii="Times New Roman" w:eastAsia="Times New Roman" w:hAnsi="Times New Roman" w:cs="Times New Roman"/>
                  <w:rPrChange w:id="1467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2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68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87E4099" w14:textId="37D29DC4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69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70" w:author="HUGO SAMUEL DE LIMA OLIVEIRA" w:date="2025-06-14T01:38:00Z">
                <w:pPr/>
              </w:pPrChange>
            </w:pPr>
            <w:ins w:id="147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7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Confiabilidade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473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2F5FF39" w14:textId="010B9AFD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74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75" w:author="HUGO SAMUEL DE LIMA OLIVEIRA" w:date="2025-06-14T01:39:00Z">
                <w:pPr/>
              </w:pPrChange>
            </w:pPr>
            <w:ins w:id="1476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77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 funcionalidade de OCR deve ter uma alta taxa de acerto na extração de dados.</w:t>
              </w:r>
            </w:ins>
          </w:p>
        </w:tc>
      </w:tr>
      <w:tr w:rsidR="1885F60C" w14:paraId="79347DFB" w14:textId="77777777" w:rsidTr="5C41E85D">
        <w:trPr>
          <w:trHeight w:val="315"/>
          <w:jc w:val="center"/>
          <w:ins w:id="1478" w:author="HUGO SAMUEL DE LIMA OLIVEIRA" w:date="2025-06-14T01:26:00Z"/>
          <w:trPrChange w:id="1479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80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2267EEC" w14:textId="6FBAE60A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481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82" w:author="HUGO SAMUEL DE LIMA OLIVEIRA" w:date="2025-06-14T01:38:00Z">
                <w:pPr/>
              </w:pPrChange>
            </w:pPr>
            <w:ins w:id="1483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484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RNF5</w:t>
              </w:r>
            </w:ins>
          </w:p>
          <w:p w14:paraId="0891E95E" w14:textId="66133906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485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86" w:author="HUGO SAMUEL DE LIMA OLIVEIRA" w:date="2025-06-14T01:38:00Z">
                <w:pPr/>
              </w:pPrChange>
            </w:pPr>
            <w:ins w:id="148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488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Escalabilidade</w:t>
              </w:r>
            </w:ins>
          </w:p>
        </w:tc>
      </w:tr>
      <w:tr w:rsidR="1885F60C" w14:paraId="531725E5" w14:textId="77777777" w:rsidTr="5C41E85D">
        <w:trPr>
          <w:trHeight w:val="315"/>
          <w:jc w:val="center"/>
          <w:ins w:id="1489" w:author="HUGO SAMUEL DE LIMA OLIVEIRA" w:date="2025-06-14T01:26:00Z"/>
          <w:trPrChange w:id="1490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91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5362D9D" w14:textId="220C6DE3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92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93" w:author="HUGO SAMUEL DE LIMA OLIVEIRA" w:date="2025-06-14T01:38:00Z">
                <w:pPr/>
              </w:pPrChange>
            </w:pPr>
            <w:ins w:id="149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9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RNF5.1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9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68B8BC3" w14:textId="7588DDFC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97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98" w:author="HUGO SAMUEL DE LIMA OLIVEIRA" w:date="2025-06-14T01:38:00Z">
                <w:pPr/>
              </w:pPrChange>
            </w:pPr>
            <w:ins w:id="149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0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Escalabilidade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501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07DD9208" w14:textId="4E541024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02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03" w:author="HUGO SAMUEL DE LIMA OLIVEIRA" w:date="2025-06-14T01:39:00Z">
                <w:pPr/>
              </w:pPrChange>
            </w:pPr>
            <w:ins w:id="150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0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ser capaz de suportar um número crescente de usuários e dados sem degradação de performance.</w:t>
              </w:r>
            </w:ins>
          </w:p>
        </w:tc>
      </w:tr>
      <w:tr w:rsidR="1885F60C" w14:paraId="313AE43E" w14:textId="77777777" w:rsidTr="5C41E85D">
        <w:trPr>
          <w:trHeight w:val="315"/>
          <w:jc w:val="center"/>
          <w:ins w:id="1506" w:author="HUGO SAMUEL DE LIMA OLIVEIRA" w:date="2025-06-14T01:26:00Z"/>
          <w:trPrChange w:id="1507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08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F40BFBF" w14:textId="4097A06E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509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10" w:author="HUGO SAMUEL DE LIMA OLIVEIRA" w:date="2025-06-14T01:38:00Z">
                <w:pPr/>
              </w:pPrChange>
            </w:pPr>
            <w:ins w:id="151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512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RNF6</w:t>
              </w:r>
            </w:ins>
          </w:p>
          <w:p w14:paraId="199A1511" w14:textId="75FD5EEE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513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14" w:author="HUGO SAMUEL DE LIMA OLIVEIRA" w:date="2025-06-14T01:38:00Z">
                <w:pPr/>
              </w:pPrChange>
            </w:pPr>
            <w:ins w:id="151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516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Compatibilidade</w:t>
              </w:r>
            </w:ins>
          </w:p>
        </w:tc>
      </w:tr>
      <w:tr w:rsidR="1885F60C" w14:paraId="271217BB" w14:textId="77777777" w:rsidTr="5C41E85D">
        <w:trPr>
          <w:trHeight w:val="315"/>
          <w:jc w:val="center"/>
          <w:ins w:id="1517" w:author="HUGO SAMUEL DE LIMA OLIVEIRA" w:date="2025-06-14T01:26:00Z"/>
          <w:trPrChange w:id="1518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19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1294670" w14:textId="3245B538" w:rsidR="1885F60C" w:rsidRDefault="7FD6052D">
            <w:pPr>
              <w:jc w:val="center"/>
              <w:rPr>
                <w:rFonts w:ascii="Times New Roman" w:eastAsia="Times New Roman" w:hAnsi="Times New Roman" w:cs="Times New Roman"/>
                <w:u w:val="single"/>
                <w:rPrChange w:id="1520" w:author="HUGO SAMUEL DE LIMA OLIVEIRA" w:date="2025-06-13T22:36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21" w:author="HUGO SAMUEL DE LIMA OLIVEIRA" w:date="2025-06-14T01:38:00Z">
                <w:pPr/>
              </w:pPrChange>
            </w:pPr>
            <w:ins w:id="152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2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RNF6.</w:t>
              </w:r>
            </w:ins>
            <w:ins w:id="1524" w:author="HUGO SAMUEL DE LIMA OLIVEIRA" w:date="2025-06-14T01:35:00Z">
              <w:r w:rsidR="7CD7656B" w:rsidRPr="5C41E85D">
                <w:rPr>
                  <w:rFonts w:ascii="Times New Roman" w:eastAsia="Times New Roman" w:hAnsi="Times New Roman" w:cs="Times New Roman"/>
                  <w:rPrChange w:id="152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2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C74D399" w14:textId="0FFAFDA5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27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28" w:author="HUGO SAMUEL DE LIMA OLIVEIRA" w:date="2025-06-14T01:38:00Z">
                <w:pPr/>
              </w:pPrChange>
            </w:pPr>
            <w:ins w:id="152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3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Compatibilidade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531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2A4E45C" w14:textId="5A643F74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32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33" w:author="HUGO SAMUEL DE LIMA OLIVEIRA" w:date="2025-06-14T01:39:00Z">
                <w:pPr/>
              </w:pPrChange>
            </w:pPr>
            <w:ins w:id="153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3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 interface deve ser responsiva e se adaptar a diferentes tamanhos de tela (desktop, tablet, smartphone).</w:t>
              </w:r>
            </w:ins>
          </w:p>
        </w:tc>
      </w:tr>
      <w:tr w:rsidR="1885F60C" w14:paraId="67F82A16" w14:textId="77777777" w:rsidTr="5C41E85D">
        <w:trPr>
          <w:trHeight w:val="315"/>
          <w:jc w:val="center"/>
          <w:ins w:id="1536" w:author="HUGO SAMUEL DE LIMA OLIVEIRA" w:date="2025-06-14T01:26:00Z"/>
          <w:trPrChange w:id="1537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38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08B77F2" w14:textId="5D79B756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539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40" w:author="HUGO SAMUEL DE LIMA OLIVEIRA" w:date="2025-06-14T01:38:00Z">
                <w:pPr/>
              </w:pPrChange>
            </w:pPr>
            <w:ins w:id="154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542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RNF7</w:t>
              </w:r>
            </w:ins>
          </w:p>
          <w:p w14:paraId="01DCF11A" w14:textId="2D12C29C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543" w:author="ANDRE LUIS AGUIAR DO NASCIMENTO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44" w:author="HUGO SAMUEL DE LIMA OLIVEIRA" w:date="2025-06-14T01:38:00Z">
                <w:pPr/>
              </w:pPrChange>
            </w:pPr>
            <w:ins w:id="154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546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Manutenibilidade</w:t>
              </w:r>
            </w:ins>
          </w:p>
        </w:tc>
      </w:tr>
      <w:tr w:rsidR="1885F60C" w14:paraId="3D95CDFB" w14:textId="77777777" w:rsidTr="5C41E85D">
        <w:trPr>
          <w:trHeight w:val="315"/>
          <w:jc w:val="center"/>
          <w:ins w:id="1547" w:author="HUGO SAMUEL DE LIMA OLIVEIRA" w:date="2025-06-14T01:26:00Z"/>
          <w:trPrChange w:id="1548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49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4300571" w14:textId="0DF5494B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50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51" w:author="HUGO SAMUEL DE LIMA OLIVEIRA" w:date="2025-06-14T01:38:00Z">
                <w:pPr/>
              </w:pPrChange>
            </w:pPr>
            <w:ins w:id="155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5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RNF7.1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54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FB1FF92" w14:textId="24B6007C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55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56" w:author="HUGO SAMUEL DE LIMA OLIVEIRA" w:date="2025-06-14T01:38:00Z">
                <w:pPr/>
              </w:pPrChange>
            </w:pPr>
            <w:ins w:id="155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5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Manutenibilidade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559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A9AE4BD" w14:textId="5B6BCCE8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60" w:author="HUGO SAMUEL DE LIMA OLIVEIRA" w:date="2025-06-13T22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61" w:author="HUGO SAMUEL DE LIMA OLIVEIRA" w:date="2025-06-14T01:39:00Z">
                <w:pPr/>
              </w:pPrChange>
            </w:pPr>
            <w:ins w:id="156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6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código-fonte deve ser modular, bem documentado e seguir boas práticas de engenharia de software.</w:t>
              </w:r>
            </w:ins>
          </w:p>
        </w:tc>
      </w:tr>
    </w:tbl>
    <w:p w14:paraId="67CA3FA0" w14:textId="66B6A7CA" w:rsidR="580934C4" w:rsidRDefault="580934C4"/>
    <w:p w14:paraId="0C349631" w14:textId="70D68142" w:rsidR="00411B3C" w:rsidRPr="001F772C" w:rsidRDefault="00411B3C" w:rsidP="69468D65">
      <w:pPr>
        <w:pStyle w:val="PargrafodaLista"/>
        <w:spacing w:line="276" w:lineRule="auto"/>
        <w:ind w:left="0"/>
        <w:jc w:val="both"/>
        <w:rPr>
          <w:ins w:id="1564" w:author="WESLEY DOS SANTOS GATINHO" w:date="2025-06-13T19:21:00Z"/>
          <w:rFonts w:ascii="Times New Roman" w:eastAsia="Times New Roman" w:hAnsi="Times New Roman" w:cs="Times New Roman"/>
        </w:rPr>
      </w:pPr>
    </w:p>
    <w:p w14:paraId="0DC8DF00" w14:textId="3A4163CB" w:rsidR="00EA4B91" w:rsidRPr="007441B4" w:rsidDel="00C94ACB" w:rsidRDefault="34E38C2C">
      <w:pPr>
        <w:pStyle w:val="Ttulo3"/>
        <w:rPr>
          <w:ins w:id="1565" w:author="LUCAS EMANOEL AMARAL GOMES" w:date="2025-06-13T22:13:00Z"/>
          <w:del w:id="1566" w:author="WESLEY DOS SANTOS GATINHO" w:date="2025-06-13T19:22:00Z"/>
          <w:rFonts w:ascii="Times New Roman" w:hAnsi="Times New Roman" w:cs="Times New Roman"/>
          <w:b/>
          <w:bCs/>
          <w:color w:val="000000" w:themeColor="text1"/>
          <w:rPrChange w:id="1567" w:author="WESLEY DOS SANTOS GATINHO" w:date="2025-06-13T21:33:00Z">
            <w:rPr>
              <w:ins w:id="1568" w:author="LUCAS EMANOEL AMARAL GOMES" w:date="2025-06-13T22:13:00Z"/>
              <w:del w:id="1569" w:author="WESLEY DOS SANTOS GATINHO" w:date="2025-06-13T19:22:00Z"/>
            </w:rPr>
          </w:rPrChange>
        </w:rPr>
        <w:pPrChange w:id="1570" w:author="WESLEY DOS SANTOS GATINHO" w:date="2025-06-13T21:33:00Z">
          <w:pPr>
            <w:spacing w:line="360" w:lineRule="auto"/>
            <w:jc w:val="both"/>
          </w:pPr>
        </w:pPrChange>
      </w:pPr>
      <w:bookmarkStart w:id="1571" w:name="_Toc200628343"/>
      <w:bookmarkStart w:id="1572" w:name="_Toc1561933040"/>
      <w:ins w:id="1573" w:author="WESLEY DOS SANTOS GATINHO" w:date="2025-06-12T13:22:00Z">
        <w:r w:rsidRPr="7B0E7946">
          <w:rPr>
            <w:rFonts w:ascii="Times New Roman" w:hAnsi="Times New Roman" w:cs="Times New Roman"/>
            <w:b/>
            <w:bCs/>
            <w:color w:val="000000" w:themeColor="text1"/>
            <w:rPrChange w:id="1574" w:author="WESLEY DOS SANTOS GATINHO" w:date="2025-06-13T21:33:00Z">
              <w:rPr>
                <w:rFonts w:ascii="Times New Roman" w:hAnsi="Times New Roman" w:cs="Times New Roman"/>
              </w:rPr>
            </w:rPrChange>
          </w:rPr>
          <w:lastRenderedPageBreak/>
          <w:t xml:space="preserve">4 </w:t>
        </w:r>
      </w:ins>
      <w:ins w:id="1575" w:author="WESLEY DOS SANTOS GATINHO" w:date="2025-06-12T13:29:00Z">
        <w:r w:rsidR="5A633B86" w:rsidRPr="7B0E7946">
          <w:rPr>
            <w:rFonts w:ascii="Times New Roman" w:hAnsi="Times New Roman" w:cs="Times New Roman"/>
            <w:b/>
            <w:bCs/>
            <w:color w:val="000000" w:themeColor="text1"/>
            <w:rPrChange w:id="1576" w:author="WESLEY DOS SANTOS GATINHO" w:date="2025-06-13T21:33:00Z">
              <w:rPr>
                <w:rFonts w:ascii="Times New Roman" w:hAnsi="Times New Roman" w:cs="Times New Roman"/>
              </w:rPr>
            </w:rPrChange>
          </w:rPr>
          <w:t>DIAGRAMAS DE CASO DE USO</w:t>
        </w:r>
      </w:ins>
      <w:bookmarkEnd w:id="1571"/>
      <w:bookmarkEnd w:id="1572"/>
    </w:p>
    <w:p w14:paraId="0062C579" w14:textId="5368BD8E" w:rsidR="6AAF327B" w:rsidRPr="007441B4" w:rsidDel="00C94ACB" w:rsidRDefault="6AAF327B" w:rsidP="007441B4">
      <w:pPr>
        <w:pStyle w:val="Ttulo3"/>
        <w:rPr>
          <w:ins w:id="1577" w:author="LUCAS EMANOEL AMARAL GOMES" w:date="2025-06-13T22:13:00Z"/>
          <w:del w:id="1578" w:author="WESLEY DOS SANTOS GATINHO" w:date="2025-06-13T19:22:00Z"/>
          <w:rFonts w:ascii="Times New Roman" w:hAnsi="Times New Roman" w:cs="Times New Roman"/>
          <w:b/>
          <w:bCs/>
          <w:color w:val="000000" w:themeColor="text1"/>
          <w:sz w:val="24"/>
          <w:szCs w:val="24"/>
          <w:rPrChange w:id="1579" w:author="WESLEY DOS SANTOS GATINHO" w:date="2025-06-13T21:33:00Z">
            <w:rPr>
              <w:ins w:id="1580" w:author="LUCAS EMANOEL AMARAL GOMES" w:date="2025-06-13T22:13:00Z"/>
              <w:del w:id="1581" w:author="WESLEY DOS SANTOS GATINHO" w:date="2025-06-13T19:22:00Z"/>
            </w:rPr>
          </w:rPrChange>
        </w:rPr>
      </w:pPr>
    </w:p>
    <w:p w14:paraId="598349D7" w14:textId="74379B5E" w:rsidR="6AAF327B" w:rsidRPr="007441B4" w:rsidRDefault="6AAF327B">
      <w:pPr>
        <w:pStyle w:val="Ttulo3"/>
        <w:rPr>
          <w:ins w:id="1582" w:author="LUCAS EMANOEL AMARAL GOMES" w:date="2025-06-13T22:13:00Z"/>
        </w:rPr>
        <w:pPrChange w:id="1583" w:author="WESLEY DOS SANTOS GATINHO" w:date="2025-06-13T21:33:00Z">
          <w:pPr/>
        </w:pPrChange>
      </w:pPr>
    </w:p>
    <w:p w14:paraId="38D96A13" w14:textId="268F6AF3" w:rsidR="6A7940C7" w:rsidRPr="001F772C" w:rsidDel="00AD36B8" w:rsidRDefault="6A7940C7">
      <w:pPr>
        <w:spacing w:after="0" w:line="276" w:lineRule="auto"/>
        <w:jc w:val="both"/>
        <w:rPr>
          <w:ins w:id="1584" w:author="LUCAS EMANOEL AMARAL GOMES" w:date="2025-06-13T22:13:00Z"/>
          <w:del w:id="1585" w:author="WESLEY DOS SANTOS GATINHO" w:date="2025-06-13T20:48:00Z"/>
          <w:rFonts w:ascii="Times New Roman" w:eastAsia="Times New Roman" w:hAnsi="Times New Roman" w:cs="Times New Roman"/>
          <w:color w:val="000000" w:themeColor="text1"/>
          <w:rPrChange w:id="1586" w:author="WESLEY DOS SANTOS GATINHO" w:date="2025-06-13T20:43:00Z">
            <w:rPr>
              <w:ins w:id="1587" w:author="LUCAS EMANOEL AMARAL GOMES" w:date="2025-06-13T22:13:00Z"/>
              <w:del w:id="1588" w:author="WESLEY DOS SANTOS GATINHO" w:date="2025-06-13T20:48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1589" w:author="WESLEY DOS SANTOS GATINHO" w:date="2025-06-13T20:48:00Z">
          <w:pPr/>
        </w:pPrChange>
      </w:pPr>
      <w:ins w:id="1590" w:author="LUCAS EMANOEL AMARAL GOMES" w:date="2025-06-13T22:13:00Z">
        <w:del w:id="1591" w:author="WESLEY DOS SANTOS GATINHO" w:date="2025-06-13T20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592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Diagrama de Casos de Uso é uma ferramenta essencial na modelagem de sistemas, </w:delText>
          </w:r>
        </w:del>
      </w:ins>
    </w:p>
    <w:p w14:paraId="53EBD904" w14:textId="24D46C16" w:rsidR="6A7940C7" w:rsidRPr="001F772C" w:rsidDel="00AD36B8" w:rsidRDefault="6A7940C7">
      <w:pPr>
        <w:spacing w:after="0" w:line="276" w:lineRule="auto"/>
        <w:jc w:val="both"/>
        <w:rPr>
          <w:ins w:id="1593" w:author="LUCAS EMANOEL AMARAL GOMES" w:date="2025-06-13T22:13:00Z"/>
          <w:del w:id="1594" w:author="WESLEY DOS SANTOS GATINHO" w:date="2025-06-13T20:48:00Z"/>
          <w:rFonts w:ascii="Times New Roman" w:eastAsia="Times New Roman" w:hAnsi="Times New Roman" w:cs="Times New Roman"/>
          <w:color w:val="000000" w:themeColor="text1"/>
          <w:rPrChange w:id="1595" w:author="WESLEY DOS SANTOS GATINHO" w:date="2025-06-13T20:43:00Z">
            <w:rPr>
              <w:ins w:id="1596" w:author="LUCAS EMANOEL AMARAL GOMES" w:date="2025-06-13T22:13:00Z"/>
              <w:del w:id="1597" w:author="WESLEY DOS SANTOS GATINHO" w:date="2025-06-13T20:48:00Z"/>
              <w:rFonts w:ascii="Aptos" w:eastAsia="Aptos" w:hAnsi="Aptos" w:cs="Aptos"/>
              <w:color w:val="000000" w:themeColor="text1"/>
            </w:rPr>
          </w:rPrChange>
        </w:rPr>
        <w:pPrChange w:id="1598" w:author="WESLEY DOS SANTOS GATINHO" w:date="2025-06-13T20:48:00Z">
          <w:pPr/>
        </w:pPrChange>
      </w:pPr>
      <w:ins w:id="1599" w:author="LUCAS EMANOEL AMARAL GOMES" w:date="2025-06-13T22:13:00Z">
        <w:del w:id="1600" w:author="WESLEY DOS SANTOS GATINHO" w:date="2025-06-13T20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601" w:author="WESLEY DOS SANTOS GATINHO" w:date="2025-06-13T20:43:00Z">
                <w:rPr>
                  <w:rFonts w:ascii="Aptos" w:eastAsia="Aptos" w:hAnsi="Aptos" w:cs="Aptos"/>
                  <w:color w:val="000000" w:themeColor="text1"/>
                </w:rPr>
              </w:rPrChange>
            </w:rPr>
            <w:delText xml:space="preserve">especialmente no contexto de desenvolvimento de software. Ele desempenha um papel </w:delText>
          </w:r>
        </w:del>
      </w:ins>
    </w:p>
    <w:p w14:paraId="1B5CF30F" w14:textId="13369359" w:rsidR="6A7940C7" w:rsidRPr="001F772C" w:rsidDel="00AD36B8" w:rsidRDefault="6A7940C7">
      <w:pPr>
        <w:spacing w:after="0" w:line="276" w:lineRule="auto"/>
        <w:jc w:val="both"/>
        <w:rPr>
          <w:ins w:id="1602" w:author="LUCAS EMANOEL AMARAL GOMES" w:date="2025-06-13T22:13:00Z"/>
          <w:del w:id="1603" w:author="WESLEY DOS SANTOS GATINHO" w:date="2025-06-13T20:48:00Z"/>
          <w:rFonts w:ascii="Times New Roman" w:eastAsia="Times New Roman" w:hAnsi="Times New Roman" w:cs="Times New Roman"/>
          <w:color w:val="000000" w:themeColor="text1"/>
          <w:rPrChange w:id="1604" w:author="WESLEY DOS SANTOS GATINHO" w:date="2025-06-13T20:43:00Z">
            <w:rPr>
              <w:ins w:id="1605" w:author="LUCAS EMANOEL AMARAL GOMES" w:date="2025-06-13T22:13:00Z"/>
              <w:del w:id="1606" w:author="WESLEY DOS SANTOS GATINHO" w:date="2025-06-13T20:48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1607" w:author="WESLEY DOS SANTOS GATINHO" w:date="2025-06-13T20:48:00Z">
          <w:pPr/>
        </w:pPrChange>
      </w:pPr>
      <w:ins w:id="1608" w:author="LUCAS EMANOEL AMARAL GOMES" w:date="2025-06-13T22:13:00Z">
        <w:del w:id="1609" w:author="WESLEY DOS SANTOS GATINHO" w:date="2025-06-13T20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610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crucial no processo de análise e design, pois oferece uma visão clara e concisa de como o </w:delText>
          </w:r>
        </w:del>
      </w:ins>
    </w:p>
    <w:p w14:paraId="7A84ABC4" w14:textId="7D55B40C" w:rsidR="6A7940C7" w:rsidRPr="001F772C" w:rsidDel="00AD36B8" w:rsidRDefault="6A7940C7">
      <w:pPr>
        <w:spacing w:after="0" w:line="276" w:lineRule="auto"/>
        <w:jc w:val="both"/>
        <w:rPr>
          <w:ins w:id="1611" w:author="LUCAS EMANOEL AMARAL GOMES" w:date="2025-06-13T22:13:00Z"/>
          <w:del w:id="1612" w:author="WESLEY DOS SANTOS GATINHO" w:date="2025-06-13T20:48:00Z"/>
          <w:rFonts w:ascii="Times New Roman" w:eastAsia="Times New Roman" w:hAnsi="Times New Roman" w:cs="Times New Roman"/>
          <w:color w:val="000000" w:themeColor="text1"/>
          <w:rPrChange w:id="1613" w:author="WESLEY DOS SANTOS GATINHO" w:date="2025-06-13T20:43:00Z">
            <w:rPr>
              <w:ins w:id="1614" w:author="LUCAS EMANOEL AMARAL GOMES" w:date="2025-06-13T22:13:00Z"/>
              <w:del w:id="1615" w:author="WESLEY DOS SANTOS GATINHO" w:date="2025-06-13T20:48:00Z"/>
              <w:rFonts w:ascii="Aptos" w:eastAsia="Aptos" w:hAnsi="Aptos" w:cs="Aptos"/>
              <w:color w:val="000000" w:themeColor="text1"/>
            </w:rPr>
          </w:rPrChange>
        </w:rPr>
        <w:pPrChange w:id="1616" w:author="WESLEY DOS SANTOS GATINHO" w:date="2025-06-13T20:48:00Z">
          <w:pPr/>
        </w:pPrChange>
      </w:pPr>
      <w:ins w:id="1617" w:author="LUCAS EMANOEL AMARAL GOMES" w:date="2025-06-13T22:13:00Z">
        <w:del w:id="1618" w:author="WESLEY DOS SANTOS GATINHO" w:date="2025-06-13T20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619" w:author="WESLEY DOS SANTOS GATINHO" w:date="2025-06-13T20:43:00Z">
                <w:rPr>
                  <w:rFonts w:ascii="Aptos" w:eastAsia="Aptos" w:hAnsi="Aptos" w:cs="Aptos"/>
                  <w:color w:val="000000" w:themeColor="text1"/>
                </w:rPr>
              </w:rPrChange>
            </w:rPr>
            <w:delText xml:space="preserve">sistema interage com seus usuários ou outros sistemas. Sua principal função é descrever </w:delText>
          </w:r>
        </w:del>
      </w:ins>
    </w:p>
    <w:p w14:paraId="531F69BE" w14:textId="1550C7E2" w:rsidR="6A7940C7" w:rsidRPr="001F772C" w:rsidDel="00AD36B8" w:rsidRDefault="6A7940C7">
      <w:pPr>
        <w:spacing w:after="0" w:line="276" w:lineRule="auto"/>
        <w:jc w:val="both"/>
        <w:rPr>
          <w:ins w:id="1620" w:author="LUCAS EMANOEL AMARAL GOMES" w:date="2025-06-13T22:13:00Z"/>
          <w:del w:id="1621" w:author="WESLEY DOS SANTOS GATINHO" w:date="2025-06-13T20:48:00Z"/>
          <w:rFonts w:ascii="Times New Roman" w:eastAsia="Times New Roman" w:hAnsi="Times New Roman" w:cs="Times New Roman"/>
          <w:color w:val="000000" w:themeColor="text1"/>
          <w:rPrChange w:id="1622" w:author="WESLEY DOS SANTOS GATINHO" w:date="2025-06-13T20:43:00Z">
            <w:rPr>
              <w:ins w:id="1623" w:author="LUCAS EMANOEL AMARAL GOMES" w:date="2025-06-13T22:13:00Z"/>
              <w:del w:id="1624" w:author="WESLEY DOS SANTOS GATINHO" w:date="2025-06-13T20:48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1625" w:author="WESLEY DOS SANTOS GATINHO" w:date="2025-06-13T20:48:00Z">
          <w:pPr/>
        </w:pPrChange>
      </w:pPr>
      <w:ins w:id="1626" w:author="LUCAS EMANOEL AMARAL GOMES" w:date="2025-06-13T22:13:00Z">
        <w:del w:id="1627" w:author="WESLEY DOS SANTOS GATINHO" w:date="2025-06-13T20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628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as funcionalidades que o sistema deve fornecer a seus usuários, ou "atores", e como essas </w:delText>
          </w:r>
        </w:del>
      </w:ins>
    </w:p>
    <w:p w14:paraId="294382D8" w14:textId="4375C375" w:rsidR="6A7940C7" w:rsidRPr="001F772C" w:rsidDel="00AD36B8" w:rsidRDefault="6A7940C7">
      <w:pPr>
        <w:spacing w:after="0" w:line="276" w:lineRule="auto"/>
        <w:jc w:val="both"/>
        <w:rPr>
          <w:ins w:id="1629" w:author="LUCAS EMANOEL AMARAL GOMES" w:date="2025-06-13T22:13:00Z"/>
          <w:del w:id="1630" w:author="WESLEY DOS SANTOS GATINHO" w:date="2025-06-13T20:48:00Z"/>
          <w:rFonts w:ascii="Times New Roman" w:eastAsia="Times New Roman" w:hAnsi="Times New Roman" w:cs="Times New Roman"/>
          <w:color w:val="000000" w:themeColor="text1"/>
          <w:rPrChange w:id="1631" w:author="WESLEY DOS SANTOS GATINHO" w:date="2025-06-13T20:43:00Z">
            <w:rPr>
              <w:ins w:id="1632" w:author="LUCAS EMANOEL AMARAL GOMES" w:date="2025-06-13T22:13:00Z"/>
              <w:del w:id="1633" w:author="WESLEY DOS SANTOS GATINHO" w:date="2025-06-13T20:48:00Z"/>
              <w:rFonts w:ascii="Aptos" w:eastAsia="Aptos" w:hAnsi="Aptos" w:cs="Aptos"/>
              <w:color w:val="000000" w:themeColor="text1"/>
            </w:rPr>
          </w:rPrChange>
        </w:rPr>
        <w:pPrChange w:id="1634" w:author="WESLEY DOS SANTOS GATINHO" w:date="2025-06-13T20:48:00Z">
          <w:pPr/>
        </w:pPrChange>
      </w:pPr>
      <w:ins w:id="1635" w:author="LUCAS EMANOEL AMARAL GOMES" w:date="2025-06-13T22:13:00Z">
        <w:del w:id="1636" w:author="WESLEY DOS SANTOS GATINHO" w:date="2025-06-13T20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637" w:author="WESLEY DOS SANTOS GATINHO" w:date="2025-06-13T20:43:00Z">
                <w:rPr>
                  <w:rFonts w:ascii="Aptos" w:eastAsia="Aptos" w:hAnsi="Aptos" w:cs="Aptos"/>
                  <w:color w:val="000000" w:themeColor="text1"/>
                </w:rPr>
              </w:rPrChange>
            </w:rPr>
            <w:delText xml:space="preserve">interações ocorrem. Nessa seção, serão abordados os Diagramas de Caso de Uso para o </w:delText>
          </w:r>
        </w:del>
      </w:ins>
    </w:p>
    <w:p w14:paraId="73849E72" w14:textId="41C23541" w:rsidR="6A7940C7" w:rsidRPr="001F772C" w:rsidDel="00AD36B8" w:rsidRDefault="6A7940C7">
      <w:pPr>
        <w:spacing w:after="0" w:line="276" w:lineRule="auto"/>
        <w:jc w:val="both"/>
        <w:rPr>
          <w:ins w:id="1638" w:author="LUCAS EMANOEL AMARAL GOMES" w:date="2025-06-13T22:13:00Z"/>
          <w:del w:id="1639" w:author="WESLEY DOS SANTOS GATINHO" w:date="2025-06-13T20:48:00Z"/>
          <w:rFonts w:ascii="Times New Roman" w:eastAsia="Times New Roman" w:hAnsi="Times New Roman" w:cs="Times New Roman"/>
          <w:color w:val="000000" w:themeColor="text1"/>
        </w:rPr>
        <w:pPrChange w:id="1640" w:author="WESLEY DOS SANTOS GATINHO" w:date="2025-06-13T20:48:00Z">
          <w:pPr/>
        </w:pPrChange>
      </w:pPr>
      <w:ins w:id="1641" w:author="LUCAS EMANOEL AMARAL GOMES" w:date="2025-06-13T22:13:00Z">
        <w:del w:id="1642" w:author="WESLEY DOS SANTOS GATINHO" w:date="2025-06-13T20:48:00Z">
          <w:r w:rsidRPr="001F772C" w:rsidDel="003B23FF">
            <w:rPr>
              <w:rFonts w:ascii="Times New Roman" w:eastAsia="Times New Roman" w:hAnsi="Times New Roman" w:cs="Times New Roman"/>
              <w:color w:val="000000" w:themeColor="text1"/>
              <w:rPrChange w:id="1643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s</w:delText>
          </w:r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644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istema EDULIGN, bem como a descrição detalhada de cada um</w:delText>
          </w:r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</w:rPr>
            <w:delText>.</w:delText>
          </w:r>
        </w:del>
      </w:ins>
    </w:p>
    <w:p w14:paraId="2F6099C6" w14:textId="5471765F" w:rsidR="008B3442" w:rsidRPr="001F772C" w:rsidDel="008B3442" w:rsidRDefault="008B3442">
      <w:pPr>
        <w:spacing w:after="0" w:line="276" w:lineRule="auto"/>
        <w:ind w:firstLine="709"/>
        <w:jc w:val="both"/>
        <w:rPr>
          <w:del w:id="1645" w:author="WESLEY DOS SANTOS GATINHO" w:date="2025-06-13T20:43:00Z"/>
          <w:rFonts w:ascii="Times New Roman" w:eastAsia="Times New Roman" w:hAnsi="Times New Roman" w:cs="Times New Roman"/>
          <w:color w:val="000000" w:themeColor="text1"/>
        </w:rPr>
        <w:pPrChange w:id="1646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>Diagrama de Casos de Uso é uma ferramenta essencial na modelagem de sistemas,</w:t>
      </w:r>
      <w:ins w:id="1647" w:author="WESLEY DOS SANTOS GATINHO" w:date="2025-06-13T20:43:00Z">
        <w:r w:rsidRPr="001F772C">
          <w:rPr>
            <w:rFonts w:ascii="Times New Roman" w:eastAsia="Times New Roman" w:hAnsi="Times New Roman" w:cs="Times New Roman"/>
            <w:color w:val="000000" w:themeColor="text1"/>
          </w:rPr>
          <w:t xml:space="preserve"> </w:t>
        </w:r>
      </w:ins>
      <w:del w:id="1648" w:author="WESLEY DOS SANTOS GATINHO" w:date="2025-06-13T20:43:00Z">
        <w:r w:rsidRPr="001F772C" w:rsidDel="008B3442">
          <w:rPr>
            <w:rFonts w:ascii="Times New Roman" w:eastAsia="Times New Roman" w:hAnsi="Times New Roman" w:cs="Times New Roman"/>
            <w:color w:val="000000" w:themeColor="text1"/>
          </w:rPr>
          <w:delText xml:space="preserve"> </w:delText>
        </w:r>
      </w:del>
    </w:p>
    <w:p w14:paraId="27F82077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649" w:author="WESLEY DOS SANTOS GATINHO" w:date="2025-06-13T20:43:00Z"/>
          <w:rFonts w:ascii="Times New Roman" w:eastAsia="Times New Roman" w:hAnsi="Times New Roman" w:cs="Times New Roman"/>
          <w:color w:val="000000" w:themeColor="text1"/>
        </w:rPr>
        <w:pPrChange w:id="1650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especialmente no contexto de desenvolvimento de software. Ele desempenha um papel </w:t>
      </w:r>
    </w:p>
    <w:p w14:paraId="75023F68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651" w:author="WESLEY DOS SANTOS GATINHO" w:date="2025-06-13T20:43:00Z"/>
          <w:rFonts w:ascii="Times New Roman" w:eastAsia="Times New Roman" w:hAnsi="Times New Roman" w:cs="Times New Roman"/>
          <w:color w:val="000000" w:themeColor="text1"/>
        </w:rPr>
        <w:pPrChange w:id="1652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crucial no processo de análise e design, pois oferece uma visão clara e concisa de como o </w:t>
      </w:r>
    </w:p>
    <w:p w14:paraId="7247723D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653" w:author="WESLEY DOS SANTOS GATINHO" w:date="2025-06-13T20:43:00Z"/>
          <w:rFonts w:ascii="Times New Roman" w:eastAsia="Times New Roman" w:hAnsi="Times New Roman" w:cs="Times New Roman"/>
          <w:color w:val="000000" w:themeColor="text1"/>
        </w:rPr>
        <w:pPrChange w:id="1654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sistema interage com seus usuários ou outros sistemas. Sua principal função é descrever </w:t>
      </w:r>
    </w:p>
    <w:p w14:paraId="39F678EF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655" w:author="WESLEY DOS SANTOS GATINHO" w:date="2025-06-13T20:43:00Z"/>
          <w:rFonts w:ascii="Times New Roman" w:eastAsia="Times New Roman" w:hAnsi="Times New Roman" w:cs="Times New Roman"/>
          <w:color w:val="000000" w:themeColor="text1"/>
        </w:rPr>
        <w:pPrChange w:id="1656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as funcionalidades que o sistema deve fornecer a seus usuários, ou "atores", e como essas </w:t>
      </w:r>
    </w:p>
    <w:p w14:paraId="3F8A3C85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657" w:author="WESLEY DOS SANTOS GATINHO" w:date="2025-06-13T20:43:00Z"/>
          <w:rFonts w:ascii="Times New Roman" w:eastAsia="Times New Roman" w:hAnsi="Times New Roman" w:cs="Times New Roman"/>
          <w:color w:val="000000" w:themeColor="text1"/>
        </w:rPr>
        <w:pPrChange w:id="1658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interações ocorrem. Nessa seção, serão abordados os Diagramas de Caso de Uso para o </w:t>
      </w:r>
    </w:p>
    <w:p w14:paraId="35409009" w14:textId="607EBB55" w:rsidR="008B3442" w:rsidRDefault="008B3442">
      <w:pPr>
        <w:spacing w:after="0" w:line="276" w:lineRule="auto"/>
        <w:ind w:firstLine="709"/>
        <w:jc w:val="both"/>
        <w:rPr>
          <w:ins w:id="1659" w:author="WESLEY DOS SANTOS GATINHO" w:date="2025-06-13T20:44:00Z"/>
          <w:rFonts w:ascii="Times New Roman" w:eastAsia="Times New Roman" w:hAnsi="Times New Roman" w:cs="Times New Roman"/>
          <w:color w:val="000000" w:themeColor="text1"/>
        </w:rPr>
        <w:pPrChange w:id="1660" w:author="WESLEY DOS SANTOS GATINHO" w:date="2025-06-13T20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sistema </w:t>
      </w:r>
      <w:del w:id="1661" w:author="WESLEY DOS SANTOS GATINHO" w:date="2025-06-13T20:49:00Z">
        <w:r w:rsidRPr="001F772C" w:rsidDel="00AD36B8">
          <w:rPr>
            <w:rFonts w:ascii="Times New Roman" w:eastAsia="Times New Roman" w:hAnsi="Times New Roman" w:cs="Times New Roman"/>
            <w:color w:val="000000" w:themeColor="text1"/>
          </w:rPr>
          <w:delText>EDULIGN</w:delText>
        </w:r>
      </w:del>
      <w:ins w:id="1662" w:author="WESLEY DOS SANTOS GATINHO" w:date="2025-06-13T20:49:00Z">
        <w:r w:rsidR="00AD36B8">
          <w:rPr>
            <w:rFonts w:ascii="Times New Roman" w:eastAsia="Times New Roman" w:hAnsi="Times New Roman" w:cs="Times New Roman"/>
            <w:b/>
            <w:bCs/>
            <w:color w:val="000000" w:themeColor="text1"/>
          </w:rPr>
          <w:t>FITAI</w:t>
        </w:r>
      </w:ins>
      <w:r w:rsidRPr="001F772C">
        <w:rPr>
          <w:rFonts w:ascii="Times New Roman" w:eastAsia="Times New Roman" w:hAnsi="Times New Roman" w:cs="Times New Roman"/>
          <w:color w:val="000000" w:themeColor="text1"/>
        </w:rPr>
        <w:t>, bem como a descrição detalhada de cada um.</w:t>
      </w:r>
    </w:p>
    <w:p w14:paraId="17BC5DDC" w14:textId="77777777" w:rsidR="0058738A" w:rsidRDefault="0058738A">
      <w:pPr>
        <w:spacing w:after="0" w:line="276" w:lineRule="auto"/>
        <w:jc w:val="both"/>
        <w:rPr>
          <w:ins w:id="1663" w:author="WESLEY DOS SANTOS GATINHO" w:date="2025-06-13T20:44:00Z"/>
          <w:rFonts w:ascii="Times New Roman" w:eastAsia="Times New Roman" w:hAnsi="Times New Roman" w:cs="Times New Roman"/>
          <w:color w:val="000000" w:themeColor="text1"/>
        </w:rPr>
        <w:pPrChange w:id="1664" w:author="WESLEY DOS SANTOS GATINHO" w:date="2025-06-13T20:45:00Z">
          <w:pPr>
            <w:spacing w:after="0" w:line="278" w:lineRule="auto"/>
            <w:jc w:val="both"/>
          </w:pPr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665" w:author="WESLEY DOS SANTOS GATINHO" w:date="2025-06-13T20:45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1666">
          <w:tblGrid>
            <w:gridCol w:w="45"/>
            <w:gridCol w:w="9026"/>
            <w:gridCol w:w="35"/>
          </w:tblGrid>
        </w:tblGridChange>
      </w:tblGrid>
      <w:tr w:rsidR="001F772C" w14:paraId="084C618B" w14:textId="77777777" w:rsidTr="0058738A">
        <w:trPr>
          <w:ins w:id="1667" w:author="WESLEY DOS SANTOS GATINHO" w:date="2025-06-13T20:44:00Z"/>
          <w:trPrChange w:id="1668" w:author="WESLEY DOS SANTOS GATINHO" w:date="2025-06-13T20:45:00Z">
            <w:trPr>
              <w:gridBefore w:val="1"/>
            </w:trPr>
          </w:trPrChange>
        </w:trPr>
        <w:tc>
          <w:tcPr>
            <w:tcW w:w="9061" w:type="dxa"/>
            <w:tcPrChange w:id="1669" w:author="WESLEY DOS SANTOS GATINHO" w:date="2025-06-13T20:45:00Z">
              <w:tcPr>
                <w:tcW w:w="9061" w:type="dxa"/>
                <w:gridSpan w:val="2"/>
              </w:tcPr>
            </w:tcPrChange>
          </w:tcPr>
          <w:p w14:paraId="593CB082" w14:textId="2F5F3D13" w:rsidR="001F772C" w:rsidRPr="0058738A" w:rsidRDefault="001F772C">
            <w:pPr>
              <w:spacing w:line="276" w:lineRule="auto"/>
              <w:jc w:val="center"/>
              <w:rPr>
                <w:ins w:id="1670" w:author="WESLEY DOS SANTOS GATINHO" w:date="2025-06-13T20:44:00Z"/>
                <w:rFonts w:ascii="Times New Roman" w:eastAsia="Aptos" w:hAnsi="Times New Roman" w:cs="Times New Roman"/>
                <w:color w:val="000000" w:themeColor="text1"/>
                <w:rPrChange w:id="1671" w:author="WESLEY DOS SANTOS GATINHO" w:date="2025-06-13T20:44:00Z">
                  <w:rPr>
                    <w:ins w:id="1672" w:author="WESLEY DOS SANTOS GATINHO" w:date="2025-06-13T20:44:00Z"/>
                    <w:rFonts w:ascii="Times New Roman" w:eastAsia="Times New Roman" w:hAnsi="Times New Roman" w:cs="Times New Roman"/>
                    <w:color w:val="000000" w:themeColor="text1"/>
                  </w:rPr>
                </w:rPrChange>
              </w:rPr>
              <w:pPrChange w:id="1673" w:author="WESLEY DOS SANTOS GATINHO" w:date="2025-06-13T20:45:00Z">
                <w:pPr>
                  <w:spacing w:line="278" w:lineRule="auto"/>
                  <w:jc w:val="both"/>
                </w:pPr>
              </w:pPrChange>
            </w:pPr>
            <w:ins w:id="1674" w:author="WESLEY DOS SANTOS GATINHO" w:date="2025-06-13T20:44:00Z">
              <w:r w:rsidRPr="0058738A">
                <w:rPr>
                  <w:rFonts w:ascii="Times New Roman" w:eastAsia="Times New Roman" w:hAnsi="Times New Roman" w:cs="Times New Roman"/>
                  <w:color w:val="000000" w:themeColor="text1"/>
                </w:rPr>
                <w:t>Figura</w:t>
              </w:r>
              <w:r w:rsidR="0058738A" w:rsidRPr="0058738A">
                <w:rPr>
                  <w:rFonts w:ascii="Times New Roman" w:eastAsia="Times New Roman" w:hAnsi="Times New Roman" w:cs="Times New Roman"/>
                  <w:color w:val="000000" w:themeColor="text1"/>
                </w:rPr>
                <w:t xml:space="preserve"> 01: </w:t>
              </w:r>
              <w:r w:rsidR="0058738A" w:rsidRPr="0058738A">
                <w:rPr>
                  <w:rFonts w:ascii="Times New Roman" w:eastAsia="Aptos" w:hAnsi="Times New Roman" w:cs="Times New Roman"/>
                  <w:color w:val="000000" w:themeColor="text1"/>
                </w:rPr>
                <w:t>Diagrama de Casos de Uso de Análise de Progresso de Medidas</w:t>
              </w:r>
            </w:ins>
          </w:p>
        </w:tc>
      </w:tr>
      <w:tr w:rsidR="001F772C" w14:paraId="35E882AD" w14:textId="77777777" w:rsidTr="0058738A">
        <w:trPr>
          <w:ins w:id="1675" w:author="WESLEY DOS SANTOS GATINHO" w:date="2025-06-13T20:44:00Z"/>
          <w:trPrChange w:id="1676" w:author="WESLEY DOS SANTOS GATINHO" w:date="2025-06-13T20:45:00Z">
            <w:trPr>
              <w:gridBefore w:val="1"/>
            </w:trPr>
          </w:trPrChange>
        </w:trPr>
        <w:tc>
          <w:tcPr>
            <w:tcW w:w="9061" w:type="dxa"/>
            <w:tcPrChange w:id="1677" w:author="WESLEY DOS SANTOS GATINHO" w:date="2025-06-13T20:45:00Z">
              <w:tcPr>
                <w:tcW w:w="9061" w:type="dxa"/>
                <w:gridSpan w:val="2"/>
              </w:tcPr>
            </w:tcPrChange>
          </w:tcPr>
          <w:p w14:paraId="7546BDB3" w14:textId="0AA34975" w:rsidR="001F772C" w:rsidRDefault="001F772C">
            <w:pPr>
              <w:spacing w:line="276" w:lineRule="auto"/>
              <w:jc w:val="both"/>
              <w:rPr>
                <w:ins w:id="1678" w:author="WESLEY DOS SANTOS GATINHO" w:date="2025-06-13T20:44:00Z"/>
                <w:rFonts w:ascii="Times New Roman" w:eastAsia="Times New Roman" w:hAnsi="Times New Roman" w:cs="Times New Roman"/>
                <w:color w:val="000000" w:themeColor="text1"/>
              </w:rPr>
              <w:pPrChange w:id="1679" w:author="WESLEY DOS SANTOS GATINHO" w:date="2025-06-13T20:45:00Z">
                <w:pPr>
                  <w:spacing w:line="278" w:lineRule="auto"/>
                  <w:jc w:val="both"/>
                </w:pPr>
              </w:pPrChange>
            </w:pPr>
            <w:ins w:id="1680" w:author="WESLEY DOS SANTOS GATINHO" w:date="2025-06-13T20:44:00Z">
              <w:r w:rsidRPr="001F772C">
                <w:rPr>
                  <w:rFonts w:ascii="Times New Roman" w:hAnsi="Times New Roman" w:cs="Times New Roman"/>
                  <w:noProof/>
                  <w:rPrChange w:id="1681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3545B285" wp14:editId="4DDE67D1">
                    <wp:extent cx="5762626" cy="3486150"/>
                    <wp:effectExtent l="0" t="0" r="0" b="0"/>
                    <wp:docPr id="1219963936" name="Picture 41158413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2626" cy="3486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F772C" w14:paraId="2FC518AB" w14:textId="77777777" w:rsidTr="0058738A">
        <w:trPr>
          <w:ins w:id="1682" w:author="WESLEY DOS SANTOS GATINHO" w:date="2025-06-13T20:44:00Z"/>
          <w:trPrChange w:id="1683" w:author="WESLEY DOS SANTOS GATINHO" w:date="2025-06-13T20:45:00Z">
            <w:trPr>
              <w:gridBefore w:val="1"/>
            </w:trPr>
          </w:trPrChange>
        </w:trPr>
        <w:tc>
          <w:tcPr>
            <w:tcW w:w="9061" w:type="dxa"/>
            <w:tcPrChange w:id="1684" w:author="WESLEY DOS SANTOS GATINHO" w:date="2025-06-13T20:45:00Z">
              <w:tcPr>
                <w:tcW w:w="9061" w:type="dxa"/>
                <w:gridSpan w:val="2"/>
              </w:tcPr>
            </w:tcPrChange>
          </w:tcPr>
          <w:p w14:paraId="33E9EA0F" w14:textId="7C2253D3" w:rsidR="001F772C" w:rsidRPr="0058738A" w:rsidRDefault="0058738A">
            <w:pPr>
              <w:spacing w:line="276" w:lineRule="auto"/>
              <w:jc w:val="center"/>
              <w:rPr>
                <w:ins w:id="1685" w:author="WESLEY DOS SANTOS GATINHO" w:date="2025-06-13T20:44:00Z"/>
                <w:rFonts w:ascii="Times New Roman" w:eastAsia="Times New Roman" w:hAnsi="Times New Roman" w:cs="Times New Roman"/>
                <w:b/>
                <w:bCs/>
                <w:color w:val="000000" w:themeColor="text1"/>
                <w:rPrChange w:id="1686" w:author="WESLEY DOS SANTOS GATINHO" w:date="2025-06-13T20:45:00Z">
                  <w:rPr>
                    <w:ins w:id="1687" w:author="WESLEY DOS SANTOS GATINHO" w:date="2025-06-13T20:44:00Z"/>
                    <w:rFonts w:ascii="Times New Roman" w:eastAsia="Times New Roman" w:hAnsi="Times New Roman" w:cs="Times New Roman"/>
                    <w:color w:val="000000" w:themeColor="text1"/>
                  </w:rPr>
                </w:rPrChange>
              </w:rPr>
              <w:pPrChange w:id="1688" w:author="WESLEY DOS SANTOS GATINHO" w:date="2025-06-13T20:45:00Z">
                <w:pPr>
                  <w:spacing w:line="278" w:lineRule="auto"/>
                  <w:jc w:val="both"/>
                </w:pPr>
              </w:pPrChange>
            </w:pPr>
            <w:ins w:id="1689" w:author="WESLEY DOS SANTOS GATINHO" w:date="2025-06-13T20:45:00Z">
              <w:r w:rsidRPr="0058738A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rPrChange w:id="1690" w:author="WESLEY DOS SANTOS GATINHO" w:date="2025-06-13T20:45:00Z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rPrChange>
                </w:rPr>
                <w:t>Fonte: Autores, 2025.</w:t>
              </w:r>
            </w:ins>
          </w:p>
        </w:tc>
      </w:tr>
    </w:tbl>
    <w:p w14:paraId="0186EE80" w14:textId="77777777" w:rsidR="001F772C" w:rsidRPr="001F772C" w:rsidDel="0058738A" w:rsidRDefault="001F772C">
      <w:pPr>
        <w:spacing w:after="0" w:line="276" w:lineRule="auto"/>
        <w:jc w:val="both"/>
        <w:rPr>
          <w:del w:id="1691" w:author="WESLEY DOS SANTOS GATINHO" w:date="2025-06-13T20:45:00Z"/>
          <w:rFonts w:ascii="Times New Roman" w:eastAsia="Times New Roman" w:hAnsi="Times New Roman" w:cs="Times New Roman"/>
          <w:color w:val="000000" w:themeColor="text1"/>
        </w:rPr>
        <w:pPrChange w:id="1692" w:author="WESLEY DOS SANTOS GATINHO" w:date="2025-06-13T20:45:00Z">
          <w:pPr>
            <w:spacing w:after="0" w:line="278" w:lineRule="auto"/>
            <w:jc w:val="both"/>
          </w:pPr>
        </w:pPrChange>
      </w:pPr>
    </w:p>
    <w:p w14:paraId="66B21A91" w14:textId="346F9466" w:rsidR="5516E02A" w:rsidRPr="001F772C" w:rsidDel="0058738A" w:rsidRDefault="5516E02A">
      <w:pPr>
        <w:spacing w:after="0" w:line="276" w:lineRule="auto"/>
        <w:rPr>
          <w:ins w:id="1693" w:author="LUCAS EMANOEL AMARAL GOMES" w:date="2025-06-13T22:14:00Z"/>
          <w:del w:id="1694" w:author="WESLEY DOS SANTOS GATINHO" w:date="2025-06-13T20:45:00Z"/>
          <w:rFonts w:ascii="Times New Roman" w:eastAsia="Times New Roman" w:hAnsi="Times New Roman" w:cs="Times New Roman"/>
          <w:color w:val="000000" w:themeColor="text1"/>
        </w:rPr>
        <w:pPrChange w:id="1695" w:author="WESLEY DOS SANTOS GATINHO" w:date="2025-06-13T20:45:00Z">
          <w:pPr>
            <w:spacing w:after="0"/>
            <w:jc w:val="both"/>
          </w:pPr>
        </w:pPrChange>
      </w:pPr>
    </w:p>
    <w:p w14:paraId="0B187D26" w14:textId="1949F214" w:rsidR="5516E02A" w:rsidRPr="001F772C" w:rsidDel="0058738A" w:rsidRDefault="5516E02A">
      <w:pPr>
        <w:spacing w:after="0" w:line="276" w:lineRule="auto"/>
        <w:jc w:val="both"/>
        <w:rPr>
          <w:ins w:id="1696" w:author="LUCAS EMANOEL AMARAL GOMES" w:date="2025-06-13T22:14:00Z"/>
          <w:del w:id="1697" w:author="WESLEY DOS SANTOS GATINHO" w:date="2025-06-13T20:45:00Z"/>
          <w:rFonts w:ascii="Times New Roman" w:eastAsia="Times New Roman" w:hAnsi="Times New Roman" w:cs="Times New Roman"/>
          <w:color w:val="000000" w:themeColor="text1"/>
        </w:rPr>
        <w:pPrChange w:id="1698" w:author="WESLEY DOS SANTOS GATINHO" w:date="2025-06-13T20:45:00Z">
          <w:pPr>
            <w:spacing w:after="0"/>
            <w:jc w:val="both"/>
          </w:pPr>
        </w:pPrChange>
      </w:pPr>
    </w:p>
    <w:p w14:paraId="0B8AB9B6" w14:textId="198BC7A7" w:rsidR="40F12A4D" w:rsidRPr="001F772C" w:rsidDel="0058738A" w:rsidRDefault="40F12A4D">
      <w:pPr>
        <w:spacing w:after="0" w:line="276" w:lineRule="auto"/>
        <w:jc w:val="both"/>
        <w:rPr>
          <w:ins w:id="1699" w:author="LUCAS EMANOEL AMARAL GOMES" w:date="2025-06-13T22:13:00Z"/>
          <w:del w:id="1700" w:author="WESLEY DOS SANTOS GATINHO" w:date="2025-06-13T20:45:00Z"/>
          <w:rFonts w:ascii="Times New Roman" w:eastAsia="Times New Roman" w:hAnsi="Times New Roman" w:cs="Times New Roman"/>
          <w:color w:val="000000" w:themeColor="text1"/>
        </w:rPr>
        <w:pPrChange w:id="1701" w:author="WESLEY DOS SANTOS GATINHO" w:date="2025-06-13T20:45:00Z">
          <w:pPr>
            <w:spacing w:after="0"/>
            <w:jc w:val="both"/>
          </w:pPr>
        </w:pPrChange>
      </w:pPr>
      <w:ins w:id="1702" w:author="LUCAS EMANOEL AMARAL GOMES" w:date="2025-06-13T22:14:00Z">
        <w:del w:id="1703" w:author="WESLEY DOS SANTOS GATINHO" w:date="2025-06-13T20:45:00Z">
          <w:r w:rsidRPr="001F772C" w:rsidDel="0058738A">
            <w:rPr>
              <w:rFonts w:ascii="Times New Roman" w:eastAsia="Times New Roman" w:hAnsi="Times New Roman" w:cs="Times New Roman"/>
              <w:color w:val="000000" w:themeColor="text1"/>
            </w:rPr>
            <w:delText>4.1</w:delText>
          </w:r>
        </w:del>
      </w:ins>
    </w:p>
    <w:p w14:paraId="733B1C32" w14:textId="0FD60ABF" w:rsidR="03C986A1" w:rsidRPr="001F772C" w:rsidDel="0058738A" w:rsidRDefault="03C986A1">
      <w:pPr>
        <w:spacing w:after="0" w:line="276" w:lineRule="auto"/>
        <w:jc w:val="both"/>
        <w:rPr>
          <w:ins w:id="1704" w:author="LUCAS EMANOEL AMARAL GOMES" w:date="2025-06-13T22:13:00Z"/>
          <w:del w:id="1705" w:author="WESLEY DOS SANTOS GATINHO" w:date="2025-06-13T20:45:00Z"/>
          <w:rFonts w:ascii="Times New Roman" w:eastAsia="Times New Roman" w:hAnsi="Times New Roman" w:cs="Times New Roman"/>
          <w:color w:val="000000" w:themeColor="text1"/>
          <w:rPrChange w:id="1706" w:author="WESLEY DOS SANTOS GATINHO" w:date="2025-06-13T20:43:00Z">
            <w:rPr>
              <w:ins w:id="1707" w:author="LUCAS EMANOEL AMARAL GOMES" w:date="2025-06-13T22:13:00Z"/>
              <w:del w:id="1708" w:author="WESLEY DOS SANTOS GATINHO" w:date="2025-06-13T20:45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1709" w:author="WESLEY DOS SANTOS GATINHO" w:date="2025-06-13T20:45:00Z">
          <w:pPr>
            <w:spacing w:after="0"/>
            <w:jc w:val="both"/>
          </w:pPr>
        </w:pPrChange>
      </w:pPr>
    </w:p>
    <w:p w14:paraId="390EB544" w14:textId="6C6C25E6" w:rsidR="40F12A4D" w:rsidRPr="001F772C" w:rsidDel="0058738A" w:rsidRDefault="40F12A4D">
      <w:pPr>
        <w:spacing w:after="0" w:line="276" w:lineRule="auto"/>
        <w:rPr>
          <w:ins w:id="1710" w:author="LUCAS EMANOEL AMARAL GOMES" w:date="2025-06-13T22:14:00Z"/>
          <w:del w:id="1711" w:author="WESLEY DOS SANTOS GATINHO" w:date="2025-06-13T20:45:00Z"/>
          <w:rFonts w:ascii="Times New Roman" w:eastAsia="Aptos" w:hAnsi="Times New Roman" w:cs="Times New Roman"/>
          <w:color w:val="000000" w:themeColor="text1"/>
          <w:rPrChange w:id="1712" w:author="WESLEY DOS SANTOS GATINHO" w:date="2025-06-13T20:43:00Z">
            <w:rPr>
              <w:ins w:id="1713" w:author="LUCAS EMANOEL AMARAL GOMES" w:date="2025-06-13T22:14:00Z"/>
              <w:del w:id="1714" w:author="WESLEY DOS SANTOS GATINHO" w:date="2025-06-13T20:45:00Z"/>
            </w:rPr>
          </w:rPrChange>
        </w:rPr>
        <w:pPrChange w:id="1715" w:author="WESLEY DOS SANTOS GATINHO" w:date="2025-06-13T20:45:00Z">
          <w:pPr>
            <w:spacing w:after="0"/>
          </w:pPr>
        </w:pPrChange>
      </w:pPr>
      <w:ins w:id="1716" w:author="LUCAS EMANOEL AMARAL GOMES" w:date="2025-06-13T22:14:00Z">
        <w:del w:id="1717" w:author="WESLEY DOS SANTOS GATINHO" w:date="2025-06-13T20:45:00Z">
          <w:r w:rsidRPr="001F772C" w:rsidDel="0058738A">
            <w:rPr>
              <w:rFonts w:ascii="Times New Roman" w:hAnsi="Times New Roman" w:cs="Times New Roman"/>
              <w:rPrChange w:id="1718" w:author="WESLEY DOS SANTOS GATINHO" w:date="2025-06-13T20:43:00Z">
                <w:rPr/>
              </w:rPrChange>
            </w:rPr>
            <w:delText xml:space="preserve">   F</w:delText>
          </w:r>
          <w:r w:rsidRPr="001F772C" w:rsidDel="0058738A">
            <w:rPr>
              <w:rFonts w:ascii="Times New Roman" w:eastAsia="Aptos" w:hAnsi="Times New Roman" w:cs="Times New Roman"/>
              <w:color w:val="000000" w:themeColor="text1"/>
              <w:rPrChange w:id="1719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igura 1 – </w:delText>
          </w:r>
        </w:del>
        <w:del w:id="1720" w:author="WESLEY DOS SANTOS GATINHO" w:date="2025-06-13T20:44:00Z">
          <w:r w:rsidRPr="001F772C" w:rsidDel="0058738A">
            <w:rPr>
              <w:rFonts w:ascii="Times New Roman" w:eastAsia="Aptos" w:hAnsi="Times New Roman" w:cs="Times New Roman"/>
              <w:color w:val="000000" w:themeColor="text1"/>
              <w:rPrChange w:id="1721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Diagrama de Casos de Uso de Análise de P</w:delText>
          </w:r>
        </w:del>
      </w:ins>
      <w:ins w:id="1722" w:author="LUCAS EMANOEL AMARAL GOMES" w:date="2025-06-13T22:15:00Z">
        <w:del w:id="1723" w:author="WESLEY DOS SANTOS GATINHO" w:date="2025-06-13T20:44:00Z">
          <w:r w:rsidRPr="001F772C" w:rsidDel="0058738A">
            <w:rPr>
              <w:rFonts w:ascii="Times New Roman" w:eastAsia="Aptos" w:hAnsi="Times New Roman" w:cs="Times New Roman"/>
              <w:color w:val="000000" w:themeColor="text1"/>
              <w:rPrChange w:id="1724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rogresso de Medidas</w:delText>
          </w:r>
        </w:del>
      </w:ins>
    </w:p>
    <w:p w14:paraId="6537B60C" w14:textId="330B490E" w:rsidR="0F1ABC6F" w:rsidRPr="001F772C" w:rsidDel="0058738A" w:rsidRDefault="0F1ABC6F">
      <w:pPr>
        <w:spacing w:after="0" w:line="276" w:lineRule="auto"/>
        <w:rPr>
          <w:ins w:id="1725" w:author="LUCAS EMANOEL AMARAL GOMES" w:date="2025-06-13T22:11:00Z"/>
          <w:del w:id="1726" w:author="WESLEY DOS SANTOS GATINHO" w:date="2025-06-13T20:45:00Z"/>
          <w:rFonts w:ascii="Times New Roman" w:hAnsi="Times New Roman" w:cs="Times New Roman"/>
          <w:rPrChange w:id="1727" w:author="WESLEY DOS SANTOS GATINHO" w:date="2025-06-13T20:43:00Z">
            <w:rPr>
              <w:ins w:id="1728" w:author="LUCAS EMANOEL AMARAL GOMES" w:date="2025-06-13T22:11:00Z"/>
              <w:del w:id="1729" w:author="WESLEY DOS SANTOS GATINHO" w:date="2025-06-13T20:45:00Z"/>
            </w:rPr>
          </w:rPrChange>
        </w:rPr>
        <w:pPrChange w:id="1730" w:author="WESLEY DOS SANTOS GATINHO" w:date="2025-06-13T20:45:00Z">
          <w:pPr/>
        </w:pPrChange>
      </w:pPr>
    </w:p>
    <w:p w14:paraId="02A8D2F9" w14:textId="18F45746" w:rsidR="0F1ABC6F" w:rsidRPr="001F772C" w:rsidRDefault="6276093A">
      <w:pPr>
        <w:spacing w:line="276" w:lineRule="auto"/>
        <w:rPr>
          <w:ins w:id="1731" w:author="WESLEY DOS SANTOS GATINHO" w:date="2025-06-12T13:22:00Z"/>
          <w:rFonts w:ascii="Times New Roman" w:hAnsi="Times New Roman" w:cs="Times New Roman"/>
          <w:rPrChange w:id="1732" w:author="WESLEY DOS SANTOS GATINHO" w:date="2025-06-13T20:43:00Z">
            <w:rPr>
              <w:ins w:id="1733" w:author="WESLEY DOS SANTOS GATINHO" w:date="2025-06-12T13:22:00Z"/>
            </w:rPr>
          </w:rPrChange>
        </w:rPr>
        <w:pPrChange w:id="1734" w:author="WESLEY DOS SANTOS GATINHO" w:date="2025-06-13T20:45:00Z">
          <w:pPr/>
        </w:pPrChange>
      </w:pPr>
      <w:ins w:id="1735" w:author="LUCAS EMANOEL AMARAL GOMES" w:date="2025-06-13T22:12:00Z">
        <w:del w:id="1736" w:author="WESLEY DOS SANTOS GATINHO" w:date="2025-06-13T20:44:00Z">
          <w:r w:rsidRPr="001F772C" w:rsidDel="001F772C">
            <w:rPr>
              <w:rFonts w:ascii="Times New Roman" w:hAnsi="Times New Roman" w:cs="Times New Roman"/>
              <w:noProof/>
              <w:rPrChange w:id="1737" w:author="WESLEY DOS SANTOS GATINHO" w:date="2025-06-13T20:43:00Z">
                <w:rPr>
                  <w:noProof/>
                </w:rPr>
              </w:rPrChange>
            </w:rPr>
            <w:drawing>
              <wp:inline distT="0" distB="0" distL="0" distR="0" wp14:anchorId="0C51854A" wp14:editId="700B4CC6">
                <wp:extent cx="5762626" cy="3486150"/>
                <wp:effectExtent l="0" t="0" r="0" b="0"/>
                <wp:docPr id="411584135" name="Picture 411584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486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3184C7C8" w14:textId="35850B6F" w:rsidR="32D8D33D" w:rsidRPr="001F772C" w:rsidDel="00714659" w:rsidRDefault="32D8D33D">
      <w:pPr>
        <w:pStyle w:val="PargrafodaLista"/>
        <w:spacing w:line="276" w:lineRule="auto"/>
        <w:ind w:left="0" w:firstLine="709"/>
        <w:jc w:val="both"/>
        <w:rPr>
          <w:del w:id="1738" w:author="ANDRE LUIS AGUIAR DO NASCIMENTO" w:date="2025-06-12T14:36:00Z"/>
          <w:rFonts w:ascii="Times New Roman" w:eastAsia="Times New Roman" w:hAnsi="Times New Roman" w:cs="Times New Roman"/>
        </w:rPr>
        <w:pPrChange w:id="1739" w:author="WESLEY DOS SANTOS GATINHO" w:date="2025-06-13T20:45:00Z">
          <w:pPr>
            <w:pStyle w:val="PargrafodaLista"/>
            <w:spacing w:line="360" w:lineRule="auto"/>
            <w:ind w:left="0"/>
            <w:jc w:val="both"/>
          </w:pPr>
        </w:pPrChange>
      </w:pPr>
    </w:p>
    <w:p w14:paraId="6230F9D3" w14:textId="0CE7DD66" w:rsidR="002C1B79" w:rsidRPr="002C1B79" w:rsidRDefault="002C1B79" w:rsidP="002C1B79">
      <w:pPr>
        <w:spacing w:line="276" w:lineRule="auto"/>
        <w:rPr>
          <w:ins w:id="1740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741" w:author="HUGO SAMUEL DE LIMA OLIVEIRA" w:date="2025-08-08T16:40:00Z">
        <w:r>
          <w:rPr>
            <w:rFonts w:ascii="Times New Roman" w:eastAsia="Times New Roman" w:hAnsi="Times New Roman" w:cs="Times New Roman"/>
            <w:b/>
            <w:bCs/>
          </w:rPr>
          <w:t>4.1</w:t>
        </w:r>
      </w:ins>
      <w:ins w:id="1742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. Descrição Geral</w:t>
        </w:r>
      </w:ins>
      <w:ins w:id="1743" w:author="HUGO SAMUEL DE LIMA OLIVEIRA" w:date="2025-08-08T16:40:00Z">
        <w:r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2C1B79">
          <w:rPr>
            <w:rFonts w:ascii="Times New Roman" w:eastAsia="Aptos" w:hAnsi="Times New Roman" w:cs="Times New Roman"/>
            <w:b/>
            <w:bCs/>
            <w:color w:val="000000" w:themeColor="text1"/>
            <w:rPrChange w:id="1744" w:author="HUGO SAMUEL DE LIMA OLIVEIRA" w:date="2025-08-08T16:41:00Z">
              <w:rPr>
                <w:rFonts w:ascii="Times New Roman" w:eastAsia="Aptos" w:hAnsi="Times New Roman" w:cs="Times New Roman"/>
                <w:color w:val="000000" w:themeColor="text1"/>
              </w:rPr>
            </w:rPrChange>
          </w:rPr>
          <w:t>Análise de Progresso de Medidas</w:t>
        </w:r>
      </w:ins>
    </w:p>
    <w:p w14:paraId="0BED0D90" w14:textId="77777777" w:rsidR="002C1B79" w:rsidRPr="002C1B79" w:rsidRDefault="002C1B79" w:rsidP="002C1B79">
      <w:pPr>
        <w:spacing w:line="276" w:lineRule="auto"/>
        <w:rPr>
          <w:ins w:id="1745" w:author="HUGO SAMUEL DE LIMA OLIVEIRA" w:date="2025-08-08T16:38:00Z"/>
          <w:rFonts w:ascii="Times New Roman" w:eastAsia="Times New Roman" w:hAnsi="Times New Roman" w:cs="Times New Roman"/>
        </w:rPr>
      </w:pPr>
      <w:ins w:id="1746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 xml:space="preserve">O diagrama representa o módulo "Análise de Progresso de Medidas" do sistema </w:t>
        </w:r>
        <w:proofErr w:type="spellStart"/>
        <w:r w:rsidRPr="002C1B79">
          <w:rPr>
            <w:rFonts w:ascii="Times New Roman" w:eastAsia="Times New Roman" w:hAnsi="Times New Roman" w:cs="Times New Roman"/>
          </w:rPr>
          <w:t>FitAI</w:t>
        </w:r>
        <w:proofErr w:type="spellEnd"/>
        <w:r w:rsidRPr="002C1B79">
          <w:rPr>
            <w:rFonts w:ascii="Times New Roman" w:eastAsia="Times New Roman" w:hAnsi="Times New Roman" w:cs="Times New Roman"/>
          </w:rPr>
          <w:t xml:space="preserve">. Ele detalha a interação do ator </w:t>
        </w:r>
        <w:r w:rsidRPr="002C1B79">
          <w:rPr>
            <w:rFonts w:ascii="Times New Roman" w:eastAsia="Times New Roman" w:hAnsi="Times New Roman" w:cs="Times New Roman"/>
            <w:b/>
            <w:bCs/>
          </w:rPr>
          <w:t>Usuário</w:t>
        </w:r>
        <w:r w:rsidRPr="002C1B79">
          <w:rPr>
            <w:rFonts w:ascii="Times New Roman" w:eastAsia="Times New Roman" w:hAnsi="Times New Roman" w:cs="Times New Roman"/>
          </w:rPr>
          <w:t xml:space="preserve"> com os casos de uso para acessar, registrar e visualizar a evolução de suas medidas corporais. O objetivo do módulo é fornecer uma ferramenta para que o usuário monitore seu progresso de forma simples e eficaz.</w:t>
        </w:r>
      </w:ins>
    </w:p>
    <w:p w14:paraId="202E1519" w14:textId="6EE07B17" w:rsidR="002C1B79" w:rsidRPr="002C1B79" w:rsidRDefault="002C1B79" w:rsidP="002C1B79">
      <w:pPr>
        <w:spacing w:line="276" w:lineRule="auto"/>
        <w:rPr>
          <w:ins w:id="1747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748" w:author="HUGO SAMUEL DE LIMA OLIVEIRA" w:date="2025-08-08T16:41:00Z">
        <w:r>
          <w:rPr>
            <w:rFonts w:ascii="Times New Roman" w:eastAsia="Times New Roman" w:hAnsi="Times New Roman" w:cs="Times New Roman"/>
            <w:b/>
            <w:bCs/>
          </w:rPr>
          <w:t>4.1.1</w:t>
        </w:r>
      </w:ins>
      <w:ins w:id="1749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. Atores</w:t>
        </w:r>
      </w:ins>
    </w:p>
    <w:p w14:paraId="22EC1402" w14:textId="77777777" w:rsidR="002C1B79" w:rsidRPr="002C1B79" w:rsidRDefault="002C1B79" w:rsidP="002C1B79">
      <w:pPr>
        <w:numPr>
          <w:ilvl w:val="0"/>
          <w:numId w:val="12"/>
        </w:numPr>
        <w:spacing w:line="276" w:lineRule="auto"/>
        <w:rPr>
          <w:ins w:id="1750" w:author="HUGO SAMUEL DE LIMA OLIVEIRA" w:date="2025-08-08T16:38:00Z"/>
          <w:rFonts w:ascii="Times New Roman" w:eastAsia="Times New Roman" w:hAnsi="Times New Roman" w:cs="Times New Roman"/>
        </w:rPr>
      </w:pPr>
      <w:ins w:id="1751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Usuário:</w:t>
        </w:r>
        <w:r w:rsidRPr="002C1B79">
          <w:rPr>
            <w:rFonts w:ascii="Times New Roman" w:eastAsia="Times New Roman" w:hAnsi="Times New Roman" w:cs="Times New Roman"/>
          </w:rPr>
          <w:t xml:space="preserve"> Pessoa que utiliza o sistema para registrar e acompanhar suas medidas corporais, visualizando o progresso ao longo do tempo.</w:t>
        </w:r>
      </w:ins>
    </w:p>
    <w:p w14:paraId="55C865D8" w14:textId="71346512" w:rsidR="002C1B79" w:rsidRPr="002C1B79" w:rsidRDefault="002C1B79" w:rsidP="002C1B79">
      <w:pPr>
        <w:spacing w:line="276" w:lineRule="auto"/>
        <w:rPr>
          <w:ins w:id="1752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753" w:author="HUGO SAMUEL DE LIMA OLIVEIRA" w:date="2025-08-08T16:41:00Z">
        <w:r>
          <w:rPr>
            <w:rFonts w:ascii="Times New Roman" w:eastAsia="Times New Roman" w:hAnsi="Times New Roman" w:cs="Times New Roman"/>
            <w:b/>
            <w:bCs/>
          </w:rPr>
          <w:t>4.1.2</w:t>
        </w:r>
      </w:ins>
      <w:ins w:id="1754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. Casos de Uso</w:t>
        </w:r>
      </w:ins>
    </w:p>
    <w:p w14:paraId="03F7F680" w14:textId="15E27A81" w:rsidR="002C1B79" w:rsidRPr="002C1B79" w:rsidRDefault="002C1B79" w:rsidP="002C1B79">
      <w:pPr>
        <w:spacing w:line="276" w:lineRule="auto"/>
        <w:rPr>
          <w:ins w:id="1755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756" w:author="HUGO SAMUEL DE LIMA OLIVEIRA" w:date="2025-08-08T16:41:00Z">
        <w:r>
          <w:rPr>
            <w:rFonts w:ascii="Times New Roman" w:eastAsia="Times New Roman" w:hAnsi="Times New Roman" w:cs="Times New Roman"/>
            <w:b/>
            <w:bCs/>
          </w:rPr>
          <w:t>4</w:t>
        </w:r>
      </w:ins>
      <w:ins w:id="1757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.</w:t>
        </w:r>
      </w:ins>
      <w:ins w:id="1758" w:author="HUGO SAMUEL DE LIMA OLIVEIRA" w:date="2025-08-08T16:41:00Z">
        <w:r>
          <w:rPr>
            <w:rFonts w:ascii="Times New Roman" w:eastAsia="Times New Roman" w:hAnsi="Times New Roman" w:cs="Times New Roman"/>
            <w:b/>
            <w:bCs/>
          </w:rPr>
          <w:t>1.</w:t>
        </w:r>
      </w:ins>
      <w:ins w:id="1759" w:author="HUGO SAMUEL DE LIMA OLIVEIRA" w:date="2025-08-08T16:42:00Z">
        <w:r>
          <w:rPr>
            <w:rFonts w:ascii="Times New Roman" w:eastAsia="Times New Roman" w:hAnsi="Times New Roman" w:cs="Times New Roman"/>
            <w:b/>
            <w:bCs/>
          </w:rPr>
          <w:t>3.</w:t>
        </w:r>
      </w:ins>
      <w:ins w:id="1760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 xml:space="preserve"> Acessar Registro e Análise de Dados</w:t>
        </w:r>
      </w:ins>
    </w:p>
    <w:p w14:paraId="5AB8369C" w14:textId="77777777" w:rsidR="002C1B79" w:rsidRPr="002C1B79" w:rsidRDefault="002C1B79" w:rsidP="002C1B79">
      <w:pPr>
        <w:numPr>
          <w:ilvl w:val="0"/>
          <w:numId w:val="13"/>
        </w:numPr>
        <w:spacing w:line="276" w:lineRule="auto"/>
        <w:rPr>
          <w:ins w:id="1761" w:author="HUGO SAMUEL DE LIMA OLIVEIRA" w:date="2025-08-08T16:38:00Z"/>
          <w:rFonts w:ascii="Times New Roman" w:eastAsia="Times New Roman" w:hAnsi="Times New Roman" w:cs="Times New Roman"/>
        </w:rPr>
      </w:pPr>
      <w:ins w:id="1762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lastRenderedPageBreak/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6813DBA8" w14:textId="77777777" w:rsidR="002C1B79" w:rsidRPr="002C1B79" w:rsidRDefault="002C1B79" w:rsidP="002C1B79">
      <w:pPr>
        <w:numPr>
          <w:ilvl w:val="0"/>
          <w:numId w:val="13"/>
        </w:numPr>
        <w:spacing w:line="276" w:lineRule="auto"/>
        <w:rPr>
          <w:ins w:id="1763" w:author="HUGO SAMUEL DE LIMA OLIVEIRA" w:date="2025-08-08T16:38:00Z"/>
          <w:rFonts w:ascii="Times New Roman" w:eastAsia="Times New Roman" w:hAnsi="Times New Roman" w:cs="Times New Roman"/>
        </w:rPr>
      </w:pPr>
      <w:ins w:id="1764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5CDEA5D4" w14:textId="77777777" w:rsidR="002C1B79" w:rsidRPr="002C1B79" w:rsidRDefault="002C1B79" w:rsidP="002C1B79">
      <w:pPr>
        <w:numPr>
          <w:ilvl w:val="1"/>
          <w:numId w:val="13"/>
        </w:numPr>
        <w:spacing w:line="276" w:lineRule="auto"/>
        <w:rPr>
          <w:ins w:id="1765" w:author="HUGO SAMUEL DE LIMA OLIVEIRA" w:date="2025-08-08T16:38:00Z"/>
          <w:rFonts w:ascii="Times New Roman" w:eastAsia="Times New Roman" w:hAnsi="Times New Roman" w:cs="Times New Roman"/>
        </w:rPr>
      </w:pPr>
      <w:ins w:id="1766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648CA223" w14:textId="77777777" w:rsidR="002C1B79" w:rsidRPr="002C1B79" w:rsidRDefault="002C1B79" w:rsidP="002C1B79">
      <w:pPr>
        <w:numPr>
          <w:ilvl w:val="0"/>
          <w:numId w:val="13"/>
        </w:numPr>
        <w:spacing w:line="276" w:lineRule="auto"/>
        <w:rPr>
          <w:ins w:id="1767" w:author="HUGO SAMUEL DE LIMA OLIVEIRA" w:date="2025-08-08T16:38:00Z"/>
          <w:rFonts w:ascii="Times New Roman" w:eastAsia="Times New Roman" w:hAnsi="Times New Roman" w:cs="Times New Roman"/>
        </w:rPr>
      </w:pPr>
      <w:ins w:id="1768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0234F6AE" w14:textId="77777777" w:rsidR="002C1B79" w:rsidRPr="002C1B79" w:rsidRDefault="002C1B79" w:rsidP="002C1B79">
      <w:pPr>
        <w:numPr>
          <w:ilvl w:val="1"/>
          <w:numId w:val="14"/>
        </w:numPr>
        <w:spacing w:line="276" w:lineRule="auto"/>
        <w:rPr>
          <w:ins w:id="1769" w:author="HUGO SAMUEL DE LIMA OLIVEIRA" w:date="2025-08-08T16:38:00Z"/>
          <w:rFonts w:ascii="Times New Roman" w:eastAsia="Times New Roman" w:hAnsi="Times New Roman" w:cs="Times New Roman"/>
        </w:rPr>
      </w:pPr>
      <w:ins w:id="1770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seleciona a opção para acessar a área de registro e análise.</w:t>
        </w:r>
      </w:ins>
    </w:p>
    <w:p w14:paraId="44E81C25" w14:textId="77777777" w:rsidR="002C1B79" w:rsidRPr="002C1B79" w:rsidRDefault="002C1B79" w:rsidP="002C1B79">
      <w:pPr>
        <w:numPr>
          <w:ilvl w:val="1"/>
          <w:numId w:val="14"/>
        </w:numPr>
        <w:spacing w:line="276" w:lineRule="auto"/>
        <w:rPr>
          <w:ins w:id="1771" w:author="HUGO SAMUEL DE LIMA OLIVEIRA" w:date="2025-08-08T16:38:00Z"/>
          <w:rFonts w:ascii="Times New Roman" w:eastAsia="Times New Roman" w:hAnsi="Times New Roman" w:cs="Times New Roman"/>
        </w:rPr>
      </w:pPr>
      <w:ins w:id="1772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exibe a tela principal desta funcionalidade, onde outras ações podem ser iniciadas.</w:t>
        </w:r>
      </w:ins>
    </w:p>
    <w:p w14:paraId="178C945C" w14:textId="77777777" w:rsidR="002C1B79" w:rsidRPr="002C1B79" w:rsidRDefault="002C1B79" w:rsidP="002C1B79">
      <w:pPr>
        <w:numPr>
          <w:ilvl w:val="0"/>
          <w:numId w:val="13"/>
        </w:numPr>
        <w:spacing w:line="276" w:lineRule="auto"/>
        <w:rPr>
          <w:ins w:id="1773" w:author="HUGO SAMUEL DE LIMA OLIVEIRA" w:date="2025-08-08T16:38:00Z"/>
          <w:rFonts w:ascii="Times New Roman" w:eastAsia="Times New Roman" w:hAnsi="Times New Roman" w:cs="Times New Roman"/>
        </w:rPr>
      </w:pPr>
      <w:ins w:id="1774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07243A88" w14:textId="77777777" w:rsidR="002C1B79" w:rsidRPr="002C1B79" w:rsidRDefault="002C1B79" w:rsidP="002C1B79">
      <w:pPr>
        <w:numPr>
          <w:ilvl w:val="1"/>
          <w:numId w:val="13"/>
        </w:numPr>
        <w:spacing w:line="276" w:lineRule="auto"/>
        <w:rPr>
          <w:ins w:id="1775" w:author="HUGO SAMUEL DE LIMA OLIVEIRA" w:date="2025-08-08T16:38:00Z"/>
          <w:rFonts w:ascii="Times New Roman" w:eastAsia="Times New Roman" w:hAnsi="Times New Roman" w:cs="Times New Roman"/>
        </w:rPr>
      </w:pPr>
      <w:ins w:id="1776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A tela de registro e análise é exibida, pronta para a interação do usuário.</w:t>
        </w:r>
      </w:ins>
    </w:p>
    <w:p w14:paraId="13E63439" w14:textId="77777777" w:rsidR="002C1B79" w:rsidRPr="002C1B79" w:rsidRDefault="002C1B79" w:rsidP="002C1B79">
      <w:pPr>
        <w:numPr>
          <w:ilvl w:val="0"/>
          <w:numId w:val="13"/>
        </w:numPr>
        <w:spacing w:line="276" w:lineRule="auto"/>
        <w:rPr>
          <w:ins w:id="1777" w:author="HUGO SAMUEL DE LIMA OLIVEIRA" w:date="2025-08-08T16:38:00Z"/>
          <w:rFonts w:ascii="Times New Roman" w:eastAsia="Times New Roman" w:hAnsi="Times New Roman" w:cs="Times New Roman"/>
        </w:rPr>
      </w:pPr>
      <w:ins w:id="1778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é o ponto de partida para o registro de novas medidas e pode ser estendido por outros casos de uso, como Acessar Opção Peso.</w:t>
        </w:r>
      </w:ins>
    </w:p>
    <w:p w14:paraId="016E26C2" w14:textId="15249EDB" w:rsidR="002C1B79" w:rsidRPr="002C1B79" w:rsidRDefault="002C1B79" w:rsidP="002C1B79">
      <w:pPr>
        <w:spacing w:line="276" w:lineRule="auto"/>
        <w:rPr>
          <w:ins w:id="1779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780" w:author="HUGO SAMUEL DE LIMA OLIVEIRA" w:date="2025-08-08T16:42:00Z">
        <w:r>
          <w:rPr>
            <w:rFonts w:ascii="Times New Roman" w:eastAsia="Times New Roman" w:hAnsi="Times New Roman" w:cs="Times New Roman"/>
            <w:b/>
            <w:bCs/>
          </w:rPr>
          <w:t>4.1.4.</w:t>
        </w:r>
      </w:ins>
      <w:ins w:id="1781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 xml:space="preserve"> Visualizar Progresso</w:t>
        </w:r>
      </w:ins>
    </w:p>
    <w:p w14:paraId="79D18EDB" w14:textId="77777777" w:rsidR="002C1B79" w:rsidRPr="002C1B79" w:rsidRDefault="002C1B79" w:rsidP="002C1B79">
      <w:pPr>
        <w:numPr>
          <w:ilvl w:val="0"/>
          <w:numId w:val="15"/>
        </w:numPr>
        <w:spacing w:line="276" w:lineRule="auto"/>
        <w:rPr>
          <w:ins w:id="1782" w:author="HUGO SAMUEL DE LIMA OLIVEIRA" w:date="2025-08-08T16:38:00Z"/>
          <w:rFonts w:ascii="Times New Roman" w:eastAsia="Times New Roman" w:hAnsi="Times New Roman" w:cs="Times New Roman"/>
        </w:rPr>
      </w:pPr>
      <w:ins w:id="1783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7762521B" w14:textId="77777777" w:rsidR="002C1B79" w:rsidRPr="002C1B79" w:rsidRDefault="002C1B79" w:rsidP="002C1B79">
      <w:pPr>
        <w:numPr>
          <w:ilvl w:val="0"/>
          <w:numId w:val="15"/>
        </w:numPr>
        <w:spacing w:line="276" w:lineRule="auto"/>
        <w:rPr>
          <w:ins w:id="1784" w:author="HUGO SAMUEL DE LIMA OLIVEIRA" w:date="2025-08-08T16:38:00Z"/>
          <w:rFonts w:ascii="Times New Roman" w:eastAsia="Times New Roman" w:hAnsi="Times New Roman" w:cs="Times New Roman"/>
        </w:rPr>
      </w:pPr>
      <w:ins w:id="1785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11F4C66E" w14:textId="77777777" w:rsidR="002C1B79" w:rsidRPr="002C1B79" w:rsidRDefault="002C1B79" w:rsidP="002C1B79">
      <w:pPr>
        <w:numPr>
          <w:ilvl w:val="1"/>
          <w:numId w:val="15"/>
        </w:numPr>
        <w:spacing w:line="276" w:lineRule="auto"/>
        <w:rPr>
          <w:ins w:id="1786" w:author="HUGO SAMUEL DE LIMA OLIVEIRA" w:date="2025-08-08T16:38:00Z"/>
          <w:rFonts w:ascii="Times New Roman" w:eastAsia="Times New Roman" w:hAnsi="Times New Roman" w:cs="Times New Roman"/>
        </w:rPr>
      </w:pPr>
      <w:ins w:id="1787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766D1DBC" w14:textId="77777777" w:rsidR="002C1B79" w:rsidRPr="002C1B79" w:rsidRDefault="002C1B79" w:rsidP="002C1B79">
      <w:pPr>
        <w:numPr>
          <w:ilvl w:val="1"/>
          <w:numId w:val="15"/>
        </w:numPr>
        <w:spacing w:line="276" w:lineRule="auto"/>
        <w:rPr>
          <w:ins w:id="1788" w:author="HUGO SAMUEL DE LIMA OLIVEIRA" w:date="2025-08-08T16:38:00Z"/>
          <w:rFonts w:ascii="Times New Roman" w:eastAsia="Times New Roman" w:hAnsi="Times New Roman" w:cs="Times New Roman"/>
        </w:rPr>
      </w:pPr>
      <w:ins w:id="1789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Deve haver pelo menos uma medida registrada no histórico do usuário.</w:t>
        </w:r>
      </w:ins>
    </w:p>
    <w:p w14:paraId="531AA2D7" w14:textId="77777777" w:rsidR="002C1B79" w:rsidRPr="002C1B79" w:rsidRDefault="002C1B79" w:rsidP="002C1B79">
      <w:pPr>
        <w:numPr>
          <w:ilvl w:val="0"/>
          <w:numId w:val="15"/>
        </w:numPr>
        <w:spacing w:line="276" w:lineRule="auto"/>
        <w:rPr>
          <w:ins w:id="1790" w:author="HUGO SAMUEL DE LIMA OLIVEIRA" w:date="2025-08-08T16:38:00Z"/>
          <w:rFonts w:ascii="Times New Roman" w:eastAsia="Times New Roman" w:hAnsi="Times New Roman" w:cs="Times New Roman"/>
        </w:rPr>
      </w:pPr>
      <w:ins w:id="1791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3FE60186" w14:textId="77777777" w:rsidR="002C1B79" w:rsidRPr="002C1B79" w:rsidRDefault="002C1B79" w:rsidP="002C1B79">
      <w:pPr>
        <w:numPr>
          <w:ilvl w:val="1"/>
          <w:numId w:val="16"/>
        </w:numPr>
        <w:spacing w:line="276" w:lineRule="auto"/>
        <w:rPr>
          <w:ins w:id="1792" w:author="HUGO SAMUEL DE LIMA OLIVEIRA" w:date="2025-08-08T16:38:00Z"/>
          <w:rFonts w:ascii="Times New Roman" w:eastAsia="Times New Roman" w:hAnsi="Times New Roman" w:cs="Times New Roman"/>
        </w:rPr>
      </w:pPr>
      <w:ins w:id="1793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seleciona a opção para visualizar seu progresso.</w:t>
        </w:r>
      </w:ins>
    </w:p>
    <w:p w14:paraId="75D54F56" w14:textId="77777777" w:rsidR="002C1B79" w:rsidRPr="002C1B79" w:rsidRDefault="002C1B79" w:rsidP="002C1B79">
      <w:pPr>
        <w:numPr>
          <w:ilvl w:val="1"/>
          <w:numId w:val="16"/>
        </w:numPr>
        <w:spacing w:line="276" w:lineRule="auto"/>
        <w:rPr>
          <w:ins w:id="1794" w:author="HUGO SAMUEL DE LIMA OLIVEIRA" w:date="2025-08-08T16:38:00Z"/>
          <w:rFonts w:ascii="Times New Roman" w:eastAsia="Times New Roman" w:hAnsi="Times New Roman" w:cs="Times New Roman"/>
        </w:rPr>
      </w:pPr>
      <w:ins w:id="1795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recupera o histórico de medidas do usuário.</w:t>
        </w:r>
      </w:ins>
    </w:p>
    <w:p w14:paraId="13519865" w14:textId="77777777" w:rsidR="002C1B79" w:rsidRPr="002C1B79" w:rsidRDefault="002C1B79" w:rsidP="002C1B79">
      <w:pPr>
        <w:numPr>
          <w:ilvl w:val="1"/>
          <w:numId w:val="16"/>
        </w:numPr>
        <w:spacing w:line="276" w:lineRule="auto"/>
        <w:rPr>
          <w:ins w:id="1796" w:author="HUGO SAMUEL DE LIMA OLIVEIRA" w:date="2025-08-08T16:38:00Z"/>
          <w:rFonts w:ascii="Times New Roman" w:eastAsia="Times New Roman" w:hAnsi="Times New Roman" w:cs="Times New Roman"/>
        </w:rPr>
      </w:pPr>
      <w:ins w:id="1797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apresenta os dados de progresso ao usuário (</w:t>
        </w:r>
        <w:proofErr w:type="spellStart"/>
        <w:r w:rsidRPr="002C1B79">
          <w:rPr>
            <w:rFonts w:ascii="Times New Roman" w:eastAsia="Times New Roman" w:hAnsi="Times New Roman" w:cs="Times New Roman"/>
          </w:rPr>
          <w:t>ex</w:t>
        </w:r>
        <w:proofErr w:type="spellEnd"/>
        <w:r w:rsidRPr="002C1B79">
          <w:rPr>
            <w:rFonts w:ascii="Times New Roman" w:eastAsia="Times New Roman" w:hAnsi="Times New Roman" w:cs="Times New Roman"/>
          </w:rPr>
          <w:t>: em gráficos ou tabelas).</w:t>
        </w:r>
      </w:ins>
    </w:p>
    <w:p w14:paraId="3C5021CD" w14:textId="77777777" w:rsidR="002C1B79" w:rsidRPr="002C1B79" w:rsidRDefault="002C1B79" w:rsidP="002C1B79">
      <w:pPr>
        <w:numPr>
          <w:ilvl w:val="0"/>
          <w:numId w:val="15"/>
        </w:numPr>
        <w:spacing w:line="276" w:lineRule="auto"/>
        <w:rPr>
          <w:ins w:id="1798" w:author="HUGO SAMUEL DE LIMA OLIVEIRA" w:date="2025-08-08T16:38:00Z"/>
          <w:rFonts w:ascii="Times New Roman" w:eastAsia="Times New Roman" w:hAnsi="Times New Roman" w:cs="Times New Roman"/>
        </w:rPr>
      </w:pPr>
      <w:ins w:id="1799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692D7768" w14:textId="77777777" w:rsidR="002C1B79" w:rsidRPr="002C1B79" w:rsidRDefault="002C1B79" w:rsidP="002C1B79">
      <w:pPr>
        <w:numPr>
          <w:ilvl w:val="1"/>
          <w:numId w:val="15"/>
        </w:numPr>
        <w:spacing w:line="276" w:lineRule="auto"/>
        <w:rPr>
          <w:ins w:id="1800" w:author="HUGO SAMUEL DE LIMA OLIVEIRA" w:date="2025-08-08T16:38:00Z"/>
          <w:rFonts w:ascii="Times New Roman" w:eastAsia="Times New Roman" w:hAnsi="Times New Roman" w:cs="Times New Roman"/>
        </w:rPr>
      </w:pPr>
      <w:ins w:id="1801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Os dados de progresso do usuário são exibidos na tela.</w:t>
        </w:r>
      </w:ins>
    </w:p>
    <w:p w14:paraId="104ACAFE" w14:textId="2F345F19" w:rsidR="002C1B79" w:rsidRPr="002C1B79" w:rsidRDefault="002C1B79" w:rsidP="002C1B79">
      <w:pPr>
        <w:spacing w:line="276" w:lineRule="auto"/>
        <w:rPr>
          <w:ins w:id="1802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803" w:author="HUGO SAMUEL DE LIMA OLIVEIRA" w:date="2025-08-08T16:42:00Z">
        <w:r>
          <w:rPr>
            <w:rFonts w:ascii="Times New Roman" w:eastAsia="Times New Roman" w:hAnsi="Times New Roman" w:cs="Times New Roman"/>
            <w:b/>
            <w:bCs/>
          </w:rPr>
          <w:t>4.1.5.</w:t>
        </w:r>
      </w:ins>
      <w:ins w:id="1804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 xml:space="preserve"> Acessar Opção Peso</w:t>
        </w:r>
      </w:ins>
    </w:p>
    <w:p w14:paraId="205A2F91" w14:textId="77777777" w:rsidR="002C1B79" w:rsidRPr="002C1B79" w:rsidRDefault="002C1B79" w:rsidP="002C1B79">
      <w:pPr>
        <w:numPr>
          <w:ilvl w:val="0"/>
          <w:numId w:val="17"/>
        </w:numPr>
        <w:spacing w:line="276" w:lineRule="auto"/>
        <w:rPr>
          <w:ins w:id="1805" w:author="HUGO SAMUEL DE LIMA OLIVEIRA" w:date="2025-08-08T16:38:00Z"/>
          <w:rFonts w:ascii="Times New Roman" w:eastAsia="Times New Roman" w:hAnsi="Times New Roman" w:cs="Times New Roman"/>
        </w:rPr>
      </w:pPr>
      <w:ins w:id="1806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3EDF977B" w14:textId="77777777" w:rsidR="002C1B79" w:rsidRPr="002C1B79" w:rsidRDefault="002C1B79" w:rsidP="002C1B79">
      <w:pPr>
        <w:numPr>
          <w:ilvl w:val="0"/>
          <w:numId w:val="17"/>
        </w:numPr>
        <w:spacing w:line="276" w:lineRule="auto"/>
        <w:rPr>
          <w:ins w:id="1807" w:author="HUGO SAMUEL DE LIMA OLIVEIRA" w:date="2025-08-08T16:38:00Z"/>
          <w:rFonts w:ascii="Times New Roman" w:eastAsia="Times New Roman" w:hAnsi="Times New Roman" w:cs="Times New Roman"/>
        </w:rPr>
      </w:pPr>
      <w:ins w:id="1808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22C3204E" w14:textId="77777777" w:rsidR="002C1B79" w:rsidRPr="002C1B79" w:rsidRDefault="002C1B79" w:rsidP="002C1B79">
      <w:pPr>
        <w:numPr>
          <w:ilvl w:val="1"/>
          <w:numId w:val="17"/>
        </w:numPr>
        <w:spacing w:line="276" w:lineRule="auto"/>
        <w:rPr>
          <w:ins w:id="1809" w:author="HUGO SAMUEL DE LIMA OLIVEIRA" w:date="2025-08-08T16:38:00Z"/>
          <w:rFonts w:ascii="Times New Roman" w:eastAsia="Times New Roman" w:hAnsi="Times New Roman" w:cs="Times New Roman"/>
        </w:rPr>
      </w:pPr>
      <w:ins w:id="1810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deve estar na tela do caso de uso Acessar Registro e Análise de Dados.</w:t>
        </w:r>
      </w:ins>
    </w:p>
    <w:p w14:paraId="32BB02EA" w14:textId="77777777" w:rsidR="002C1B79" w:rsidRPr="002C1B79" w:rsidRDefault="002C1B79" w:rsidP="002C1B79">
      <w:pPr>
        <w:numPr>
          <w:ilvl w:val="0"/>
          <w:numId w:val="17"/>
        </w:numPr>
        <w:spacing w:line="276" w:lineRule="auto"/>
        <w:rPr>
          <w:ins w:id="1811" w:author="HUGO SAMUEL DE LIMA OLIVEIRA" w:date="2025-08-08T16:38:00Z"/>
          <w:rFonts w:ascii="Times New Roman" w:eastAsia="Times New Roman" w:hAnsi="Times New Roman" w:cs="Times New Roman"/>
        </w:rPr>
      </w:pPr>
      <w:ins w:id="1812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4B6B95C9" w14:textId="77777777" w:rsidR="002C1B79" w:rsidRPr="002C1B79" w:rsidRDefault="002C1B79" w:rsidP="002C1B79">
      <w:pPr>
        <w:numPr>
          <w:ilvl w:val="1"/>
          <w:numId w:val="18"/>
        </w:numPr>
        <w:spacing w:line="276" w:lineRule="auto"/>
        <w:rPr>
          <w:ins w:id="1813" w:author="HUGO SAMUEL DE LIMA OLIVEIRA" w:date="2025-08-08T16:38:00Z"/>
          <w:rFonts w:ascii="Times New Roman" w:eastAsia="Times New Roman" w:hAnsi="Times New Roman" w:cs="Times New Roman"/>
        </w:rPr>
      </w:pPr>
      <w:ins w:id="1814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seleciona a opção específica para gerenciar a medida "Peso".</w:t>
        </w:r>
      </w:ins>
    </w:p>
    <w:p w14:paraId="795E247F" w14:textId="77777777" w:rsidR="002C1B79" w:rsidRPr="002C1B79" w:rsidRDefault="002C1B79" w:rsidP="002C1B79">
      <w:pPr>
        <w:numPr>
          <w:ilvl w:val="1"/>
          <w:numId w:val="18"/>
        </w:numPr>
        <w:spacing w:line="276" w:lineRule="auto"/>
        <w:rPr>
          <w:ins w:id="1815" w:author="HUGO SAMUEL DE LIMA OLIVEIRA" w:date="2025-08-08T16:38:00Z"/>
          <w:rFonts w:ascii="Times New Roman" w:eastAsia="Times New Roman" w:hAnsi="Times New Roman" w:cs="Times New Roman"/>
        </w:rPr>
      </w:pPr>
      <w:ins w:id="1816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lastRenderedPageBreak/>
          <w:t>O sistema exibe a interface relacionada ao registro de peso.</w:t>
        </w:r>
      </w:ins>
    </w:p>
    <w:p w14:paraId="2BAB0C3B" w14:textId="77777777" w:rsidR="002C1B79" w:rsidRPr="002C1B79" w:rsidRDefault="002C1B79" w:rsidP="002C1B79">
      <w:pPr>
        <w:numPr>
          <w:ilvl w:val="0"/>
          <w:numId w:val="17"/>
        </w:numPr>
        <w:spacing w:line="276" w:lineRule="auto"/>
        <w:rPr>
          <w:ins w:id="1817" w:author="HUGO SAMUEL DE LIMA OLIVEIRA" w:date="2025-08-08T16:38:00Z"/>
          <w:rFonts w:ascii="Times New Roman" w:eastAsia="Times New Roman" w:hAnsi="Times New Roman" w:cs="Times New Roman"/>
        </w:rPr>
      </w:pPr>
      <w:ins w:id="1818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5C010315" w14:textId="77777777" w:rsidR="002C1B79" w:rsidRPr="002C1B79" w:rsidRDefault="002C1B79" w:rsidP="002C1B79">
      <w:pPr>
        <w:numPr>
          <w:ilvl w:val="1"/>
          <w:numId w:val="17"/>
        </w:numPr>
        <w:spacing w:line="276" w:lineRule="auto"/>
        <w:rPr>
          <w:ins w:id="1819" w:author="HUGO SAMUEL DE LIMA OLIVEIRA" w:date="2025-08-08T16:38:00Z"/>
          <w:rFonts w:ascii="Times New Roman" w:eastAsia="Times New Roman" w:hAnsi="Times New Roman" w:cs="Times New Roman"/>
        </w:rPr>
      </w:pPr>
      <w:ins w:id="1820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tem acesso às opções de registro manual para a medida de peso.</w:t>
        </w:r>
      </w:ins>
    </w:p>
    <w:p w14:paraId="2DE019B1" w14:textId="77777777" w:rsidR="002C1B79" w:rsidRPr="002C1B79" w:rsidRDefault="002C1B79" w:rsidP="002C1B79">
      <w:pPr>
        <w:numPr>
          <w:ilvl w:val="0"/>
          <w:numId w:val="17"/>
        </w:numPr>
        <w:spacing w:line="276" w:lineRule="auto"/>
        <w:rPr>
          <w:ins w:id="1821" w:author="HUGO SAMUEL DE LIMA OLIVEIRA" w:date="2025-08-08T16:38:00Z"/>
          <w:rFonts w:ascii="Times New Roman" w:eastAsia="Times New Roman" w:hAnsi="Times New Roman" w:cs="Times New Roman"/>
        </w:rPr>
      </w:pPr>
      <w:ins w:id="1822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estende</w:t>
        </w:r>
        <w:r w:rsidRPr="002C1B79">
          <w:rPr>
            <w:rFonts w:ascii="Times New Roman" w:eastAsia="Times New Roman" w:hAnsi="Times New Roman" w:cs="Times New Roman"/>
          </w:rPr>
          <w:t xml:space="preserve"> Acessar Registro e Análise de Dados, ou seja, é uma funcionalidade opcional que parte dele.</w:t>
        </w:r>
      </w:ins>
    </w:p>
    <w:p w14:paraId="094665B5" w14:textId="7465919B" w:rsidR="002C1B79" w:rsidRPr="002C1B79" w:rsidRDefault="002C1B79" w:rsidP="002C1B79">
      <w:pPr>
        <w:spacing w:line="276" w:lineRule="auto"/>
        <w:rPr>
          <w:ins w:id="1823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824" w:author="HUGO SAMUEL DE LIMA OLIVEIRA" w:date="2025-08-08T16:42:00Z">
        <w:r>
          <w:rPr>
            <w:rFonts w:ascii="Times New Roman" w:eastAsia="Times New Roman" w:hAnsi="Times New Roman" w:cs="Times New Roman"/>
            <w:b/>
            <w:bCs/>
          </w:rPr>
          <w:t>4.1.6.</w:t>
        </w:r>
      </w:ins>
      <w:ins w:id="1825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 xml:space="preserve"> Registrar Dados Manualmente</w:t>
        </w:r>
      </w:ins>
    </w:p>
    <w:p w14:paraId="6CB89264" w14:textId="77777777" w:rsidR="002C1B79" w:rsidRPr="002C1B79" w:rsidRDefault="002C1B79" w:rsidP="002C1B79">
      <w:pPr>
        <w:numPr>
          <w:ilvl w:val="0"/>
          <w:numId w:val="19"/>
        </w:numPr>
        <w:spacing w:line="276" w:lineRule="auto"/>
        <w:rPr>
          <w:ins w:id="1826" w:author="HUGO SAMUEL DE LIMA OLIVEIRA" w:date="2025-08-08T16:38:00Z"/>
          <w:rFonts w:ascii="Times New Roman" w:eastAsia="Times New Roman" w:hAnsi="Times New Roman" w:cs="Times New Roman"/>
        </w:rPr>
      </w:pPr>
      <w:ins w:id="1827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7FD4E4A9" w14:textId="77777777" w:rsidR="002C1B79" w:rsidRPr="002C1B79" w:rsidRDefault="002C1B79" w:rsidP="002C1B79">
      <w:pPr>
        <w:numPr>
          <w:ilvl w:val="0"/>
          <w:numId w:val="19"/>
        </w:numPr>
        <w:spacing w:line="276" w:lineRule="auto"/>
        <w:rPr>
          <w:ins w:id="1828" w:author="HUGO SAMUEL DE LIMA OLIVEIRA" w:date="2025-08-08T16:38:00Z"/>
          <w:rFonts w:ascii="Times New Roman" w:eastAsia="Times New Roman" w:hAnsi="Times New Roman" w:cs="Times New Roman"/>
        </w:rPr>
      </w:pPr>
      <w:ins w:id="1829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25551B9C" w14:textId="77777777" w:rsidR="002C1B79" w:rsidRPr="002C1B79" w:rsidRDefault="002C1B79" w:rsidP="002C1B79">
      <w:pPr>
        <w:numPr>
          <w:ilvl w:val="1"/>
          <w:numId w:val="19"/>
        </w:numPr>
        <w:spacing w:line="276" w:lineRule="auto"/>
        <w:rPr>
          <w:ins w:id="1830" w:author="HUGO SAMUEL DE LIMA OLIVEIRA" w:date="2025-08-08T16:38:00Z"/>
          <w:rFonts w:ascii="Times New Roman" w:eastAsia="Times New Roman" w:hAnsi="Times New Roman" w:cs="Times New Roman"/>
        </w:rPr>
      </w:pPr>
      <w:ins w:id="1831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deve ter executado o caso de uso Acessar Opção Peso.</w:t>
        </w:r>
      </w:ins>
    </w:p>
    <w:p w14:paraId="4D10FF05" w14:textId="77777777" w:rsidR="002C1B79" w:rsidRPr="002C1B79" w:rsidRDefault="002C1B79" w:rsidP="002C1B79">
      <w:pPr>
        <w:numPr>
          <w:ilvl w:val="0"/>
          <w:numId w:val="19"/>
        </w:numPr>
        <w:spacing w:line="276" w:lineRule="auto"/>
        <w:rPr>
          <w:ins w:id="1832" w:author="HUGO SAMUEL DE LIMA OLIVEIRA" w:date="2025-08-08T16:38:00Z"/>
          <w:rFonts w:ascii="Times New Roman" w:eastAsia="Times New Roman" w:hAnsi="Times New Roman" w:cs="Times New Roman"/>
        </w:rPr>
      </w:pPr>
      <w:ins w:id="1833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20144A5F" w14:textId="77777777" w:rsidR="002C1B79" w:rsidRPr="002C1B79" w:rsidRDefault="002C1B79" w:rsidP="002C1B79">
      <w:pPr>
        <w:numPr>
          <w:ilvl w:val="1"/>
          <w:numId w:val="20"/>
        </w:numPr>
        <w:spacing w:line="276" w:lineRule="auto"/>
        <w:rPr>
          <w:ins w:id="1834" w:author="HUGO SAMUEL DE LIMA OLIVEIRA" w:date="2025-08-08T16:38:00Z"/>
          <w:rFonts w:ascii="Times New Roman" w:eastAsia="Times New Roman" w:hAnsi="Times New Roman" w:cs="Times New Roman"/>
        </w:rPr>
      </w:pPr>
      <w:ins w:id="1835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opta por registrar um novo dado de peso manualmente.</w:t>
        </w:r>
      </w:ins>
    </w:p>
    <w:p w14:paraId="4575D309" w14:textId="77777777" w:rsidR="002C1B79" w:rsidRPr="002C1B79" w:rsidRDefault="002C1B79" w:rsidP="002C1B79">
      <w:pPr>
        <w:numPr>
          <w:ilvl w:val="1"/>
          <w:numId w:val="20"/>
        </w:numPr>
        <w:spacing w:line="276" w:lineRule="auto"/>
        <w:rPr>
          <w:ins w:id="1836" w:author="HUGO SAMUEL DE LIMA OLIVEIRA" w:date="2025-08-08T16:38:00Z"/>
          <w:rFonts w:ascii="Times New Roman" w:eastAsia="Times New Roman" w:hAnsi="Times New Roman" w:cs="Times New Roman"/>
        </w:rPr>
      </w:pPr>
      <w:ins w:id="1837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apresenta os campos para a inserção dos dados.</w:t>
        </w:r>
      </w:ins>
    </w:p>
    <w:p w14:paraId="542DE6C5" w14:textId="77777777" w:rsidR="002C1B79" w:rsidRPr="002C1B79" w:rsidRDefault="002C1B79" w:rsidP="002C1B79">
      <w:pPr>
        <w:numPr>
          <w:ilvl w:val="1"/>
          <w:numId w:val="20"/>
        </w:numPr>
        <w:spacing w:line="276" w:lineRule="auto"/>
        <w:rPr>
          <w:ins w:id="1838" w:author="HUGO SAMUEL DE LIMA OLIVEIRA" w:date="2025-08-08T16:38:00Z"/>
          <w:rFonts w:ascii="Times New Roman" w:eastAsia="Times New Roman" w:hAnsi="Times New Roman" w:cs="Times New Roman"/>
        </w:rPr>
      </w:pPr>
      <w:ins w:id="1839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usuário preenche as informações (</w:t>
        </w:r>
        <w:proofErr w:type="spellStart"/>
        <w:r w:rsidRPr="002C1B79">
          <w:rPr>
            <w:rFonts w:ascii="Times New Roman" w:eastAsia="Times New Roman" w:hAnsi="Times New Roman" w:cs="Times New Roman"/>
          </w:rPr>
          <w:t>ex</w:t>
        </w:r>
        <w:proofErr w:type="spellEnd"/>
        <w:r w:rsidRPr="002C1B79">
          <w:rPr>
            <w:rFonts w:ascii="Times New Roman" w:eastAsia="Times New Roman" w:hAnsi="Times New Roman" w:cs="Times New Roman"/>
          </w:rPr>
          <w:t>: valor do peso).</w:t>
        </w:r>
      </w:ins>
    </w:p>
    <w:p w14:paraId="7FFAFFFC" w14:textId="77777777" w:rsidR="002C1B79" w:rsidRPr="002C1B79" w:rsidRDefault="002C1B79" w:rsidP="002C1B79">
      <w:pPr>
        <w:numPr>
          <w:ilvl w:val="1"/>
          <w:numId w:val="20"/>
        </w:numPr>
        <w:spacing w:line="276" w:lineRule="auto"/>
        <w:rPr>
          <w:ins w:id="1840" w:author="HUGO SAMUEL DE LIMA OLIVEIRA" w:date="2025-08-08T16:38:00Z"/>
          <w:rFonts w:ascii="Times New Roman" w:eastAsia="Times New Roman" w:hAnsi="Times New Roman" w:cs="Times New Roman"/>
        </w:rPr>
      </w:pPr>
      <w:ins w:id="1841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Ao submeter, o fluxo do caso de uso Confirmar Dados é obrigatoriamente iniciado.</w:t>
        </w:r>
      </w:ins>
    </w:p>
    <w:p w14:paraId="5B3B6061" w14:textId="77777777" w:rsidR="002C1B79" w:rsidRPr="002C1B79" w:rsidRDefault="002C1B79" w:rsidP="002C1B79">
      <w:pPr>
        <w:numPr>
          <w:ilvl w:val="0"/>
          <w:numId w:val="19"/>
        </w:numPr>
        <w:spacing w:line="276" w:lineRule="auto"/>
        <w:rPr>
          <w:ins w:id="1842" w:author="HUGO SAMUEL DE LIMA OLIVEIRA" w:date="2025-08-08T16:38:00Z"/>
          <w:rFonts w:ascii="Times New Roman" w:eastAsia="Times New Roman" w:hAnsi="Times New Roman" w:cs="Times New Roman"/>
        </w:rPr>
      </w:pPr>
      <w:ins w:id="1843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0FED5091" w14:textId="77777777" w:rsidR="002C1B79" w:rsidRPr="002C1B79" w:rsidRDefault="002C1B79" w:rsidP="002C1B79">
      <w:pPr>
        <w:numPr>
          <w:ilvl w:val="1"/>
          <w:numId w:val="19"/>
        </w:numPr>
        <w:spacing w:line="276" w:lineRule="auto"/>
        <w:rPr>
          <w:ins w:id="1844" w:author="HUGO SAMUEL DE LIMA OLIVEIRA" w:date="2025-08-08T16:38:00Z"/>
          <w:rFonts w:ascii="Times New Roman" w:eastAsia="Times New Roman" w:hAnsi="Times New Roman" w:cs="Times New Roman"/>
        </w:rPr>
      </w:pPr>
      <w:ins w:id="1845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Os dados inseridos pelo usuário são enviados para validação.</w:t>
        </w:r>
      </w:ins>
    </w:p>
    <w:p w14:paraId="1E3890A9" w14:textId="77777777" w:rsidR="002C1B79" w:rsidRPr="002C1B79" w:rsidRDefault="002C1B79" w:rsidP="002C1B79">
      <w:pPr>
        <w:numPr>
          <w:ilvl w:val="0"/>
          <w:numId w:val="19"/>
        </w:numPr>
        <w:spacing w:line="276" w:lineRule="auto"/>
        <w:rPr>
          <w:ins w:id="1846" w:author="HUGO SAMUEL DE LIMA OLIVEIRA" w:date="2025-08-08T16:38:00Z"/>
          <w:rFonts w:ascii="Times New Roman" w:eastAsia="Times New Roman" w:hAnsi="Times New Roman" w:cs="Times New Roman"/>
        </w:rPr>
      </w:pPr>
      <w:ins w:id="1847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estende</w:t>
        </w:r>
        <w:r w:rsidRPr="002C1B79">
          <w:rPr>
            <w:rFonts w:ascii="Times New Roman" w:eastAsia="Times New Roman" w:hAnsi="Times New Roman" w:cs="Times New Roman"/>
          </w:rPr>
          <w:t xml:space="preserve"> Acessar Opção Peso e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inclui</w:t>
        </w:r>
        <w:r w:rsidRPr="002C1B79">
          <w:rPr>
            <w:rFonts w:ascii="Times New Roman" w:eastAsia="Times New Roman" w:hAnsi="Times New Roman" w:cs="Times New Roman"/>
          </w:rPr>
          <w:t xml:space="preserve"> obrigatoriamente o caso de uso Confirmar Dados.</w:t>
        </w:r>
      </w:ins>
    </w:p>
    <w:p w14:paraId="7B126FE5" w14:textId="314EEB86" w:rsidR="002C1B79" w:rsidRPr="002C1B79" w:rsidRDefault="002C1B79" w:rsidP="002C1B79">
      <w:pPr>
        <w:spacing w:line="276" w:lineRule="auto"/>
        <w:rPr>
          <w:ins w:id="1848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849" w:author="HUGO SAMUEL DE LIMA OLIVEIRA" w:date="2025-08-08T16:42:00Z">
        <w:r>
          <w:rPr>
            <w:rFonts w:ascii="Times New Roman" w:eastAsia="Times New Roman" w:hAnsi="Times New Roman" w:cs="Times New Roman"/>
            <w:b/>
            <w:bCs/>
          </w:rPr>
          <w:t>4.1.7.</w:t>
        </w:r>
      </w:ins>
      <w:ins w:id="1850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 xml:space="preserve"> Confirmar Dados</w:t>
        </w:r>
      </w:ins>
    </w:p>
    <w:p w14:paraId="0D5B8F7E" w14:textId="77777777" w:rsidR="002C1B79" w:rsidRPr="002C1B79" w:rsidRDefault="002C1B79" w:rsidP="002C1B79">
      <w:pPr>
        <w:numPr>
          <w:ilvl w:val="0"/>
          <w:numId w:val="21"/>
        </w:numPr>
        <w:spacing w:line="276" w:lineRule="auto"/>
        <w:rPr>
          <w:ins w:id="1851" w:author="HUGO SAMUEL DE LIMA OLIVEIRA" w:date="2025-08-08T16:38:00Z"/>
          <w:rFonts w:ascii="Times New Roman" w:eastAsia="Times New Roman" w:hAnsi="Times New Roman" w:cs="Times New Roman"/>
        </w:rPr>
      </w:pPr>
      <w:ins w:id="1852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Usuário, Sistema.</w:t>
        </w:r>
      </w:ins>
    </w:p>
    <w:p w14:paraId="0C9C8C73" w14:textId="77777777" w:rsidR="002C1B79" w:rsidRPr="002C1B79" w:rsidRDefault="002C1B79" w:rsidP="002C1B79">
      <w:pPr>
        <w:numPr>
          <w:ilvl w:val="0"/>
          <w:numId w:val="21"/>
        </w:numPr>
        <w:spacing w:line="276" w:lineRule="auto"/>
        <w:rPr>
          <w:ins w:id="1853" w:author="HUGO SAMUEL DE LIMA OLIVEIRA" w:date="2025-08-08T16:38:00Z"/>
          <w:rFonts w:ascii="Times New Roman" w:eastAsia="Times New Roman" w:hAnsi="Times New Roman" w:cs="Times New Roman"/>
        </w:rPr>
      </w:pPr>
      <w:ins w:id="1854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6CC4C9AD" w14:textId="77777777" w:rsidR="002C1B79" w:rsidRPr="002C1B79" w:rsidRDefault="002C1B79" w:rsidP="002C1B79">
      <w:pPr>
        <w:numPr>
          <w:ilvl w:val="1"/>
          <w:numId w:val="21"/>
        </w:numPr>
        <w:spacing w:line="276" w:lineRule="auto"/>
        <w:rPr>
          <w:ins w:id="1855" w:author="HUGO SAMUEL DE LIMA OLIVEIRA" w:date="2025-08-08T16:38:00Z"/>
          <w:rFonts w:ascii="Times New Roman" w:eastAsia="Times New Roman" w:hAnsi="Times New Roman" w:cs="Times New Roman"/>
        </w:rPr>
      </w:pPr>
      <w:ins w:id="1856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caso de uso Registrar Dados Manualmente foi iniciado e os dados foram submetidos.</w:t>
        </w:r>
      </w:ins>
    </w:p>
    <w:p w14:paraId="5479F100" w14:textId="77777777" w:rsidR="002C1B79" w:rsidRPr="002C1B79" w:rsidRDefault="002C1B79" w:rsidP="002C1B79">
      <w:pPr>
        <w:numPr>
          <w:ilvl w:val="0"/>
          <w:numId w:val="21"/>
        </w:numPr>
        <w:spacing w:line="276" w:lineRule="auto"/>
        <w:rPr>
          <w:ins w:id="1857" w:author="HUGO SAMUEL DE LIMA OLIVEIRA" w:date="2025-08-08T16:38:00Z"/>
          <w:rFonts w:ascii="Times New Roman" w:eastAsia="Times New Roman" w:hAnsi="Times New Roman" w:cs="Times New Roman"/>
        </w:rPr>
      </w:pPr>
      <w:ins w:id="1858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651F7047" w14:textId="77777777" w:rsidR="002C1B79" w:rsidRPr="002C1B79" w:rsidRDefault="002C1B79" w:rsidP="002C1B79">
      <w:pPr>
        <w:numPr>
          <w:ilvl w:val="1"/>
          <w:numId w:val="22"/>
        </w:numPr>
        <w:spacing w:line="276" w:lineRule="auto"/>
        <w:rPr>
          <w:ins w:id="1859" w:author="HUGO SAMUEL DE LIMA OLIVEIRA" w:date="2025-08-08T16:38:00Z"/>
          <w:rFonts w:ascii="Times New Roman" w:eastAsia="Times New Roman" w:hAnsi="Times New Roman" w:cs="Times New Roman"/>
        </w:rPr>
      </w:pPr>
      <w:ins w:id="1860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recebe os dados inseridos.</w:t>
        </w:r>
      </w:ins>
    </w:p>
    <w:p w14:paraId="0223477D" w14:textId="77777777" w:rsidR="002C1B79" w:rsidRPr="002C1B79" w:rsidRDefault="002C1B79" w:rsidP="002C1B79">
      <w:pPr>
        <w:numPr>
          <w:ilvl w:val="1"/>
          <w:numId w:val="22"/>
        </w:numPr>
        <w:spacing w:line="276" w:lineRule="auto"/>
        <w:rPr>
          <w:ins w:id="1861" w:author="HUGO SAMUEL DE LIMA OLIVEIRA" w:date="2025-08-08T16:38:00Z"/>
          <w:rFonts w:ascii="Times New Roman" w:eastAsia="Times New Roman" w:hAnsi="Times New Roman" w:cs="Times New Roman"/>
        </w:rPr>
      </w:pPr>
      <w:ins w:id="1862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valida as informações (</w:t>
        </w:r>
        <w:proofErr w:type="spellStart"/>
        <w:r w:rsidRPr="002C1B79">
          <w:rPr>
            <w:rFonts w:ascii="Times New Roman" w:eastAsia="Times New Roman" w:hAnsi="Times New Roman" w:cs="Times New Roman"/>
          </w:rPr>
          <w:t>ex</w:t>
        </w:r>
        <w:proofErr w:type="spellEnd"/>
        <w:r w:rsidRPr="002C1B79">
          <w:rPr>
            <w:rFonts w:ascii="Times New Roman" w:eastAsia="Times New Roman" w:hAnsi="Times New Roman" w:cs="Times New Roman"/>
          </w:rPr>
          <w:t>: verifica se o valor é numérico e válido).</w:t>
        </w:r>
      </w:ins>
    </w:p>
    <w:p w14:paraId="1E7A24E9" w14:textId="77777777" w:rsidR="002C1B79" w:rsidRPr="002C1B79" w:rsidRDefault="002C1B79" w:rsidP="002C1B79">
      <w:pPr>
        <w:numPr>
          <w:ilvl w:val="1"/>
          <w:numId w:val="22"/>
        </w:numPr>
        <w:spacing w:line="276" w:lineRule="auto"/>
        <w:rPr>
          <w:ins w:id="1863" w:author="HUGO SAMUEL DE LIMA OLIVEIRA" w:date="2025-08-08T16:38:00Z"/>
          <w:rFonts w:ascii="Times New Roman" w:eastAsia="Times New Roman" w:hAnsi="Times New Roman" w:cs="Times New Roman"/>
        </w:rPr>
      </w:pPr>
      <w:ins w:id="1864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pode solicitar uma confirmação final do usuário.</w:t>
        </w:r>
      </w:ins>
    </w:p>
    <w:p w14:paraId="4EE6AF5A" w14:textId="77777777" w:rsidR="002C1B79" w:rsidRPr="002C1B79" w:rsidRDefault="002C1B79" w:rsidP="002C1B79">
      <w:pPr>
        <w:numPr>
          <w:ilvl w:val="1"/>
          <w:numId w:val="22"/>
        </w:numPr>
        <w:spacing w:line="276" w:lineRule="auto"/>
        <w:rPr>
          <w:ins w:id="1865" w:author="HUGO SAMUEL DE LIMA OLIVEIRA" w:date="2025-08-08T16:38:00Z"/>
          <w:rFonts w:ascii="Times New Roman" w:eastAsia="Times New Roman" w:hAnsi="Times New Roman" w:cs="Times New Roman"/>
        </w:rPr>
      </w:pPr>
      <w:ins w:id="1866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Após a confirmação, o fluxo do caso de uso Adicionar Medida é obrigatoriamente iniciado.</w:t>
        </w:r>
      </w:ins>
    </w:p>
    <w:p w14:paraId="02E1DCBA" w14:textId="77777777" w:rsidR="002C1B79" w:rsidRPr="002C1B79" w:rsidRDefault="002C1B79" w:rsidP="002C1B79">
      <w:pPr>
        <w:numPr>
          <w:ilvl w:val="0"/>
          <w:numId w:val="21"/>
        </w:numPr>
        <w:spacing w:line="276" w:lineRule="auto"/>
        <w:rPr>
          <w:ins w:id="1867" w:author="HUGO SAMUEL DE LIMA OLIVEIRA" w:date="2025-08-08T16:38:00Z"/>
          <w:rFonts w:ascii="Times New Roman" w:eastAsia="Times New Roman" w:hAnsi="Times New Roman" w:cs="Times New Roman"/>
        </w:rPr>
      </w:pPr>
      <w:ins w:id="1868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2DDD748F" w14:textId="77777777" w:rsidR="002C1B79" w:rsidRPr="002C1B79" w:rsidRDefault="002C1B79" w:rsidP="002C1B79">
      <w:pPr>
        <w:numPr>
          <w:ilvl w:val="1"/>
          <w:numId w:val="21"/>
        </w:numPr>
        <w:spacing w:line="276" w:lineRule="auto"/>
        <w:rPr>
          <w:ins w:id="1869" w:author="HUGO SAMUEL DE LIMA OLIVEIRA" w:date="2025-08-08T16:38:00Z"/>
          <w:rFonts w:ascii="Times New Roman" w:eastAsia="Times New Roman" w:hAnsi="Times New Roman" w:cs="Times New Roman"/>
        </w:rPr>
      </w:pPr>
      <w:ins w:id="1870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lastRenderedPageBreak/>
          <w:t>Os dados são validados e confirmados, prontos para serem salvos.</w:t>
        </w:r>
      </w:ins>
    </w:p>
    <w:p w14:paraId="23CD5324" w14:textId="77777777" w:rsidR="002C1B79" w:rsidRPr="002C1B79" w:rsidRDefault="002C1B79" w:rsidP="002C1B79">
      <w:pPr>
        <w:numPr>
          <w:ilvl w:val="0"/>
          <w:numId w:val="21"/>
        </w:numPr>
        <w:spacing w:line="276" w:lineRule="auto"/>
        <w:rPr>
          <w:ins w:id="1871" w:author="HUGO SAMUEL DE LIMA OLIVEIRA" w:date="2025-08-08T16:38:00Z"/>
          <w:rFonts w:ascii="Times New Roman" w:eastAsia="Times New Roman" w:hAnsi="Times New Roman" w:cs="Times New Roman"/>
        </w:rPr>
      </w:pPr>
      <w:ins w:id="1872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é um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incluído</w:t>
        </w:r>
        <w:r w:rsidRPr="002C1B79">
          <w:rPr>
            <w:rFonts w:ascii="Times New Roman" w:eastAsia="Times New Roman" w:hAnsi="Times New Roman" w:cs="Times New Roman"/>
          </w:rPr>
          <w:t xml:space="preserve">. Ele é uma parte obrigatória do Registrar Dados Manualmente e, por sua vez,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inclui</w:t>
        </w:r>
        <w:r w:rsidRPr="002C1B79">
          <w:rPr>
            <w:rFonts w:ascii="Times New Roman" w:eastAsia="Times New Roman" w:hAnsi="Times New Roman" w:cs="Times New Roman"/>
          </w:rPr>
          <w:t xml:space="preserve"> Adicionar Medida.</w:t>
        </w:r>
      </w:ins>
    </w:p>
    <w:p w14:paraId="16FB579C" w14:textId="592ECF1A" w:rsidR="002C1B79" w:rsidRPr="002C1B79" w:rsidRDefault="002C1B79" w:rsidP="002C1B79">
      <w:pPr>
        <w:spacing w:line="276" w:lineRule="auto"/>
        <w:rPr>
          <w:ins w:id="1873" w:author="HUGO SAMUEL DE LIMA OLIVEIRA" w:date="2025-08-08T16:38:00Z"/>
          <w:rFonts w:ascii="Times New Roman" w:eastAsia="Times New Roman" w:hAnsi="Times New Roman" w:cs="Times New Roman"/>
          <w:b/>
          <w:bCs/>
        </w:rPr>
      </w:pPr>
      <w:ins w:id="1874" w:author="HUGO SAMUEL DE LIMA OLIVEIRA" w:date="2025-08-08T16:42:00Z">
        <w:r>
          <w:rPr>
            <w:rFonts w:ascii="Times New Roman" w:eastAsia="Times New Roman" w:hAnsi="Times New Roman" w:cs="Times New Roman"/>
            <w:b/>
            <w:bCs/>
          </w:rPr>
          <w:t>4.1.8.</w:t>
        </w:r>
      </w:ins>
      <w:ins w:id="1875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 xml:space="preserve"> Adicionar Medida</w:t>
        </w:r>
      </w:ins>
    </w:p>
    <w:p w14:paraId="435CB2BF" w14:textId="77777777" w:rsidR="002C1B79" w:rsidRPr="002C1B79" w:rsidRDefault="002C1B79" w:rsidP="002C1B79">
      <w:pPr>
        <w:numPr>
          <w:ilvl w:val="0"/>
          <w:numId w:val="23"/>
        </w:numPr>
        <w:spacing w:line="276" w:lineRule="auto"/>
        <w:rPr>
          <w:ins w:id="1876" w:author="HUGO SAMUEL DE LIMA OLIVEIRA" w:date="2025-08-08T16:38:00Z"/>
          <w:rFonts w:ascii="Times New Roman" w:eastAsia="Times New Roman" w:hAnsi="Times New Roman" w:cs="Times New Roman"/>
        </w:rPr>
      </w:pPr>
      <w:ins w:id="1877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Sistema.</w:t>
        </w:r>
      </w:ins>
    </w:p>
    <w:p w14:paraId="56421045" w14:textId="77777777" w:rsidR="002C1B79" w:rsidRPr="002C1B79" w:rsidRDefault="002C1B79" w:rsidP="002C1B79">
      <w:pPr>
        <w:numPr>
          <w:ilvl w:val="0"/>
          <w:numId w:val="23"/>
        </w:numPr>
        <w:spacing w:line="276" w:lineRule="auto"/>
        <w:rPr>
          <w:ins w:id="1878" w:author="HUGO SAMUEL DE LIMA OLIVEIRA" w:date="2025-08-08T16:38:00Z"/>
          <w:rFonts w:ascii="Times New Roman" w:eastAsia="Times New Roman" w:hAnsi="Times New Roman" w:cs="Times New Roman"/>
        </w:rPr>
      </w:pPr>
      <w:ins w:id="1879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3F76FA76" w14:textId="77777777" w:rsidR="002C1B79" w:rsidRPr="002C1B79" w:rsidRDefault="002C1B79" w:rsidP="002C1B79">
      <w:pPr>
        <w:numPr>
          <w:ilvl w:val="1"/>
          <w:numId w:val="23"/>
        </w:numPr>
        <w:spacing w:line="276" w:lineRule="auto"/>
        <w:rPr>
          <w:ins w:id="1880" w:author="HUGO SAMUEL DE LIMA OLIVEIRA" w:date="2025-08-08T16:38:00Z"/>
          <w:rFonts w:ascii="Times New Roman" w:eastAsia="Times New Roman" w:hAnsi="Times New Roman" w:cs="Times New Roman"/>
        </w:rPr>
      </w:pPr>
      <w:ins w:id="1881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caso de uso Confirmar Dados foi concluído com sucesso.</w:t>
        </w:r>
      </w:ins>
    </w:p>
    <w:p w14:paraId="52736113" w14:textId="77777777" w:rsidR="002C1B79" w:rsidRPr="002C1B79" w:rsidRDefault="002C1B79" w:rsidP="002C1B79">
      <w:pPr>
        <w:numPr>
          <w:ilvl w:val="0"/>
          <w:numId w:val="23"/>
        </w:numPr>
        <w:spacing w:line="276" w:lineRule="auto"/>
        <w:rPr>
          <w:ins w:id="1882" w:author="HUGO SAMUEL DE LIMA OLIVEIRA" w:date="2025-08-08T16:38:00Z"/>
          <w:rFonts w:ascii="Times New Roman" w:eastAsia="Times New Roman" w:hAnsi="Times New Roman" w:cs="Times New Roman"/>
        </w:rPr>
      </w:pPr>
      <w:ins w:id="1883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2F5FF86F" w14:textId="77777777" w:rsidR="002C1B79" w:rsidRPr="002C1B79" w:rsidRDefault="002C1B79" w:rsidP="002C1B79">
      <w:pPr>
        <w:numPr>
          <w:ilvl w:val="1"/>
          <w:numId w:val="24"/>
        </w:numPr>
        <w:spacing w:line="276" w:lineRule="auto"/>
        <w:rPr>
          <w:ins w:id="1884" w:author="HUGO SAMUEL DE LIMA OLIVEIRA" w:date="2025-08-08T16:38:00Z"/>
          <w:rFonts w:ascii="Times New Roman" w:eastAsia="Times New Roman" w:hAnsi="Times New Roman" w:cs="Times New Roman"/>
        </w:rPr>
      </w:pPr>
      <w:ins w:id="1885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registra a nova medida no banco de dados, associando-a ao perfil do usuário e à data correspondente.</w:t>
        </w:r>
      </w:ins>
    </w:p>
    <w:p w14:paraId="0FCA8EB2" w14:textId="77777777" w:rsidR="002C1B79" w:rsidRPr="002C1B79" w:rsidRDefault="002C1B79" w:rsidP="002C1B79">
      <w:pPr>
        <w:numPr>
          <w:ilvl w:val="0"/>
          <w:numId w:val="23"/>
        </w:numPr>
        <w:spacing w:line="276" w:lineRule="auto"/>
        <w:rPr>
          <w:ins w:id="1886" w:author="HUGO SAMUEL DE LIMA OLIVEIRA" w:date="2025-08-08T16:38:00Z"/>
          <w:rFonts w:ascii="Times New Roman" w:eastAsia="Times New Roman" w:hAnsi="Times New Roman" w:cs="Times New Roman"/>
        </w:rPr>
      </w:pPr>
      <w:ins w:id="1887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68D10A5E" w14:textId="77777777" w:rsidR="002C1B79" w:rsidRPr="002C1B79" w:rsidRDefault="002C1B79" w:rsidP="002C1B79">
      <w:pPr>
        <w:numPr>
          <w:ilvl w:val="1"/>
          <w:numId w:val="23"/>
        </w:numPr>
        <w:spacing w:line="276" w:lineRule="auto"/>
        <w:rPr>
          <w:ins w:id="1888" w:author="HUGO SAMUEL DE LIMA OLIVEIRA" w:date="2025-08-08T16:38:00Z"/>
          <w:rFonts w:ascii="Times New Roman" w:eastAsia="Times New Roman" w:hAnsi="Times New Roman" w:cs="Times New Roman"/>
        </w:rPr>
      </w:pPr>
      <w:ins w:id="1889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A nova medida está salva permanentemente no sistema.</w:t>
        </w:r>
      </w:ins>
    </w:p>
    <w:p w14:paraId="3687B1D5" w14:textId="77777777" w:rsidR="002C1B79" w:rsidRPr="002C1B79" w:rsidRDefault="002C1B79" w:rsidP="002C1B79">
      <w:pPr>
        <w:numPr>
          <w:ilvl w:val="1"/>
          <w:numId w:val="23"/>
        </w:numPr>
        <w:spacing w:line="276" w:lineRule="auto"/>
        <w:rPr>
          <w:ins w:id="1890" w:author="HUGO SAMUEL DE LIMA OLIVEIRA" w:date="2025-08-08T16:38:00Z"/>
          <w:rFonts w:ascii="Times New Roman" w:eastAsia="Times New Roman" w:hAnsi="Times New Roman" w:cs="Times New Roman"/>
        </w:rPr>
      </w:pPr>
      <w:ins w:id="1891" w:author="HUGO SAMUEL DE LIMA OLIVEIRA" w:date="2025-08-08T16:38:00Z">
        <w:r w:rsidRPr="002C1B79">
          <w:rPr>
            <w:rFonts w:ascii="Times New Roman" w:eastAsia="Times New Roman" w:hAnsi="Times New Roman" w:cs="Times New Roman"/>
          </w:rPr>
          <w:t>O sistema informa ao usuário que o registro foi bem-sucedido.</w:t>
        </w:r>
      </w:ins>
    </w:p>
    <w:p w14:paraId="0EBE119F" w14:textId="77777777" w:rsidR="002C1B79" w:rsidRPr="002C1B79" w:rsidRDefault="002C1B79" w:rsidP="002C1B79">
      <w:pPr>
        <w:numPr>
          <w:ilvl w:val="0"/>
          <w:numId w:val="23"/>
        </w:numPr>
        <w:spacing w:line="276" w:lineRule="auto"/>
        <w:rPr>
          <w:ins w:id="1892" w:author="HUGO SAMUEL DE LIMA OLIVEIRA" w:date="2025-08-08T16:38:00Z"/>
          <w:rFonts w:ascii="Times New Roman" w:eastAsia="Times New Roman" w:hAnsi="Times New Roman" w:cs="Times New Roman"/>
        </w:rPr>
      </w:pPr>
      <w:ins w:id="1893" w:author="HUGO SAMUEL DE LIMA OLIVEIRA" w:date="2025-08-08T16:38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é um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incluído</w:t>
        </w:r>
        <w:r w:rsidRPr="002C1B79">
          <w:rPr>
            <w:rFonts w:ascii="Times New Roman" w:eastAsia="Times New Roman" w:hAnsi="Times New Roman" w:cs="Times New Roman"/>
          </w:rPr>
          <w:t>, representando o passo final e obrigatório que ocorre após a execução de Confirmar Dados.</w:t>
        </w:r>
      </w:ins>
    </w:p>
    <w:p w14:paraId="08EE8C84" w14:textId="58A58D77" w:rsidR="00714659" w:rsidDel="002C1B79" w:rsidRDefault="3FFEFE22" w:rsidP="0058738A">
      <w:pPr>
        <w:spacing w:line="276" w:lineRule="auto"/>
        <w:ind w:firstLine="709"/>
        <w:jc w:val="both"/>
        <w:rPr>
          <w:ins w:id="1894" w:author="WESLEY DOS SANTOS GATINHO" w:date="2025-06-13T20:46:00Z"/>
          <w:del w:id="1895" w:author="HUGO SAMUEL DE LIMA OLIVEIRA" w:date="2025-08-08T16:38:00Z"/>
          <w:rFonts w:ascii="Times New Roman" w:eastAsia="Times New Roman" w:hAnsi="Times New Roman" w:cs="Times New Roman"/>
        </w:rPr>
      </w:pPr>
      <w:ins w:id="1896" w:author="LUCAS EMANOEL AMARAL GOMES" w:date="2025-06-13T22:21:00Z">
        <w:del w:id="1897" w:author="HUGO SAMUEL DE LIMA OLIVEIRA" w:date="2025-08-08T16:38:00Z">
          <w:r w:rsidRPr="001F772C" w:rsidDel="002C1B79">
            <w:rPr>
              <w:rFonts w:ascii="Times New Roman" w:eastAsia="Times New Roman" w:hAnsi="Times New Roman" w:cs="Times New Roman"/>
            </w:rPr>
            <w:delText>O usuário pode "Acessar Registro e Análise de Dados", o que opcionalmente pode levar a "Acessar Opção Peso". O usuário também pode "Visualizar Progresso". Para registrar dados, o usuário pode "Registrar Dados Manualmente", o que necessariamente envolve "Confirmar Dados" e, subsequentemente, "Adicionar Medida". Nota-se que "Registrar Dados Manualmente" também pode estender a funcionalidade de "Acessar Opção Peso".</w:delText>
          </w:r>
        </w:del>
      </w:ins>
    </w:p>
    <w:p w14:paraId="3844933E" w14:textId="77777777" w:rsidR="0058738A" w:rsidDel="002C1B79" w:rsidRDefault="0058738A" w:rsidP="0058738A">
      <w:pPr>
        <w:spacing w:line="276" w:lineRule="auto"/>
        <w:ind w:firstLine="709"/>
        <w:jc w:val="both"/>
        <w:rPr>
          <w:ins w:id="1898" w:author="WESLEY DOS SANTOS GATINHO" w:date="2025-06-13T20:46:00Z"/>
          <w:del w:id="1899" w:author="HUGO SAMUEL DE LIMA OLIVEIRA" w:date="2025-08-08T16:42:00Z"/>
          <w:rFonts w:ascii="Times New Roman" w:eastAsia="Times New Roman" w:hAnsi="Times New Roman" w:cs="Times New Roman"/>
        </w:rPr>
      </w:pPr>
    </w:p>
    <w:p w14:paraId="5F1D8042" w14:textId="77777777" w:rsidR="0058738A" w:rsidDel="002C1B79" w:rsidRDefault="0058738A" w:rsidP="0058738A">
      <w:pPr>
        <w:spacing w:line="276" w:lineRule="auto"/>
        <w:ind w:firstLine="709"/>
        <w:jc w:val="both"/>
        <w:rPr>
          <w:ins w:id="1900" w:author="WESLEY DOS SANTOS GATINHO" w:date="2025-06-13T20:46:00Z"/>
          <w:del w:id="1901" w:author="HUGO SAMUEL DE LIMA OLIVEIRA" w:date="2025-08-08T16:42:00Z"/>
          <w:rFonts w:ascii="Times New Roman" w:eastAsia="Times New Roman" w:hAnsi="Times New Roman" w:cs="Times New Roman"/>
        </w:rPr>
      </w:pPr>
    </w:p>
    <w:p w14:paraId="4D260144" w14:textId="77777777" w:rsidR="0058738A" w:rsidDel="002C1B79" w:rsidRDefault="0058738A" w:rsidP="0058738A">
      <w:pPr>
        <w:spacing w:line="276" w:lineRule="auto"/>
        <w:ind w:firstLine="709"/>
        <w:jc w:val="both"/>
        <w:rPr>
          <w:ins w:id="1902" w:author="WESLEY DOS SANTOS GATINHO" w:date="2025-06-13T20:46:00Z"/>
          <w:del w:id="1903" w:author="HUGO SAMUEL DE LIMA OLIVEIRA" w:date="2025-08-08T16:42:00Z"/>
          <w:rFonts w:ascii="Times New Roman" w:eastAsia="Times New Roman" w:hAnsi="Times New Roman" w:cs="Times New Roman"/>
        </w:rPr>
      </w:pPr>
    </w:p>
    <w:p w14:paraId="7FF80890" w14:textId="77777777" w:rsidR="0058738A" w:rsidDel="002C1B79" w:rsidRDefault="0058738A" w:rsidP="0058738A">
      <w:pPr>
        <w:spacing w:line="276" w:lineRule="auto"/>
        <w:ind w:firstLine="709"/>
        <w:jc w:val="both"/>
        <w:rPr>
          <w:ins w:id="1904" w:author="WESLEY DOS SANTOS GATINHO" w:date="2025-06-13T20:46:00Z"/>
          <w:del w:id="1905" w:author="HUGO SAMUEL DE LIMA OLIVEIRA" w:date="2025-08-08T16:42:00Z"/>
          <w:rFonts w:ascii="Times New Roman" w:eastAsia="Times New Roman" w:hAnsi="Times New Roman" w:cs="Times New Roman"/>
        </w:rPr>
      </w:pPr>
    </w:p>
    <w:p w14:paraId="382863D4" w14:textId="77777777" w:rsidR="0058738A" w:rsidRDefault="0058738A">
      <w:pPr>
        <w:spacing w:line="276" w:lineRule="auto"/>
        <w:jc w:val="both"/>
        <w:rPr>
          <w:ins w:id="1906" w:author="WESLEY DOS SANTOS GATINHO" w:date="2025-06-13T20:46:00Z"/>
          <w:rFonts w:ascii="Times New Roman" w:eastAsia="Times New Roman" w:hAnsi="Times New Roman" w:cs="Times New Roman"/>
        </w:rPr>
        <w:pPrChange w:id="1907" w:author="HUGO SAMUEL DE LIMA OLIVEIRA" w:date="2025-08-08T16:42:00Z">
          <w:pPr>
            <w:spacing w:line="276" w:lineRule="auto"/>
            <w:ind w:firstLine="709"/>
            <w:jc w:val="both"/>
          </w:pPr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908" w:author="WESLEY DOS SANTOS GATINHO" w:date="2025-06-13T20:46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1909">
          <w:tblGrid>
            <w:gridCol w:w="45"/>
            <w:gridCol w:w="9026"/>
            <w:gridCol w:w="35"/>
          </w:tblGrid>
        </w:tblGridChange>
      </w:tblGrid>
      <w:tr w:rsidR="0058738A" w14:paraId="5325E4F9" w14:textId="77777777" w:rsidTr="005503C5">
        <w:trPr>
          <w:ins w:id="1910" w:author="WESLEY DOS SANTOS GATINHO" w:date="2025-06-13T20:46:00Z"/>
          <w:trPrChange w:id="1911" w:author="WESLEY DOS SANTOS GATINHO" w:date="2025-06-13T20:46:00Z">
            <w:trPr>
              <w:gridBefore w:val="1"/>
            </w:trPr>
          </w:trPrChange>
        </w:trPr>
        <w:tc>
          <w:tcPr>
            <w:tcW w:w="9061" w:type="dxa"/>
            <w:tcPrChange w:id="1912" w:author="WESLEY DOS SANTOS GATINHO" w:date="2025-06-13T20:46:00Z">
              <w:tcPr>
                <w:tcW w:w="9061" w:type="dxa"/>
                <w:gridSpan w:val="2"/>
              </w:tcPr>
            </w:tcPrChange>
          </w:tcPr>
          <w:p w14:paraId="004E33CD" w14:textId="71D2F139" w:rsidR="0058738A" w:rsidRPr="0058738A" w:rsidRDefault="0058738A">
            <w:pPr>
              <w:spacing w:line="276" w:lineRule="auto"/>
              <w:jc w:val="center"/>
              <w:rPr>
                <w:ins w:id="1913" w:author="WESLEY DOS SANTOS GATINHO" w:date="2025-06-13T20:46:00Z"/>
                <w:rFonts w:ascii="Times New Roman" w:eastAsia="Aptos" w:hAnsi="Times New Roman" w:cs="Times New Roman"/>
                <w:color w:val="000000" w:themeColor="text1"/>
                <w:rPrChange w:id="1914" w:author="WESLEY DOS SANTOS GATINHO" w:date="2025-06-13T20:46:00Z">
                  <w:rPr>
                    <w:ins w:id="1915" w:author="WESLEY DOS SANTOS GATINHO" w:date="2025-06-13T20:46:00Z"/>
                    <w:rFonts w:ascii="Times New Roman" w:eastAsia="Times New Roman" w:hAnsi="Times New Roman" w:cs="Times New Roman"/>
                  </w:rPr>
                </w:rPrChange>
              </w:rPr>
              <w:pPrChange w:id="1916" w:author="WESLEY DOS SANTOS GATINHO" w:date="2025-06-13T20:46:00Z">
                <w:pPr>
                  <w:spacing w:line="276" w:lineRule="auto"/>
                  <w:jc w:val="both"/>
                </w:pPr>
              </w:pPrChange>
            </w:pPr>
            <w:ins w:id="1917" w:author="WESLEY DOS SANTOS GATINHO" w:date="2025-06-13T20:46:00Z">
              <w:r w:rsidRPr="00B470A3">
                <w:rPr>
                  <w:rFonts w:ascii="Times New Roman" w:hAnsi="Times New Roman" w:cs="Times New Roman"/>
                </w:rPr>
                <w:t>F</w:t>
              </w:r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 xml:space="preserve">igura </w:t>
              </w:r>
            </w:ins>
            <w:ins w:id="1918" w:author="WESLEY DOS SANTOS GATINHO" w:date="2025-06-13T21:24:00Z">
              <w:r w:rsidR="00E94A9A">
                <w:rPr>
                  <w:rFonts w:ascii="Times New Roman" w:eastAsia="Aptos" w:hAnsi="Times New Roman" w:cs="Times New Roman"/>
                  <w:color w:val="000000" w:themeColor="text1"/>
                </w:rPr>
                <w:t>0</w:t>
              </w:r>
            </w:ins>
            <w:ins w:id="1919" w:author="WESLEY DOS SANTOS GATINHO" w:date="2025-06-13T20:46:00Z"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>2</w:t>
              </w:r>
            </w:ins>
            <w:ins w:id="1920" w:author="WESLEY DOS SANTOS GATINHO" w:date="2025-06-13T21:24:00Z">
              <w:r w:rsidR="00E94A9A">
                <w:rPr>
                  <w:rFonts w:ascii="Times New Roman" w:eastAsia="Aptos" w:hAnsi="Times New Roman" w:cs="Times New Roman"/>
                  <w:color w:val="000000" w:themeColor="text1"/>
                </w:rPr>
                <w:t xml:space="preserve">: </w:t>
              </w:r>
            </w:ins>
            <w:ins w:id="1921" w:author="WESLEY DOS SANTOS GATINHO" w:date="2025-06-13T20:46:00Z"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>Diagrama de Casos de Uso de Análise de Progresso de Peso</w:t>
              </w:r>
            </w:ins>
          </w:p>
        </w:tc>
      </w:tr>
      <w:tr w:rsidR="0058738A" w14:paraId="4EFE9E68" w14:textId="77777777" w:rsidTr="005503C5">
        <w:trPr>
          <w:ins w:id="1922" w:author="WESLEY DOS SANTOS GATINHO" w:date="2025-06-13T20:46:00Z"/>
          <w:trPrChange w:id="1923" w:author="WESLEY DOS SANTOS GATINHO" w:date="2025-06-13T20:46:00Z">
            <w:trPr>
              <w:gridBefore w:val="1"/>
            </w:trPr>
          </w:trPrChange>
        </w:trPr>
        <w:tc>
          <w:tcPr>
            <w:tcW w:w="9061" w:type="dxa"/>
            <w:tcPrChange w:id="1924" w:author="WESLEY DOS SANTOS GATINHO" w:date="2025-06-13T20:46:00Z">
              <w:tcPr>
                <w:tcW w:w="9061" w:type="dxa"/>
                <w:gridSpan w:val="2"/>
              </w:tcPr>
            </w:tcPrChange>
          </w:tcPr>
          <w:p w14:paraId="6FCE0E11" w14:textId="6971DC91" w:rsidR="0058738A" w:rsidRDefault="0058738A" w:rsidP="0058738A">
            <w:pPr>
              <w:spacing w:line="276" w:lineRule="auto"/>
              <w:jc w:val="both"/>
              <w:rPr>
                <w:ins w:id="1925" w:author="WESLEY DOS SANTOS GATINHO" w:date="2025-06-13T20:46:00Z"/>
                <w:rFonts w:ascii="Times New Roman" w:eastAsia="Times New Roman" w:hAnsi="Times New Roman" w:cs="Times New Roman"/>
              </w:rPr>
            </w:pPr>
            <w:ins w:id="1926" w:author="WESLEY DOS SANTOS GATINHO" w:date="2025-06-13T20:46:00Z">
              <w:r w:rsidRPr="001F772C">
                <w:rPr>
                  <w:rFonts w:ascii="Times New Roman" w:hAnsi="Times New Roman" w:cs="Times New Roman"/>
                  <w:noProof/>
                  <w:rPrChange w:id="1927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50279C8A" wp14:editId="3BF01774">
                    <wp:extent cx="5762626" cy="3048000"/>
                    <wp:effectExtent l="0" t="0" r="0" b="0"/>
                    <wp:docPr id="1405886647" name="Picture 201114574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011145748"/>
                            <pic:cNvPicPr/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2626" cy="3048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58738A" w14:paraId="10747B93" w14:textId="77777777" w:rsidTr="005503C5">
        <w:trPr>
          <w:ins w:id="1928" w:author="WESLEY DOS SANTOS GATINHO" w:date="2025-06-13T20:46:00Z"/>
          <w:trPrChange w:id="1929" w:author="WESLEY DOS SANTOS GATINHO" w:date="2025-06-13T20:46:00Z">
            <w:trPr>
              <w:gridBefore w:val="1"/>
            </w:trPr>
          </w:trPrChange>
        </w:trPr>
        <w:tc>
          <w:tcPr>
            <w:tcW w:w="9061" w:type="dxa"/>
            <w:tcPrChange w:id="1930" w:author="WESLEY DOS SANTOS GATINHO" w:date="2025-06-13T20:46:00Z">
              <w:tcPr>
                <w:tcW w:w="9061" w:type="dxa"/>
                <w:gridSpan w:val="2"/>
              </w:tcPr>
            </w:tcPrChange>
          </w:tcPr>
          <w:p w14:paraId="190FDBEB" w14:textId="2F4D2787" w:rsidR="0058738A" w:rsidRPr="005503C5" w:rsidRDefault="005503C5">
            <w:pPr>
              <w:spacing w:line="276" w:lineRule="auto"/>
              <w:jc w:val="center"/>
              <w:rPr>
                <w:ins w:id="1931" w:author="WESLEY DOS SANTOS GATINHO" w:date="2025-06-13T20:46:00Z"/>
                <w:rFonts w:ascii="Times New Roman" w:eastAsia="Times New Roman" w:hAnsi="Times New Roman" w:cs="Times New Roman"/>
                <w:b/>
                <w:bCs/>
                <w:rPrChange w:id="1932" w:author="WESLEY DOS SANTOS GATINHO" w:date="2025-06-13T20:46:00Z">
                  <w:rPr>
                    <w:ins w:id="1933" w:author="WESLEY DOS SANTOS GATINHO" w:date="2025-06-13T20:46:00Z"/>
                    <w:rFonts w:ascii="Times New Roman" w:eastAsia="Times New Roman" w:hAnsi="Times New Roman" w:cs="Times New Roman"/>
                  </w:rPr>
                </w:rPrChange>
              </w:rPr>
              <w:pPrChange w:id="1934" w:author="WESLEY DOS SANTOS GATINHO" w:date="2025-06-13T20:46:00Z">
                <w:pPr>
                  <w:spacing w:line="276" w:lineRule="auto"/>
                  <w:jc w:val="both"/>
                </w:pPr>
              </w:pPrChange>
            </w:pPr>
            <w:ins w:id="1935" w:author="WESLEY DOS SANTOS GATINHO" w:date="2025-06-13T20:46:00Z">
              <w:r>
                <w:rPr>
                  <w:rFonts w:ascii="Times New Roman" w:eastAsia="Times New Roman" w:hAnsi="Times New Roman" w:cs="Times New Roman"/>
                  <w:b/>
                  <w:bCs/>
                </w:rPr>
                <w:t>Fonte: Autores, 2025.</w:t>
              </w:r>
            </w:ins>
          </w:p>
        </w:tc>
      </w:tr>
    </w:tbl>
    <w:p w14:paraId="5096613C" w14:textId="77777777" w:rsidR="0058738A" w:rsidRPr="001F772C" w:rsidDel="00E03526" w:rsidRDefault="0058738A">
      <w:pPr>
        <w:spacing w:line="276" w:lineRule="auto"/>
        <w:ind w:firstLine="709"/>
        <w:jc w:val="both"/>
        <w:rPr>
          <w:ins w:id="1936" w:author="LUCAS EMANOEL AMARAL GOMES" w:date="2025-06-13T22:17:00Z"/>
          <w:del w:id="1937" w:author="WESLEY DOS SANTOS GATINHO" w:date="2025-06-13T20:49:00Z"/>
          <w:rFonts w:ascii="Times New Roman" w:eastAsia="Times New Roman" w:hAnsi="Times New Roman" w:cs="Times New Roman"/>
        </w:rPr>
        <w:pPrChange w:id="1938" w:author="WESLEY DOS SANTOS GATINHO" w:date="2025-06-13T20:45:00Z">
          <w:pPr>
            <w:spacing w:line="360" w:lineRule="auto"/>
            <w:jc w:val="both"/>
          </w:pPr>
        </w:pPrChange>
      </w:pPr>
    </w:p>
    <w:p w14:paraId="4F1E2EFB" w14:textId="0FF71A87" w:rsidR="77542519" w:rsidRPr="001F772C" w:rsidDel="00E03526" w:rsidRDefault="77542519">
      <w:pPr>
        <w:spacing w:line="276" w:lineRule="auto"/>
        <w:jc w:val="both"/>
        <w:rPr>
          <w:ins w:id="1939" w:author="LUCAS EMANOEL AMARAL GOMES" w:date="2025-06-13T22:18:00Z"/>
          <w:del w:id="1940" w:author="WESLEY DOS SANTOS GATINHO" w:date="2025-06-13T20:49:00Z"/>
          <w:rFonts w:ascii="Times New Roman" w:eastAsia="Times New Roman" w:hAnsi="Times New Roman" w:cs="Times New Roman"/>
        </w:rPr>
        <w:pPrChange w:id="1941" w:author="WESLEY DOS SANTOS GATINHO" w:date="2025-06-13T20:45:00Z">
          <w:pPr>
            <w:spacing w:line="360" w:lineRule="auto"/>
            <w:jc w:val="both"/>
          </w:pPr>
        </w:pPrChange>
      </w:pPr>
    </w:p>
    <w:p w14:paraId="3AA225AC" w14:textId="07DFEAC1" w:rsidR="77542519" w:rsidRPr="001F772C" w:rsidDel="00E03526" w:rsidRDefault="77542519">
      <w:pPr>
        <w:spacing w:line="276" w:lineRule="auto"/>
        <w:jc w:val="both"/>
        <w:rPr>
          <w:ins w:id="1942" w:author="LUCAS EMANOEL AMARAL GOMES" w:date="2025-06-13T22:17:00Z"/>
          <w:del w:id="1943" w:author="WESLEY DOS SANTOS GATINHO" w:date="2025-06-13T20:49:00Z"/>
          <w:rFonts w:ascii="Times New Roman" w:eastAsia="Times New Roman" w:hAnsi="Times New Roman" w:cs="Times New Roman"/>
        </w:rPr>
        <w:pPrChange w:id="1944" w:author="WESLEY DOS SANTOS GATINHO" w:date="2025-06-13T20:45:00Z">
          <w:pPr>
            <w:spacing w:line="360" w:lineRule="auto"/>
            <w:jc w:val="both"/>
          </w:pPr>
        </w:pPrChange>
      </w:pPr>
    </w:p>
    <w:p w14:paraId="6498A3D6" w14:textId="7F78E9A2" w:rsidR="76FAB784" w:rsidRPr="001F772C" w:rsidDel="00E03526" w:rsidRDefault="34341DD7">
      <w:pPr>
        <w:spacing w:line="276" w:lineRule="auto"/>
        <w:jc w:val="both"/>
        <w:rPr>
          <w:ins w:id="1945" w:author="LUCAS EMANOEL AMARAL GOMES" w:date="2025-06-13T22:17:00Z"/>
          <w:del w:id="1946" w:author="WESLEY DOS SANTOS GATINHO" w:date="2025-06-13T20:49:00Z"/>
          <w:rFonts w:ascii="Times New Roman" w:eastAsia="Aptos" w:hAnsi="Times New Roman" w:cs="Times New Roman"/>
          <w:color w:val="000000" w:themeColor="text1"/>
          <w:rPrChange w:id="1947" w:author="WESLEY DOS SANTOS GATINHO" w:date="2025-06-13T20:43:00Z">
            <w:rPr>
              <w:ins w:id="1948" w:author="LUCAS EMANOEL AMARAL GOMES" w:date="2025-06-13T22:17:00Z"/>
              <w:del w:id="1949" w:author="WESLEY DOS SANTOS GATINHO" w:date="2025-06-13T20:49:00Z"/>
              <w:rFonts w:ascii="Times New Roman" w:eastAsia="Times New Roman" w:hAnsi="Times New Roman" w:cs="Times New Roman"/>
            </w:rPr>
          </w:rPrChange>
        </w:rPr>
        <w:pPrChange w:id="1950" w:author="WESLEY DOS SANTOS GATINHO" w:date="2025-06-13T20:45:00Z">
          <w:pPr>
            <w:spacing w:line="360" w:lineRule="auto"/>
            <w:jc w:val="both"/>
          </w:pPr>
        </w:pPrChange>
      </w:pPr>
      <w:ins w:id="1951" w:author="LUCAS EMANOEL AMARAL GOMES" w:date="2025-06-13T22:18:00Z">
        <w:del w:id="1952" w:author="WESLEY DOS SANTOS GATINHO" w:date="2025-06-13T20:49:00Z">
          <w:r w:rsidRPr="001F772C" w:rsidDel="00E03526">
            <w:rPr>
              <w:rFonts w:ascii="Times New Roman" w:hAnsi="Times New Roman" w:cs="Times New Roman"/>
              <w:rPrChange w:id="1953" w:author="WESLEY DOS SANTOS GATINHO" w:date="2025-06-13T20:43:00Z">
                <w:rPr/>
              </w:rPrChange>
            </w:rPr>
            <w:delText>F</w:delText>
          </w:r>
          <w:r w:rsidRPr="001F772C" w:rsidDel="00E03526">
            <w:rPr>
              <w:rFonts w:ascii="Times New Roman" w:eastAsia="Aptos" w:hAnsi="Times New Roman" w:cs="Times New Roman"/>
              <w:color w:val="000000" w:themeColor="text1"/>
              <w:rPrChange w:id="1954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igura 2 – Diagrama de Casos de Uso de Análise de Progresso de Peso</w:delText>
          </w:r>
        </w:del>
      </w:ins>
    </w:p>
    <w:p w14:paraId="49CBA754" w14:textId="50F69D03" w:rsidR="34341DD7" w:rsidRPr="001F772C" w:rsidRDefault="34341DD7">
      <w:pPr>
        <w:spacing w:line="276" w:lineRule="auto"/>
        <w:jc w:val="both"/>
        <w:rPr>
          <w:ins w:id="1955" w:author="WESLEY DOS SANTOS GATINHO" w:date="2025-06-12T13:30:00Z"/>
          <w:rFonts w:ascii="Times New Roman" w:hAnsi="Times New Roman" w:cs="Times New Roman"/>
          <w:rPrChange w:id="1956" w:author="WESLEY DOS SANTOS GATINHO" w:date="2025-06-13T20:43:00Z">
            <w:rPr>
              <w:ins w:id="1957" w:author="WESLEY DOS SANTOS GATINHO" w:date="2025-06-12T13:30:00Z"/>
            </w:rPr>
          </w:rPrChange>
        </w:rPr>
        <w:pPrChange w:id="1958" w:author="WESLEY DOS SANTOS GATINHO" w:date="2025-06-13T20:45:00Z">
          <w:pPr/>
        </w:pPrChange>
      </w:pPr>
      <w:ins w:id="1959" w:author="LUCAS EMANOEL AMARAL GOMES" w:date="2025-06-13T22:17:00Z">
        <w:del w:id="1960" w:author="WESLEY DOS SANTOS GATINHO" w:date="2025-06-13T20:46:00Z">
          <w:r w:rsidRPr="001F772C" w:rsidDel="0058738A">
            <w:rPr>
              <w:rFonts w:ascii="Times New Roman" w:hAnsi="Times New Roman" w:cs="Times New Roman"/>
              <w:noProof/>
              <w:rPrChange w:id="1961" w:author="WESLEY DOS SANTOS GATINHO" w:date="2025-06-13T20:43:00Z">
                <w:rPr>
                  <w:noProof/>
                </w:rPr>
              </w:rPrChange>
            </w:rPr>
            <w:drawing>
              <wp:inline distT="0" distB="0" distL="0" distR="0" wp14:anchorId="0F1C406B" wp14:editId="67E79FF3">
                <wp:extent cx="5762626" cy="3048000"/>
                <wp:effectExtent l="0" t="0" r="0" b="0"/>
                <wp:docPr id="2011145748" name="Picture 20111457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11145748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0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169E9EE5" w14:textId="77777777" w:rsidR="002C1B79" w:rsidRDefault="002C1B79" w:rsidP="002C1B79">
      <w:pPr>
        <w:spacing w:line="276" w:lineRule="auto"/>
        <w:jc w:val="both"/>
        <w:rPr>
          <w:ins w:id="1962" w:author="HUGO SAMUEL DE LIMA OLIVEIRA" w:date="2025-08-08T16:49:00Z"/>
          <w:rFonts w:ascii="Times New Roman" w:eastAsia="Times New Roman" w:hAnsi="Times New Roman" w:cs="Times New Roman"/>
          <w:b/>
          <w:bCs/>
        </w:rPr>
      </w:pPr>
    </w:p>
    <w:p w14:paraId="78CD0110" w14:textId="35C8D48A" w:rsidR="002C1B79" w:rsidRPr="002C1B79" w:rsidRDefault="002C1B79" w:rsidP="00CD49E5">
      <w:pPr>
        <w:spacing w:line="276" w:lineRule="auto"/>
        <w:jc w:val="both"/>
        <w:rPr>
          <w:ins w:id="1963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1964" w:author="HUGO SAMUEL DE LIMA OLIVEIRA" w:date="2025-08-08T16:49:00Z">
        <w:r>
          <w:rPr>
            <w:rFonts w:ascii="Times New Roman" w:eastAsia="Times New Roman" w:hAnsi="Times New Roman" w:cs="Times New Roman"/>
            <w:b/>
            <w:bCs/>
          </w:rPr>
          <w:lastRenderedPageBreak/>
          <w:t>4.2</w:t>
        </w:r>
      </w:ins>
      <w:ins w:id="1965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. Descrição Geral</w:t>
        </w:r>
      </w:ins>
      <w:ins w:id="1966" w:author="HUGO SAMUEL DE LIMA OLIVEIRA" w:date="2025-08-08T16:49:00Z">
        <w:r>
          <w:rPr>
            <w:rFonts w:ascii="Times New Roman" w:eastAsia="Times New Roman" w:hAnsi="Times New Roman" w:cs="Times New Roman"/>
            <w:b/>
            <w:bCs/>
          </w:rPr>
          <w:t xml:space="preserve"> </w:t>
        </w:r>
      </w:ins>
      <w:ins w:id="1967" w:author="HUGO SAMUEL DE LIMA OLIVEIRA" w:date="2025-08-08T16:50:00Z">
        <w:r w:rsidRPr="002C1B79">
          <w:rPr>
            <w:rFonts w:ascii="Times New Roman" w:eastAsia="Aptos" w:hAnsi="Times New Roman" w:cs="Times New Roman"/>
            <w:b/>
            <w:bCs/>
            <w:color w:val="000000" w:themeColor="text1"/>
            <w:rPrChange w:id="1968" w:author="HUGO SAMUEL DE LIMA OLIVEIRA" w:date="2025-08-08T16:50:00Z">
              <w:rPr>
                <w:rFonts w:ascii="Times New Roman" w:eastAsia="Aptos" w:hAnsi="Times New Roman" w:cs="Times New Roman"/>
                <w:color w:val="000000" w:themeColor="text1"/>
              </w:rPr>
            </w:rPrChange>
          </w:rPr>
          <w:t>Análise de Progresso de Peso</w:t>
        </w:r>
      </w:ins>
    </w:p>
    <w:p w14:paraId="6BAEAD22" w14:textId="07EE6958" w:rsidR="002C1B79" w:rsidRPr="002C1B79" w:rsidRDefault="002C1B79" w:rsidP="00CD49E5">
      <w:pPr>
        <w:spacing w:line="276" w:lineRule="auto"/>
        <w:jc w:val="both"/>
        <w:rPr>
          <w:ins w:id="1969" w:author="HUGO SAMUEL DE LIMA OLIVEIRA" w:date="2025-08-08T16:47:00Z"/>
          <w:rFonts w:ascii="Times New Roman" w:eastAsia="Times New Roman" w:hAnsi="Times New Roman" w:cs="Times New Roman"/>
        </w:rPr>
      </w:pPr>
      <w:ins w:id="1970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 xml:space="preserve">O diagrama representa a nova versão do módulo "Análise de Progresso de Peso" do sistema </w:t>
        </w:r>
        <w:proofErr w:type="spellStart"/>
        <w:r w:rsidRPr="002C1B79">
          <w:rPr>
            <w:rFonts w:ascii="Times New Roman" w:eastAsia="Times New Roman" w:hAnsi="Times New Roman" w:cs="Times New Roman"/>
          </w:rPr>
          <w:t>FitAI</w:t>
        </w:r>
        <w:proofErr w:type="spellEnd"/>
        <w:r w:rsidRPr="002C1B79">
          <w:rPr>
            <w:rFonts w:ascii="Times New Roman" w:eastAsia="Times New Roman" w:hAnsi="Times New Roman" w:cs="Times New Roman"/>
          </w:rPr>
          <w:t xml:space="preserve">. Esta atualização expande as funcionalidades de registro, permitindo que o </w:t>
        </w:r>
        <w:r w:rsidRPr="002C1B79">
          <w:rPr>
            <w:rFonts w:ascii="Times New Roman" w:eastAsia="Times New Roman" w:hAnsi="Times New Roman" w:cs="Times New Roman"/>
            <w:b/>
            <w:bCs/>
          </w:rPr>
          <w:t>Usuário</w:t>
        </w:r>
        <w:r w:rsidRPr="002C1B79">
          <w:rPr>
            <w:rFonts w:ascii="Times New Roman" w:eastAsia="Times New Roman" w:hAnsi="Times New Roman" w:cs="Times New Roman"/>
          </w:rPr>
          <w:t xml:space="preserve"> insira seu peso de duas formas: manualmente ou através da extração de dados de uma imagem do painel de uma balança. O objetivo é oferecer mais conveniência e precisão no acompanhamento do progresso.</w:t>
        </w:r>
      </w:ins>
    </w:p>
    <w:p w14:paraId="2734E7F7" w14:textId="6351CD76" w:rsidR="002C1B79" w:rsidRPr="002C1B79" w:rsidRDefault="00CD49E5" w:rsidP="00CD49E5">
      <w:pPr>
        <w:spacing w:line="276" w:lineRule="auto"/>
        <w:jc w:val="both"/>
        <w:rPr>
          <w:ins w:id="1971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1972" w:author="HUGO SAMUEL DE LIMA OLIVEIRA" w:date="2025-08-08T16:50:00Z">
        <w:r>
          <w:rPr>
            <w:rFonts w:ascii="Times New Roman" w:eastAsia="Times New Roman" w:hAnsi="Times New Roman" w:cs="Times New Roman"/>
            <w:b/>
            <w:bCs/>
          </w:rPr>
          <w:t>4.2</w:t>
        </w:r>
      </w:ins>
      <w:ins w:id="1973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>.</w:t>
        </w:r>
      </w:ins>
      <w:ins w:id="1974" w:author="HUGO SAMUEL DE LIMA OLIVEIRA" w:date="2025-08-08T16:50:00Z">
        <w:r>
          <w:rPr>
            <w:rFonts w:ascii="Times New Roman" w:eastAsia="Times New Roman" w:hAnsi="Times New Roman" w:cs="Times New Roman"/>
            <w:b/>
            <w:bCs/>
          </w:rPr>
          <w:t>1.</w:t>
        </w:r>
      </w:ins>
      <w:ins w:id="1975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Atores</w:t>
        </w:r>
      </w:ins>
    </w:p>
    <w:p w14:paraId="33B3B6E3" w14:textId="77777777" w:rsidR="002C1B79" w:rsidRPr="002C1B79" w:rsidRDefault="002C1B79" w:rsidP="00CD49E5">
      <w:pPr>
        <w:numPr>
          <w:ilvl w:val="0"/>
          <w:numId w:val="25"/>
        </w:numPr>
        <w:spacing w:line="276" w:lineRule="auto"/>
        <w:jc w:val="both"/>
        <w:rPr>
          <w:ins w:id="1976" w:author="HUGO SAMUEL DE LIMA OLIVEIRA" w:date="2025-08-08T16:47:00Z"/>
          <w:rFonts w:ascii="Times New Roman" w:eastAsia="Times New Roman" w:hAnsi="Times New Roman" w:cs="Times New Roman"/>
        </w:rPr>
      </w:pPr>
      <w:ins w:id="1977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Usuário:</w:t>
        </w:r>
        <w:r w:rsidRPr="002C1B79">
          <w:rPr>
            <w:rFonts w:ascii="Times New Roman" w:eastAsia="Times New Roman" w:hAnsi="Times New Roman" w:cs="Times New Roman"/>
          </w:rPr>
          <w:t xml:space="preserve"> Pessoa que utiliza o sistema para registrar e acompanhar seu peso, seja por inserção manual ou por meio de fotos, e para visualizar seu progresso.</w:t>
        </w:r>
      </w:ins>
    </w:p>
    <w:p w14:paraId="107BF93C" w14:textId="61CA5843" w:rsidR="002C1B79" w:rsidRPr="002C1B79" w:rsidRDefault="00CD49E5" w:rsidP="00CD49E5">
      <w:pPr>
        <w:spacing w:line="276" w:lineRule="auto"/>
        <w:jc w:val="both"/>
        <w:rPr>
          <w:ins w:id="1978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1979" w:author="HUGO SAMUEL DE LIMA OLIVEIRA" w:date="2025-08-08T16:50:00Z">
        <w:r>
          <w:rPr>
            <w:rFonts w:ascii="Times New Roman" w:eastAsia="Times New Roman" w:hAnsi="Times New Roman" w:cs="Times New Roman"/>
            <w:b/>
            <w:bCs/>
          </w:rPr>
          <w:t>4.2</w:t>
        </w:r>
      </w:ins>
      <w:ins w:id="1980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>.</w:t>
        </w:r>
      </w:ins>
      <w:ins w:id="1981" w:author="HUGO SAMUEL DE LIMA OLIVEIRA" w:date="2025-08-08T16:50:00Z">
        <w:r>
          <w:rPr>
            <w:rFonts w:ascii="Times New Roman" w:eastAsia="Times New Roman" w:hAnsi="Times New Roman" w:cs="Times New Roman"/>
            <w:b/>
            <w:bCs/>
          </w:rPr>
          <w:t>2</w:t>
        </w:r>
      </w:ins>
      <w:ins w:id="1982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.</w:t>
        </w:r>
      </w:ins>
      <w:ins w:id="1983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Casos de Uso</w:t>
        </w:r>
      </w:ins>
    </w:p>
    <w:p w14:paraId="7F15334E" w14:textId="2477BED2" w:rsidR="002C1B79" w:rsidRPr="002C1B79" w:rsidRDefault="00CD49E5" w:rsidP="00CD49E5">
      <w:pPr>
        <w:spacing w:line="276" w:lineRule="auto"/>
        <w:jc w:val="both"/>
        <w:rPr>
          <w:ins w:id="1984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1985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4.2.3.</w:t>
        </w:r>
      </w:ins>
      <w:ins w:id="1986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Acessar Registro e Análise de Dados</w:t>
        </w:r>
      </w:ins>
    </w:p>
    <w:p w14:paraId="6B5E4699" w14:textId="77777777" w:rsidR="002C1B79" w:rsidRPr="002C1B79" w:rsidRDefault="002C1B79" w:rsidP="00CD49E5">
      <w:pPr>
        <w:numPr>
          <w:ilvl w:val="0"/>
          <w:numId w:val="26"/>
        </w:numPr>
        <w:spacing w:line="276" w:lineRule="auto"/>
        <w:jc w:val="both"/>
        <w:rPr>
          <w:ins w:id="1987" w:author="HUGO SAMUEL DE LIMA OLIVEIRA" w:date="2025-08-08T16:47:00Z"/>
          <w:rFonts w:ascii="Times New Roman" w:eastAsia="Times New Roman" w:hAnsi="Times New Roman" w:cs="Times New Roman"/>
        </w:rPr>
      </w:pPr>
      <w:ins w:id="1988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1AC740D0" w14:textId="77777777" w:rsidR="002C1B79" w:rsidRPr="002C1B79" w:rsidRDefault="002C1B79" w:rsidP="00CD49E5">
      <w:pPr>
        <w:numPr>
          <w:ilvl w:val="0"/>
          <w:numId w:val="26"/>
        </w:numPr>
        <w:spacing w:line="276" w:lineRule="auto"/>
        <w:jc w:val="both"/>
        <w:rPr>
          <w:ins w:id="1989" w:author="HUGO SAMUEL DE LIMA OLIVEIRA" w:date="2025-08-08T16:47:00Z"/>
          <w:rFonts w:ascii="Times New Roman" w:eastAsia="Times New Roman" w:hAnsi="Times New Roman" w:cs="Times New Roman"/>
        </w:rPr>
      </w:pPr>
      <w:ins w:id="1990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690E2E52" w14:textId="77777777" w:rsidR="002C1B79" w:rsidRPr="002C1B79" w:rsidRDefault="002C1B79" w:rsidP="00CD49E5">
      <w:pPr>
        <w:numPr>
          <w:ilvl w:val="1"/>
          <w:numId w:val="26"/>
        </w:numPr>
        <w:spacing w:line="276" w:lineRule="auto"/>
        <w:jc w:val="both"/>
        <w:rPr>
          <w:ins w:id="1991" w:author="HUGO SAMUEL DE LIMA OLIVEIRA" w:date="2025-08-08T16:47:00Z"/>
          <w:rFonts w:ascii="Times New Roman" w:eastAsia="Times New Roman" w:hAnsi="Times New Roman" w:cs="Times New Roman"/>
        </w:rPr>
      </w:pPr>
      <w:ins w:id="1992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6013F9EC" w14:textId="77777777" w:rsidR="002C1B79" w:rsidRPr="002C1B79" w:rsidRDefault="002C1B79" w:rsidP="00CD49E5">
      <w:pPr>
        <w:numPr>
          <w:ilvl w:val="0"/>
          <w:numId w:val="26"/>
        </w:numPr>
        <w:spacing w:line="276" w:lineRule="auto"/>
        <w:jc w:val="both"/>
        <w:rPr>
          <w:ins w:id="1993" w:author="HUGO SAMUEL DE LIMA OLIVEIRA" w:date="2025-08-08T16:47:00Z"/>
          <w:rFonts w:ascii="Times New Roman" w:eastAsia="Times New Roman" w:hAnsi="Times New Roman" w:cs="Times New Roman"/>
        </w:rPr>
      </w:pPr>
      <w:ins w:id="1994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7967AF6B" w14:textId="77777777" w:rsidR="002C1B79" w:rsidRPr="002C1B79" w:rsidRDefault="002C1B79" w:rsidP="00CD49E5">
      <w:pPr>
        <w:numPr>
          <w:ilvl w:val="1"/>
          <w:numId w:val="27"/>
        </w:numPr>
        <w:spacing w:line="276" w:lineRule="auto"/>
        <w:jc w:val="both"/>
        <w:rPr>
          <w:ins w:id="1995" w:author="HUGO SAMUEL DE LIMA OLIVEIRA" w:date="2025-08-08T16:47:00Z"/>
          <w:rFonts w:ascii="Times New Roman" w:eastAsia="Times New Roman" w:hAnsi="Times New Roman" w:cs="Times New Roman"/>
        </w:rPr>
      </w:pPr>
      <w:ins w:id="1996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seleciona a opção para acessar a área de registro e análise.</w:t>
        </w:r>
      </w:ins>
    </w:p>
    <w:p w14:paraId="19C1902A" w14:textId="77777777" w:rsidR="002C1B79" w:rsidRPr="002C1B79" w:rsidRDefault="002C1B79" w:rsidP="00CD49E5">
      <w:pPr>
        <w:numPr>
          <w:ilvl w:val="1"/>
          <w:numId w:val="27"/>
        </w:numPr>
        <w:spacing w:line="276" w:lineRule="auto"/>
        <w:jc w:val="both"/>
        <w:rPr>
          <w:ins w:id="1997" w:author="HUGO SAMUEL DE LIMA OLIVEIRA" w:date="2025-08-08T16:47:00Z"/>
          <w:rFonts w:ascii="Times New Roman" w:eastAsia="Times New Roman" w:hAnsi="Times New Roman" w:cs="Times New Roman"/>
        </w:rPr>
      </w:pPr>
      <w:ins w:id="1998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exibe a tela principal desta funcionalidade, que serve como ponto de partida para outras ações.</w:t>
        </w:r>
      </w:ins>
    </w:p>
    <w:p w14:paraId="31C44B23" w14:textId="77777777" w:rsidR="002C1B79" w:rsidRPr="002C1B79" w:rsidRDefault="002C1B79" w:rsidP="00CD49E5">
      <w:pPr>
        <w:numPr>
          <w:ilvl w:val="0"/>
          <w:numId w:val="26"/>
        </w:numPr>
        <w:spacing w:line="276" w:lineRule="auto"/>
        <w:jc w:val="both"/>
        <w:rPr>
          <w:ins w:id="1999" w:author="HUGO SAMUEL DE LIMA OLIVEIRA" w:date="2025-08-08T16:47:00Z"/>
          <w:rFonts w:ascii="Times New Roman" w:eastAsia="Times New Roman" w:hAnsi="Times New Roman" w:cs="Times New Roman"/>
        </w:rPr>
      </w:pPr>
      <w:ins w:id="2000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52835A2D" w14:textId="77777777" w:rsidR="002C1B79" w:rsidRPr="002C1B79" w:rsidRDefault="002C1B79" w:rsidP="00CD49E5">
      <w:pPr>
        <w:numPr>
          <w:ilvl w:val="1"/>
          <w:numId w:val="26"/>
        </w:numPr>
        <w:spacing w:line="276" w:lineRule="auto"/>
        <w:jc w:val="both"/>
        <w:rPr>
          <w:ins w:id="2001" w:author="HUGO SAMUEL DE LIMA OLIVEIRA" w:date="2025-08-08T16:47:00Z"/>
          <w:rFonts w:ascii="Times New Roman" w:eastAsia="Times New Roman" w:hAnsi="Times New Roman" w:cs="Times New Roman"/>
        </w:rPr>
      </w:pPr>
      <w:ins w:id="2002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A tela de registro e análise é exibida, pronta para a interação do usuário.</w:t>
        </w:r>
      </w:ins>
    </w:p>
    <w:p w14:paraId="14274FBC" w14:textId="47C89CDA" w:rsidR="002C1B79" w:rsidRPr="002C1B79" w:rsidRDefault="00CD49E5" w:rsidP="00CD49E5">
      <w:pPr>
        <w:spacing w:line="276" w:lineRule="auto"/>
        <w:jc w:val="both"/>
        <w:rPr>
          <w:ins w:id="2003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004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4.2.4.</w:t>
        </w:r>
      </w:ins>
      <w:ins w:id="2005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Visualizar Progresso</w:t>
        </w:r>
      </w:ins>
    </w:p>
    <w:p w14:paraId="432A9B8A" w14:textId="77777777" w:rsidR="002C1B79" w:rsidRPr="002C1B79" w:rsidRDefault="002C1B79" w:rsidP="00CD49E5">
      <w:pPr>
        <w:numPr>
          <w:ilvl w:val="0"/>
          <w:numId w:val="28"/>
        </w:numPr>
        <w:spacing w:line="276" w:lineRule="auto"/>
        <w:jc w:val="both"/>
        <w:rPr>
          <w:ins w:id="2006" w:author="HUGO SAMUEL DE LIMA OLIVEIRA" w:date="2025-08-08T16:47:00Z"/>
          <w:rFonts w:ascii="Times New Roman" w:eastAsia="Times New Roman" w:hAnsi="Times New Roman" w:cs="Times New Roman"/>
        </w:rPr>
      </w:pPr>
      <w:ins w:id="2007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549DD878" w14:textId="77777777" w:rsidR="002C1B79" w:rsidRPr="002C1B79" w:rsidRDefault="002C1B79" w:rsidP="00CD49E5">
      <w:pPr>
        <w:numPr>
          <w:ilvl w:val="0"/>
          <w:numId w:val="28"/>
        </w:numPr>
        <w:spacing w:line="276" w:lineRule="auto"/>
        <w:jc w:val="both"/>
        <w:rPr>
          <w:ins w:id="2008" w:author="HUGO SAMUEL DE LIMA OLIVEIRA" w:date="2025-08-08T16:47:00Z"/>
          <w:rFonts w:ascii="Times New Roman" w:eastAsia="Times New Roman" w:hAnsi="Times New Roman" w:cs="Times New Roman"/>
        </w:rPr>
      </w:pPr>
      <w:ins w:id="2009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46865D8B" w14:textId="77777777" w:rsidR="002C1B79" w:rsidRPr="002C1B79" w:rsidRDefault="002C1B79" w:rsidP="00CD49E5">
      <w:pPr>
        <w:numPr>
          <w:ilvl w:val="1"/>
          <w:numId w:val="28"/>
        </w:numPr>
        <w:spacing w:line="276" w:lineRule="auto"/>
        <w:jc w:val="both"/>
        <w:rPr>
          <w:ins w:id="2010" w:author="HUGO SAMUEL DE LIMA OLIVEIRA" w:date="2025-08-08T16:47:00Z"/>
          <w:rFonts w:ascii="Times New Roman" w:eastAsia="Times New Roman" w:hAnsi="Times New Roman" w:cs="Times New Roman"/>
        </w:rPr>
      </w:pPr>
      <w:ins w:id="2011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2BBF7131" w14:textId="77777777" w:rsidR="002C1B79" w:rsidRPr="002C1B79" w:rsidRDefault="002C1B79" w:rsidP="00CD49E5">
      <w:pPr>
        <w:numPr>
          <w:ilvl w:val="1"/>
          <w:numId w:val="28"/>
        </w:numPr>
        <w:spacing w:line="276" w:lineRule="auto"/>
        <w:jc w:val="both"/>
        <w:rPr>
          <w:ins w:id="2012" w:author="HUGO SAMUEL DE LIMA OLIVEIRA" w:date="2025-08-08T16:47:00Z"/>
          <w:rFonts w:ascii="Times New Roman" w:eastAsia="Times New Roman" w:hAnsi="Times New Roman" w:cs="Times New Roman"/>
        </w:rPr>
      </w:pPr>
      <w:ins w:id="2013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Deve haver pelo menos um registro de peso no histórico do usuário.</w:t>
        </w:r>
      </w:ins>
    </w:p>
    <w:p w14:paraId="6A663A84" w14:textId="77777777" w:rsidR="002C1B79" w:rsidRPr="002C1B79" w:rsidRDefault="002C1B79" w:rsidP="00CD49E5">
      <w:pPr>
        <w:numPr>
          <w:ilvl w:val="0"/>
          <w:numId w:val="28"/>
        </w:numPr>
        <w:spacing w:line="276" w:lineRule="auto"/>
        <w:jc w:val="both"/>
        <w:rPr>
          <w:ins w:id="2014" w:author="HUGO SAMUEL DE LIMA OLIVEIRA" w:date="2025-08-08T16:47:00Z"/>
          <w:rFonts w:ascii="Times New Roman" w:eastAsia="Times New Roman" w:hAnsi="Times New Roman" w:cs="Times New Roman"/>
        </w:rPr>
      </w:pPr>
      <w:ins w:id="2015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6EDFD25C" w14:textId="77777777" w:rsidR="002C1B79" w:rsidRPr="002C1B79" w:rsidRDefault="002C1B79" w:rsidP="00CD49E5">
      <w:pPr>
        <w:numPr>
          <w:ilvl w:val="1"/>
          <w:numId w:val="29"/>
        </w:numPr>
        <w:spacing w:line="276" w:lineRule="auto"/>
        <w:jc w:val="both"/>
        <w:rPr>
          <w:ins w:id="2016" w:author="HUGO SAMUEL DE LIMA OLIVEIRA" w:date="2025-08-08T16:47:00Z"/>
          <w:rFonts w:ascii="Times New Roman" w:eastAsia="Times New Roman" w:hAnsi="Times New Roman" w:cs="Times New Roman"/>
        </w:rPr>
      </w:pPr>
      <w:ins w:id="2017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seleciona a opção para visualizar seu progresso.</w:t>
        </w:r>
      </w:ins>
    </w:p>
    <w:p w14:paraId="1B960FA8" w14:textId="77777777" w:rsidR="002C1B79" w:rsidRPr="002C1B79" w:rsidRDefault="002C1B79" w:rsidP="00CD49E5">
      <w:pPr>
        <w:numPr>
          <w:ilvl w:val="1"/>
          <w:numId w:val="29"/>
        </w:numPr>
        <w:spacing w:line="276" w:lineRule="auto"/>
        <w:jc w:val="both"/>
        <w:rPr>
          <w:ins w:id="2018" w:author="HUGO SAMUEL DE LIMA OLIVEIRA" w:date="2025-08-08T16:47:00Z"/>
          <w:rFonts w:ascii="Times New Roman" w:eastAsia="Times New Roman" w:hAnsi="Times New Roman" w:cs="Times New Roman"/>
        </w:rPr>
      </w:pPr>
      <w:ins w:id="2019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recupera e exibe o histórico de peso do usuário (</w:t>
        </w:r>
        <w:proofErr w:type="spellStart"/>
        <w:r w:rsidRPr="002C1B79">
          <w:rPr>
            <w:rFonts w:ascii="Times New Roman" w:eastAsia="Times New Roman" w:hAnsi="Times New Roman" w:cs="Times New Roman"/>
          </w:rPr>
          <w:t>ex</w:t>
        </w:r>
        <w:proofErr w:type="spellEnd"/>
        <w:r w:rsidRPr="002C1B79">
          <w:rPr>
            <w:rFonts w:ascii="Times New Roman" w:eastAsia="Times New Roman" w:hAnsi="Times New Roman" w:cs="Times New Roman"/>
          </w:rPr>
          <w:t>: em um gráfico de linha).</w:t>
        </w:r>
      </w:ins>
    </w:p>
    <w:p w14:paraId="66E359CD" w14:textId="77777777" w:rsidR="002C1B79" w:rsidRPr="002C1B79" w:rsidRDefault="002C1B79" w:rsidP="00CD49E5">
      <w:pPr>
        <w:numPr>
          <w:ilvl w:val="0"/>
          <w:numId w:val="28"/>
        </w:numPr>
        <w:spacing w:line="276" w:lineRule="auto"/>
        <w:jc w:val="both"/>
        <w:rPr>
          <w:ins w:id="2020" w:author="HUGO SAMUEL DE LIMA OLIVEIRA" w:date="2025-08-08T16:47:00Z"/>
          <w:rFonts w:ascii="Times New Roman" w:eastAsia="Times New Roman" w:hAnsi="Times New Roman" w:cs="Times New Roman"/>
        </w:rPr>
      </w:pPr>
      <w:ins w:id="2021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3AF8E909" w14:textId="77777777" w:rsidR="002C1B79" w:rsidRPr="002C1B79" w:rsidRDefault="002C1B79" w:rsidP="00CD49E5">
      <w:pPr>
        <w:numPr>
          <w:ilvl w:val="1"/>
          <w:numId w:val="28"/>
        </w:numPr>
        <w:spacing w:line="276" w:lineRule="auto"/>
        <w:jc w:val="both"/>
        <w:rPr>
          <w:ins w:id="2022" w:author="HUGO SAMUEL DE LIMA OLIVEIRA" w:date="2025-08-08T16:47:00Z"/>
          <w:rFonts w:ascii="Times New Roman" w:eastAsia="Times New Roman" w:hAnsi="Times New Roman" w:cs="Times New Roman"/>
        </w:rPr>
      </w:pPr>
      <w:ins w:id="2023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Os dados de progresso do usuário são exibidos na tela.</w:t>
        </w:r>
      </w:ins>
    </w:p>
    <w:p w14:paraId="7A10D6C2" w14:textId="7F149119" w:rsidR="002C1B79" w:rsidRPr="002C1B79" w:rsidRDefault="00CD49E5" w:rsidP="00CD49E5">
      <w:pPr>
        <w:spacing w:line="276" w:lineRule="auto"/>
        <w:jc w:val="both"/>
        <w:rPr>
          <w:ins w:id="2024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025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lastRenderedPageBreak/>
          <w:t>4.2.5.</w:t>
        </w:r>
      </w:ins>
      <w:ins w:id="2026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Acessar Opção Peso</w:t>
        </w:r>
      </w:ins>
    </w:p>
    <w:p w14:paraId="730BBE2B" w14:textId="77777777" w:rsidR="002C1B79" w:rsidRPr="002C1B79" w:rsidRDefault="002C1B79" w:rsidP="00CD49E5">
      <w:pPr>
        <w:numPr>
          <w:ilvl w:val="0"/>
          <w:numId w:val="30"/>
        </w:numPr>
        <w:spacing w:line="276" w:lineRule="auto"/>
        <w:jc w:val="both"/>
        <w:rPr>
          <w:ins w:id="2027" w:author="HUGO SAMUEL DE LIMA OLIVEIRA" w:date="2025-08-08T16:47:00Z"/>
          <w:rFonts w:ascii="Times New Roman" w:eastAsia="Times New Roman" w:hAnsi="Times New Roman" w:cs="Times New Roman"/>
        </w:rPr>
      </w:pPr>
      <w:ins w:id="2028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248B74D4" w14:textId="77777777" w:rsidR="002C1B79" w:rsidRPr="002C1B79" w:rsidRDefault="002C1B79" w:rsidP="00CD49E5">
      <w:pPr>
        <w:numPr>
          <w:ilvl w:val="0"/>
          <w:numId w:val="30"/>
        </w:numPr>
        <w:spacing w:line="276" w:lineRule="auto"/>
        <w:jc w:val="both"/>
        <w:rPr>
          <w:ins w:id="2029" w:author="HUGO SAMUEL DE LIMA OLIVEIRA" w:date="2025-08-08T16:47:00Z"/>
          <w:rFonts w:ascii="Times New Roman" w:eastAsia="Times New Roman" w:hAnsi="Times New Roman" w:cs="Times New Roman"/>
        </w:rPr>
      </w:pPr>
      <w:ins w:id="2030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150DB093" w14:textId="77777777" w:rsidR="002C1B79" w:rsidRPr="002C1B79" w:rsidRDefault="002C1B79" w:rsidP="00CD49E5">
      <w:pPr>
        <w:numPr>
          <w:ilvl w:val="1"/>
          <w:numId w:val="30"/>
        </w:numPr>
        <w:spacing w:line="276" w:lineRule="auto"/>
        <w:jc w:val="both"/>
        <w:rPr>
          <w:ins w:id="2031" w:author="HUGO SAMUEL DE LIMA OLIVEIRA" w:date="2025-08-08T16:47:00Z"/>
          <w:rFonts w:ascii="Times New Roman" w:eastAsia="Times New Roman" w:hAnsi="Times New Roman" w:cs="Times New Roman"/>
        </w:rPr>
      </w:pPr>
      <w:ins w:id="2032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deve estar na tela do caso de uso Acessar Registro e Análise de Dados.</w:t>
        </w:r>
      </w:ins>
    </w:p>
    <w:p w14:paraId="493BBCC9" w14:textId="77777777" w:rsidR="002C1B79" w:rsidRPr="002C1B79" w:rsidRDefault="002C1B79" w:rsidP="00CD49E5">
      <w:pPr>
        <w:numPr>
          <w:ilvl w:val="0"/>
          <w:numId w:val="30"/>
        </w:numPr>
        <w:spacing w:line="276" w:lineRule="auto"/>
        <w:jc w:val="both"/>
        <w:rPr>
          <w:ins w:id="2033" w:author="HUGO SAMUEL DE LIMA OLIVEIRA" w:date="2025-08-08T16:47:00Z"/>
          <w:rFonts w:ascii="Times New Roman" w:eastAsia="Times New Roman" w:hAnsi="Times New Roman" w:cs="Times New Roman"/>
        </w:rPr>
      </w:pPr>
      <w:ins w:id="2034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13C64C81" w14:textId="77777777" w:rsidR="002C1B79" w:rsidRPr="002C1B79" w:rsidRDefault="002C1B79" w:rsidP="00CD49E5">
      <w:pPr>
        <w:numPr>
          <w:ilvl w:val="1"/>
          <w:numId w:val="31"/>
        </w:numPr>
        <w:spacing w:line="276" w:lineRule="auto"/>
        <w:jc w:val="both"/>
        <w:rPr>
          <w:ins w:id="2035" w:author="HUGO SAMUEL DE LIMA OLIVEIRA" w:date="2025-08-08T16:47:00Z"/>
          <w:rFonts w:ascii="Times New Roman" w:eastAsia="Times New Roman" w:hAnsi="Times New Roman" w:cs="Times New Roman"/>
        </w:rPr>
      </w:pPr>
      <w:ins w:id="2036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Na tela de análise, o usuário seleciona a opção específica para gerenciar "Peso".</w:t>
        </w:r>
      </w:ins>
    </w:p>
    <w:p w14:paraId="3971B067" w14:textId="77777777" w:rsidR="002C1B79" w:rsidRPr="002C1B79" w:rsidRDefault="002C1B79" w:rsidP="00CD49E5">
      <w:pPr>
        <w:numPr>
          <w:ilvl w:val="1"/>
          <w:numId w:val="31"/>
        </w:numPr>
        <w:spacing w:line="276" w:lineRule="auto"/>
        <w:jc w:val="both"/>
        <w:rPr>
          <w:ins w:id="2037" w:author="HUGO SAMUEL DE LIMA OLIVEIRA" w:date="2025-08-08T16:47:00Z"/>
          <w:rFonts w:ascii="Times New Roman" w:eastAsia="Times New Roman" w:hAnsi="Times New Roman" w:cs="Times New Roman"/>
        </w:rPr>
      </w:pPr>
      <w:ins w:id="2038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exibe a interface de gerenciamento de peso, oferecendo as opções de registro.</w:t>
        </w:r>
      </w:ins>
    </w:p>
    <w:p w14:paraId="59893A74" w14:textId="77777777" w:rsidR="002C1B79" w:rsidRPr="002C1B79" w:rsidRDefault="002C1B79" w:rsidP="00CD49E5">
      <w:pPr>
        <w:numPr>
          <w:ilvl w:val="0"/>
          <w:numId w:val="30"/>
        </w:numPr>
        <w:spacing w:line="276" w:lineRule="auto"/>
        <w:jc w:val="both"/>
        <w:rPr>
          <w:ins w:id="2039" w:author="HUGO SAMUEL DE LIMA OLIVEIRA" w:date="2025-08-08T16:47:00Z"/>
          <w:rFonts w:ascii="Times New Roman" w:eastAsia="Times New Roman" w:hAnsi="Times New Roman" w:cs="Times New Roman"/>
        </w:rPr>
      </w:pPr>
      <w:ins w:id="2040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00946895" w14:textId="77777777" w:rsidR="002C1B79" w:rsidRPr="002C1B79" w:rsidRDefault="002C1B79" w:rsidP="00CD49E5">
      <w:pPr>
        <w:numPr>
          <w:ilvl w:val="1"/>
          <w:numId w:val="30"/>
        </w:numPr>
        <w:spacing w:line="276" w:lineRule="auto"/>
        <w:jc w:val="both"/>
        <w:rPr>
          <w:ins w:id="2041" w:author="HUGO SAMUEL DE LIMA OLIVEIRA" w:date="2025-08-08T16:47:00Z"/>
          <w:rFonts w:ascii="Times New Roman" w:eastAsia="Times New Roman" w:hAnsi="Times New Roman" w:cs="Times New Roman"/>
        </w:rPr>
      </w:pPr>
      <w:ins w:id="2042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tem acesso às opções para Registrar Dados Manualmente ou Inserir Imagem do Painel/Balança.</w:t>
        </w:r>
      </w:ins>
    </w:p>
    <w:p w14:paraId="587CD9F2" w14:textId="77777777" w:rsidR="002C1B79" w:rsidRPr="002C1B79" w:rsidRDefault="002C1B79" w:rsidP="00CD49E5">
      <w:pPr>
        <w:numPr>
          <w:ilvl w:val="0"/>
          <w:numId w:val="30"/>
        </w:numPr>
        <w:spacing w:line="276" w:lineRule="auto"/>
        <w:jc w:val="both"/>
        <w:rPr>
          <w:ins w:id="2043" w:author="HUGO SAMUEL DE LIMA OLIVEIRA" w:date="2025-08-08T16:47:00Z"/>
          <w:rFonts w:ascii="Times New Roman" w:eastAsia="Times New Roman" w:hAnsi="Times New Roman" w:cs="Times New Roman"/>
        </w:rPr>
      </w:pPr>
      <w:ins w:id="2044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estende</w:t>
        </w:r>
        <w:r w:rsidRPr="002C1B79">
          <w:rPr>
            <w:rFonts w:ascii="Times New Roman" w:eastAsia="Times New Roman" w:hAnsi="Times New Roman" w:cs="Times New Roman"/>
          </w:rPr>
          <w:t xml:space="preserve"> Acessar Registro e Análise de Dados, sendo uma funcionalidade opcional que parte dele.</w:t>
        </w:r>
      </w:ins>
    </w:p>
    <w:p w14:paraId="48C1ED22" w14:textId="3ACA2362" w:rsidR="002C1B79" w:rsidRPr="002C1B79" w:rsidRDefault="00CD49E5" w:rsidP="00CD49E5">
      <w:pPr>
        <w:spacing w:line="276" w:lineRule="auto"/>
        <w:jc w:val="both"/>
        <w:rPr>
          <w:ins w:id="2045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046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4.2.6.</w:t>
        </w:r>
      </w:ins>
      <w:ins w:id="2047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Registrar Dados Manualmente</w:t>
        </w:r>
      </w:ins>
    </w:p>
    <w:p w14:paraId="52B31CF3" w14:textId="77777777" w:rsidR="002C1B79" w:rsidRPr="002C1B79" w:rsidRDefault="002C1B79" w:rsidP="00CD49E5">
      <w:pPr>
        <w:numPr>
          <w:ilvl w:val="0"/>
          <w:numId w:val="32"/>
        </w:numPr>
        <w:spacing w:line="276" w:lineRule="auto"/>
        <w:jc w:val="both"/>
        <w:rPr>
          <w:ins w:id="2048" w:author="HUGO SAMUEL DE LIMA OLIVEIRA" w:date="2025-08-08T16:47:00Z"/>
          <w:rFonts w:ascii="Times New Roman" w:eastAsia="Times New Roman" w:hAnsi="Times New Roman" w:cs="Times New Roman"/>
        </w:rPr>
      </w:pPr>
      <w:ins w:id="2049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3C6A69D3" w14:textId="77777777" w:rsidR="002C1B79" w:rsidRPr="002C1B79" w:rsidRDefault="002C1B79" w:rsidP="00CD49E5">
      <w:pPr>
        <w:numPr>
          <w:ilvl w:val="0"/>
          <w:numId w:val="32"/>
        </w:numPr>
        <w:spacing w:line="276" w:lineRule="auto"/>
        <w:jc w:val="both"/>
        <w:rPr>
          <w:ins w:id="2050" w:author="HUGO SAMUEL DE LIMA OLIVEIRA" w:date="2025-08-08T16:47:00Z"/>
          <w:rFonts w:ascii="Times New Roman" w:eastAsia="Times New Roman" w:hAnsi="Times New Roman" w:cs="Times New Roman"/>
        </w:rPr>
      </w:pPr>
      <w:ins w:id="2051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596A8B6F" w14:textId="77777777" w:rsidR="002C1B79" w:rsidRPr="002C1B79" w:rsidRDefault="002C1B79" w:rsidP="00CD49E5">
      <w:pPr>
        <w:numPr>
          <w:ilvl w:val="1"/>
          <w:numId w:val="32"/>
        </w:numPr>
        <w:spacing w:line="276" w:lineRule="auto"/>
        <w:jc w:val="both"/>
        <w:rPr>
          <w:ins w:id="2052" w:author="HUGO SAMUEL DE LIMA OLIVEIRA" w:date="2025-08-08T16:47:00Z"/>
          <w:rFonts w:ascii="Times New Roman" w:eastAsia="Times New Roman" w:hAnsi="Times New Roman" w:cs="Times New Roman"/>
        </w:rPr>
      </w:pPr>
      <w:ins w:id="2053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deve ter executado o caso de uso Acessar Opção Peso.</w:t>
        </w:r>
      </w:ins>
    </w:p>
    <w:p w14:paraId="6773FB9C" w14:textId="77777777" w:rsidR="002C1B79" w:rsidRPr="002C1B79" w:rsidRDefault="002C1B79" w:rsidP="00CD49E5">
      <w:pPr>
        <w:numPr>
          <w:ilvl w:val="0"/>
          <w:numId w:val="32"/>
        </w:numPr>
        <w:spacing w:line="276" w:lineRule="auto"/>
        <w:jc w:val="both"/>
        <w:rPr>
          <w:ins w:id="2054" w:author="HUGO SAMUEL DE LIMA OLIVEIRA" w:date="2025-08-08T16:47:00Z"/>
          <w:rFonts w:ascii="Times New Roman" w:eastAsia="Times New Roman" w:hAnsi="Times New Roman" w:cs="Times New Roman"/>
        </w:rPr>
      </w:pPr>
      <w:ins w:id="2055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67888B27" w14:textId="77777777" w:rsidR="002C1B79" w:rsidRPr="002C1B79" w:rsidRDefault="002C1B79" w:rsidP="00CD49E5">
      <w:pPr>
        <w:numPr>
          <w:ilvl w:val="1"/>
          <w:numId w:val="33"/>
        </w:numPr>
        <w:spacing w:line="276" w:lineRule="auto"/>
        <w:jc w:val="both"/>
        <w:rPr>
          <w:ins w:id="2056" w:author="HUGO SAMUEL DE LIMA OLIVEIRA" w:date="2025-08-08T16:47:00Z"/>
          <w:rFonts w:ascii="Times New Roman" w:eastAsia="Times New Roman" w:hAnsi="Times New Roman" w:cs="Times New Roman"/>
        </w:rPr>
      </w:pPr>
      <w:ins w:id="2057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seleciona a opção para registrar o peso manualmente.</w:t>
        </w:r>
      </w:ins>
    </w:p>
    <w:p w14:paraId="7C4F3E31" w14:textId="77777777" w:rsidR="002C1B79" w:rsidRPr="002C1B79" w:rsidRDefault="002C1B79" w:rsidP="00CD49E5">
      <w:pPr>
        <w:numPr>
          <w:ilvl w:val="1"/>
          <w:numId w:val="33"/>
        </w:numPr>
        <w:spacing w:line="276" w:lineRule="auto"/>
        <w:jc w:val="both"/>
        <w:rPr>
          <w:ins w:id="2058" w:author="HUGO SAMUEL DE LIMA OLIVEIRA" w:date="2025-08-08T16:47:00Z"/>
          <w:rFonts w:ascii="Times New Roman" w:eastAsia="Times New Roman" w:hAnsi="Times New Roman" w:cs="Times New Roman"/>
        </w:rPr>
      </w:pPr>
      <w:ins w:id="2059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apresenta um campo para a inserção do valor do peso.</w:t>
        </w:r>
      </w:ins>
    </w:p>
    <w:p w14:paraId="0711D4A4" w14:textId="77777777" w:rsidR="002C1B79" w:rsidRPr="002C1B79" w:rsidRDefault="002C1B79" w:rsidP="00CD49E5">
      <w:pPr>
        <w:numPr>
          <w:ilvl w:val="1"/>
          <w:numId w:val="33"/>
        </w:numPr>
        <w:spacing w:line="276" w:lineRule="auto"/>
        <w:jc w:val="both"/>
        <w:rPr>
          <w:ins w:id="2060" w:author="HUGO SAMUEL DE LIMA OLIVEIRA" w:date="2025-08-08T16:47:00Z"/>
          <w:rFonts w:ascii="Times New Roman" w:eastAsia="Times New Roman" w:hAnsi="Times New Roman" w:cs="Times New Roman"/>
        </w:rPr>
      </w:pPr>
      <w:ins w:id="2061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digita o valor e submete o dado.</w:t>
        </w:r>
      </w:ins>
    </w:p>
    <w:p w14:paraId="52174E5A" w14:textId="77777777" w:rsidR="002C1B79" w:rsidRPr="002C1B79" w:rsidRDefault="002C1B79" w:rsidP="00CD49E5">
      <w:pPr>
        <w:numPr>
          <w:ilvl w:val="1"/>
          <w:numId w:val="33"/>
        </w:numPr>
        <w:spacing w:line="276" w:lineRule="auto"/>
        <w:jc w:val="both"/>
        <w:rPr>
          <w:ins w:id="2062" w:author="HUGO SAMUEL DE LIMA OLIVEIRA" w:date="2025-08-08T16:47:00Z"/>
          <w:rFonts w:ascii="Times New Roman" w:eastAsia="Times New Roman" w:hAnsi="Times New Roman" w:cs="Times New Roman"/>
        </w:rPr>
      </w:pPr>
      <w:ins w:id="2063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Ao submeter, o fluxo do caso de uso Confirmar Dados é obrigatoriamente iniciado.</w:t>
        </w:r>
      </w:ins>
    </w:p>
    <w:p w14:paraId="6325A411" w14:textId="77777777" w:rsidR="002C1B79" w:rsidRPr="002C1B79" w:rsidRDefault="002C1B79" w:rsidP="00CD49E5">
      <w:pPr>
        <w:numPr>
          <w:ilvl w:val="0"/>
          <w:numId w:val="32"/>
        </w:numPr>
        <w:spacing w:line="276" w:lineRule="auto"/>
        <w:jc w:val="both"/>
        <w:rPr>
          <w:ins w:id="2064" w:author="HUGO SAMUEL DE LIMA OLIVEIRA" w:date="2025-08-08T16:47:00Z"/>
          <w:rFonts w:ascii="Times New Roman" w:eastAsia="Times New Roman" w:hAnsi="Times New Roman" w:cs="Times New Roman"/>
        </w:rPr>
      </w:pPr>
      <w:ins w:id="2065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3614040E" w14:textId="77777777" w:rsidR="002C1B79" w:rsidRPr="002C1B79" w:rsidRDefault="002C1B79" w:rsidP="00CD49E5">
      <w:pPr>
        <w:numPr>
          <w:ilvl w:val="1"/>
          <w:numId w:val="32"/>
        </w:numPr>
        <w:spacing w:line="276" w:lineRule="auto"/>
        <w:jc w:val="both"/>
        <w:rPr>
          <w:ins w:id="2066" w:author="HUGO SAMUEL DE LIMA OLIVEIRA" w:date="2025-08-08T16:47:00Z"/>
          <w:rFonts w:ascii="Times New Roman" w:eastAsia="Times New Roman" w:hAnsi="Times New Roman" w:cs="Times New Roman"/>
        </w:rPr>
      </w:pPr>
      <w:ins w:id="2067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dado inserido manualmente é enviado para o fluxo de confirmação.</w:t>
        </w:r>
      </w:ins>
    </w:p>
    <w:p w14:paraId="38EC6BCC" w14:textId="77777777" w:rsidR="002C1B79" w:rsidRPr="002C1B79" w:rsidRDefault="002C1B79" w:rsidP="00CD49E5">
      <w:pPr>
        <w:numPr>
          <w:ilvl w:val="0"/>
          <w:numId w:val="32"/>
        </w:numPr>
        <w:spacing w:line="276" w:lineRule="auto"/>
        <w:jc w:val="both"/>
        <w:rPr>
          <w:ins w:id="2068" w:author="HUGO SAMUEL DE LIMA OLIVEIRA" w:date="2025-08-08T16:47:00Z"/>
          <w:rFonts w:ascii="Times New Roman" w:eastAsia="Times New Roman" w:hAnsi="Times New Roman" w:cs="Times New Roman"/>
        </w:rPr>
      </w:pPr>
      <w:ins w:id="2069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estende</w:t>
        </w:r>
        <w:r w:rsidRPr="002C1B79">
          <w:rPr>
            <w:rFonts w:ascii="Times New Roman" w:eastAsia="Times New Roman" w:hAnsi="Times New Roman" w:cs="Times New Roman"/>
          </w:rPr>
          <w:t xml:space="preserve"> Acessar Opção Peso. A seta tracejada para Confirmar Dados indica que a confirmação é o próximo passo lógico e obrigatório.</w:t>
        </w:r>
      </w:ins>
    </w:p>
    <w:p w14:paraId="60F03B5D" w14:textId="75F1D410" w:rsidR="002C1B79" w:rsidRPr="002C1B79" w:rsidRDefault="00CD49E5" w:rsidP="00CD49E5">
      <w:pPr>
        <w:spacing w:line="276" w:lineRule="auto"/>
        <w:jc w:val="both"/>
        <w:rPr>
          <w:ins w:id="2070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071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4.2.7.</w:t>
        </w:r>
      </w:ins>
      <w:ins w:id="2072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Inserir Imagem do Painel/Balança</w:t>
        </w:r>
      </w:ins>
    </w:p>
    <w:p w14:paraId="7B2238D8" w14:textId="77777777" w:rsidR="002C1B79" w:rsidRPr="002C1B79" w:rsidRDefault="002C1B79" w:rsidP="00CD49E5">
      <w:pPr>
        <w:numPr>
          <w:ilvl w:val="0"/>
          <w:numId w:val="34"/>
        </w:numPr>
        <w:spacing w:line="276" w:lineRule="auto"/>
        <w:jc w:val="both"/>
        <w:rPr>
          <w:ins w:id="2073" w:author="HUGO SAMUEL DE LIMA OLIVEIRA" w:date="2025-08-08T16:47:00Z"/>
          <w:rFonts w:ascii="Times New Roman" w:eastAsia="Times New Roman" w:hAnsi="Times New Roman" w:cs="Times New Roman"/>
        </w:rPr>
      </w:pPr>
      <w:ins w:id="2074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6AEBC368" w14:textId="77777777" w:rsidR="002C1B79" w:rsidRPr="002C1B79" w:rsidRDefault="002C1B79" w:rsidP="00CD49E5">
      <w:pPr>
        <w:numPr>
          <w:ilvl w:val="0"/>
          <w:numId w:val="34"/>
        </w:numPr>
        <w:spacing w:line="276" w:lineRule="auto"/>
        <w:jc w:val="both"/>
        <w:rPr>
          <w:ins w:id="2075" w:author="HUGO SAMUEL DE LIMA OLIVEIRA" w:date="2025-08-08T16:47:00Z"/>
          <w:rFonts w:ascii="Times New Roman" w:eastAsia="Times New Roman" w:hAnsi="Times New Roman" w:cs="Times New Roman"/>
        </w:rPr>
      </w:pPr>
      <w:ins w:id="2076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71B4603E" w14:textId="77777777" w:rsidR="002C1B79" w:rsidRPr="002C1B79" w:rsidRDefault="002C1B79" w:rsidP="00CD49E5">
      <w:pPr>
        <w:numPr>
          <w:ilvl w:val="1"/>
          <w:numId w:val="34"/>
        </w:numPr>
        <w:spacing w:line="276" w:lineRule="auto"/>
        <w:jc w:val="both"/>
        <w:rPr>
          <w:ins w:id="2077" w:author="HUGO SAMUEL DE LIMA OLIVEIRA" w:date="2025-08-08T16:47:00Z"/>
          <w:rFonts w:ascii="Times New Roman" w:eastAsia="Times New Roman" w:hAnsi="Times New Roman" w:cs="Times New Roman"/>
        </w:rPr>
      </w:pPr>
      <w:ins w:id="2078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deve ter executado o caso de uso Acessar Opção Peso.</w:t>
        </w:r>
      </w:ins>
    </w:p>
    <w:p w14:paraId="2FDD2748" w14:textId="77777777" w:rsidR="002C1B79" w:rsidRPr="002C1B79" w:rsidRDefault="002C1B79" w:rsidP="00CD49E5">
      <w:pPr>
        <w:numPr>
          <w:ilvl w:val="0"/>
          <w:numId w:val="34"/>
        </w:numPr>
        <w:spacing w:line="276" w:lineRule="auto"/>
        <w:jc w:val="both"/>
        <w:rPr>
          <w:ins w:id="2079" w:author="HUGO SAMUEL DE LIMA OLIVEIRA" w:date="2025-08-08T16:47:00Z"/>
          <w:rFonts w:ascii="Times New Roman" w:eastAsia="Times New Roman" w:hAnsi="Times New Roman" w:cs="Times New Roman"/>
        </w:rPr>
      </w:pPr>
      <w:ins w:id="2080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lastRenderedPageBreak/>
          <w:t>Fluxo principal:</w:t>
        </w:r>
      </w:ins>
    </w:p>
    <w:p w14:paraId="5238B944" w14:textId="77777777" w:rsidR="002C1B79" w:rsidRPr="002C1B79" w:rsidRDefault="002C1B79" w:rsidP="00CD49E5">
      <w:pPr>
        <w:numPr>
          <w:ilvl w:val="1"/>
          <w:numId w:val="35"/>
        </w:numPr>
        <w:spacing w:line="276" w:lineRule="auto"/>
        <w:jc w:val="both"/>
        <w:rPr>
          <w:ins w:id="2081" w:author="HUGO SAMUEL DE LIMA OLIVEIRA" w:date="2025-08-08T16:47:00Z"/>
          <w:rFonts w:ascii="Times New Roman" w:eastAsia="Times New Roman" w:hAnsi="Times New Roman" w:cs="Times New Roman"/>
        </w:rPr>
      </w:pPr>
      <w:ins w:id="2082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seleciona a opção para registrar o peso a partir de uma imagem.</w:t>
        </w:r>
      </w:ins>
    </w:p>
    <w:p w14:paraId="652843D0" w14:textId="77777777" w:rsidR="002C1B79" w:rsidRPr="002C1B79" w:rsidRDefault="002C1B79" w:rsidP="00CD49E5">
      <w:pPr>
        <w:numPr>
          <w:ilvl w:val="1"/>
          <w:numId w:val="35"/>
        </w:numPr>
        <w:spacing w:line="276" w:lineRule="auto"/>
        <w:jc w:val="both"/>
        <w:rPr>
          <w:ins w:id="2083" w:author="HUGO SAMUEL DE LIMA OLIVEIRA" w:date="2025-08-08T16:47:00Z"/>
          <w:rFonts w:ascii="Times New Roman" w:eastAsia="Times New Roman" w:hAnsi="Times New Roman" w:cs="Times New Roman"/>
        </w:rPr>
      </w:pPr>
      <w:ins w:id="2084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aciona a câmera do dispositivo ou abre a galeria de fotos.</w:t>
        </w:r>
      </w:ins>
    </w:p>
    <w:p w14:paraId="54BE61CC" w14:textId="77777777" w:rsidR="002C1B79" w:rsidRPr="002C1B79" w:rsidRDefault="002C1B79" w:rsidP="00CD49E5">
      <w:pPr>
        <w:numPr>
          <w:ilvl w:val="1"/>
          <w:numId w:val="35"/>
        </w:numPr>
        <w:spacing w:line="276" w:lineRule="auto"/>
        <w:jc w:val="both"/>
        <w:rPr>
          <w:ins w:id="2085" w:author="HUGO SAMUEL DE LIMA OLIVEIRA" w:date="2025-08-08T16:47:00Z"/>
          <w:rFonts w:ascii="Times New Roman" w:eastAsia="Times New Roman" w:hAnsi="Times New Roman" w:cs="Times New Roman"/>
        </w:rPr>
      </w:pPr>
      <w:ins w:id="2086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 xml:space="preserve">O usuário </w:t>
        </w:r>
        <w:proofErr w:type="spellStart"/>
        <w:r w:rsidRPr="002C1B79">
          <w:rPr>
            <w:rFonts w:ascii="Times New Roman" w:eastAsia="Times New Roman" w:hAnsi="Times New Roman" w:cs="Times New Roman"/>
          </w:rPr>
          <w:t>tira</w:t>
        </w:r>
        <w:proofErr w:type="spellEnd"/>
        <w:r w:rsidRPr="002C1B79">
          <w:rPr>
            <w:rFonts w:ascii="Times New Roman" w:eastAsia="Times New Roman" w:hAnsi="Times New Roman" w:cs="Times New Roman"/>
          </w:rPr>
          <w:t xml:space="preserve"> uma foto do painel da balança ou seleciona uma imagem existente.</w:t>
        </w:r>
      </w:ins>
    </w:p>
    <w:p w14:paraId="26BAA3C8" w14:textId="77777777" w:rsidR="002C1B79" w:rsidRPr="002C1B79" w:rsidRDefault="002C1B79" w:rsidP="00CD49E5">
      <w:pPr>
        <w:numPr>
          <w:ilvl w:val="0"/>
          <w:numId w:val="34"/>
        </w:numPr>
        <w:spacing w:line="276" w:lineRule="auto"/>
        <w:jc w:val="both"/>
        <w:rPr>
          <w:ins w:id="2087" w:author="HUGO SAMUEL DE LIMA OLIVEIRA" w:date="2025-08-08T16:47:00Z"/>
          <w:rFonts w:ascii="Times New Roman" w:eastAsia="Times New Roman" w:hAnsi="Times New Roman" w:cs="Times New Roman"/>
        </w:rPr>
      </w:pPr>
      <w:ins w:id="2088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6129ECDF" w14:textId="77777777" w:rsidR="002C1B79" w:rsidRPr="002C1B79" w:rsidRDefault="002C1B79" w:rsidP="00CD49E5">
      <w:pPr>
        <w:numPr>
          <w:ilvl w:val="1"/>
          <w:numId w:val="34"/>
        </w:numPr>
        <w:spacing w:line="276" w:lineRule="auto"/>
        <w:jc w:val="both"/>
        <w:rPr>
          <w:ins w:id="2089" w:author="HUGO SAMUEL DE LIMA OLIVEIRA" w:date="2025-08-08T16:47:00Z"/>
          <w:rFonts w:ascii="Times New Roman" w:eastAsia="Times New Roman" w:hAnsi="Times New Roman" w:cs="Times New Roman"/>
        </w:rPr>
      </w:pPr>
      <w:ins w:id="2090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Uma imagem é carregada no sistema, pronta para a extração de dados.</w:t>
        </w:r>
      </w:ins>
    </w:p>
    <w:p w14:paraId="20711037" w14:textId="77777777" w:rsidR="002C1B79" w:rsidRPr="002C1B79" w:rsidRDefault="002C1B79" w:rsidP="00CD49E5">
      <w:pPr>
        <w:numPr>
          <w:ilvl w:val="0"/>
          <w:numId w:val="34"/>
        </w:numPr>
        <w:spacing w:line="276" w:lineRule="auto"/>
        <w:jc w:val="both"/>
        <w:rPr>
          <w:ins w:id="2091" w:author="HUGO SAMUEL DE LIMA OLIVEIRA" w:date="2025-08-08T16:47:00Z"/>
          <w:rFonts w:ascii="Times New Roman" w:eastAsia="Times New Roman" w:hAnsi="Times New Roman" w:cs="Times New Roman"/>
        </w:rPr>
      </w:pPr>
      <w:ins w:id="2092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estende</w:t>
        </w:r>
        <w:r w:rsidRPr="002C1B79">
          <w:rPr>
            <w:rFonts w:ascii="Times New Roman" w:eastAsia="Times New Roman" w:hAnsi="Times New Roman" w:cs="Times New Roman"/>
          </w:rPr>
          <w:t xml:space="preserve"> Acessar Opção Peso.</w:t>
        </w:r>
      </w:ins>
    </w:p>
    <w:p w14:paraId="2C87C25B" w14:textId="45F8387E" w:rsidR="002C1B79" w:rsidRPr="002C1B79" w:rsidRDefault="00CD49E5" w:rsidP="00CD49E5">
      <w:pPr>
        <w:spacing w:line="276" w:lineRule="auto"/>
        <w:jc w:val="both"/>
        <w:rPr>
          <w:ins w:id="2093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094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4.2.8.</w:t>
        </w:r>
      </w:ins>
      <w:ins w:id="2095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Extrair Dados da Imagem</w:t>
        </w:r>
      </w:ins>
    </w:p>
    <w:p w14:paraId="6F37F59F" w14:textId="77777777" w:rsidR="002C1B79" w:rsidRPr="002C1B79" w:rsidRDefault="002C1B79" w:rsidP="00CD49E5">
      <w:pPr>
        <w:numPr>
          <w:ilvl w:val="0"/>
          <w:numId w:val="36"/>
        </w:numPr>
        <w:spacing w:line="276" w:lineRule="auto"/>
        <w:jc w:val="both"/>
        <w:rPr>
          <w:ins w:id="2096" w:author="HUGO SAMUEL DE LIMA OLIVEIRA" w:date="2025-08-08T16:47:00Z"/>
          <w:rFonts w:ascii="Times New Roman" w:eastAsia="Times New Roman" w:hAnsi="Times New Roman" w:cs="Times New Roman"/>
        </w:rPr>
      </w:pPr>
      <w:ins w:id="2097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Usuário, Sistema.</w:t>
        </w:r>
      </w:ins>
    </w:p>
    <w:p w14:paraId="50D6C96D" w14:textId="77777777" w:rsidR="002C1B79" w:rsidRPr="002C1B79" w:rsidRDefault="002C1B79" w:rsidP="00CD49E5">
      <w:pPr>
        <w:numPr>
          <w:ilvl w:val="0"/>
          <w:numId w:val="36"/>
        </w:numPr>
        <w:spacing w:line="276" w:lineRule="auto"/>
        <w:jc w:val="both"/>
        <w:rPr>
          <w:ins w:id="2098" w:author="HUGO SAMUEL DE LIMA OLIVEIRA" w:date="2025-08-08T16:47:00Z"/>
          <w:rFonts w:ascii="Times New Roman" w:eastAsia="Times New Roman" w:hAnsi="Times New Roman" w:cs="Times New Roman"/>
        </w:rPr>
      </w:pPr>
      <w:ins w:id="2099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5AFA2D64" w14:textId="77777777" w:rsidR="002C1B79" w:rsidRPr="002C1B79" w:rsidRDefault="002C1B79" w:rsidP="00CD49E5">
      <w:pPr>
        <w:numPr>
          <w:ilvl w:val="1"/>
          <w:numId w:val="36"/>
        </w:numPr>
        <w:spacing w:line="276" w:lineRule="auto"/>
        <w:jc w:val="both"/>
        <w:rPr>
          <w:ins w:id="2100" w:author="HUGO SAMUEL DE LIMA OLIVEIRA" w:date="2025-08-08T16:47:00Z"/>
          <w:rFonts w:ascii="Times New Roman" w:eastAsia="Times New Roman" w:hAnsi="Times New Roman" w:cs="Times New Roman"/>
        </w:rPr>
      </w:pPr>
      <w:ins w:id="2101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caso de uso Inserir Imagem do Painel/Balança foi concluído.</w:t>
        </w:r>
      </w:ins>
    </w:p>
    <w:p w14:paraId="4AAC4A84" w14:textId="77777777" w:rsidR="002C1B79" w:rsidRPr="002C1B79" w:rsidRDefault="002C1B79" w:rsidP="00CD49E5">
      <w:pPr>
        <w:numPr>
          <w:ilvl w:val="0"/>
          <w:numId w:val="36"/>
        </w:numPr>
        <w:spacing w:line="276" w:lineRule="auto"/>
        <w:jc w:val="both"/>
        <w:rPr>
          <w:ins w:id="2102" w:author="HUGO SAMUEL DE LIMA OLIVEIRA" w:date="2025-08-08T16:47:00Z"/>
          <w:rFonts w:ascii="Times New Roman" w:eastAsia="Times New Roman" w:hAnsi="Times New Roman" w:cs="Times New Roman"/>
        </w:rPr>
      </w:pPr>
      <w:ins w:id="2103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4EB38717" w14:textId="77777777" w:rsidR="002C1B79" w:rsidRPr="002C1B79" w:rsidRDefault="002C1B79" w:rsidP="00CD49E5">
      <w:pPr>
        <w:numPr>
          <w:ilvl w:val="1"/>
          <w:numId w:val="37"/>
        </w:numPr>
        <w:spacing w:line="276" w:lineRule="auto"/>
        <w:jc w:val="both"/>
        <w:rPr>
          <w:ins w:id="2104" w:author="HUGO SAMUEL DE LIMA OLIVEIRA" w:date="2025-08-08T16:47:00Z"/>
          <w:rFonts w:ascii="Times New Roman" w:eastAsia="Times New Roman" w:hAnsi="Times New Roman" w:cs="Times New Roman"/>
        </w:rPr>
      </w:pPr>
      <w:ins w:id="2105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aciona a função para ler o peso da imagem carregada.</w:t>
        </w:r>
      </w:ins>
    </w:p>
    <w:p w14:paraId="58524EBA" w14:textId="77777777" w:rsidR="002C1B79" w:rsidRPr="002C1B79" w:rsidRDefault="002C1B79" w:rsidP="00CD49E5">
      <w:pPr>
        <w:numPr>
          <w:ilvl w:val="1"/>
          <w:numId w:val="37"/>
        </w:numPr>
        <w:spacing w:line="276" w:lineRule="auto"/>
        <w:jc w:val="both"/>
        <w:rPr>
          <w:ins w:id="2106" w:author="HUGO SAMUEL DE LIMA OLIVEIRA" w:date="2025-08-08T16:47:00Z"/>
          <w:rFonts w:ascii="Times New Roman" w:eastAsia="Times New Roman" w:hAnsi="Times New Roman" w:cs="Times New Roman"/>
        </w:rPr>
      </w:pPr>
      <w:ins w:id="2107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processa a imagem (usando OCR - Reconhecimento Óptico de Caracteres) para identificar o valor do peso.</w:t>
        </w:r>
      </w:ins>
    </w:p>
    <w:p w14:paraId="68A31973" w14:textId="77777777" w:rsidR="002C1B79" w:rsidRPr="002C1B79" w:rsidRDefault="002C1B79" w:rsidP="00CD49E5">
      <w:pPr>
        <w:numPr>
          <w:ilvl w:val="1"/>
          <w:numId w:val="37"/>
        </w:numPr>
        <w:spacing w:line="276" w:lineRule="auto"/>
        <w:jc w:val="both"/>
        <w:rPr>
          <w:ins w:id="2108" w:author="HUGO SAMUEL DE LIMA OLIVEIRA" w:date="2025-08-08T16:47:00Z"/>
          <w:rFonts w:ascii="Times New Roman" w:eastAsia="Times New Roman" w:hAnsi="Times New Roman" w:cs="Times New Roman"/>
        </w:rPr>
      </w:pPr>
      <w:ins w:id="2109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preenche o campo de peso com o valor extraído.</w:t>
        </w:r>
      </w:ins>
    </w:p>
    <w:p w14:paraId="54142F7C" w14:textId="77777777" w:rsidR="002C1B79" w:rsidRPr="002C1B79" w:rsidRDefault="002C1B79" w:rsidP="00CD49E5">
      <w:pPr>
        <w:numPr>
          <w:ilvl w:val="1"/>
          <w:numId w:val="37"/>
        </w:numPr>
        <w:spacing w:line="276" w:lineRule="auto"/>
        <w:jc w:val="both"/>
        <w:rPr>
          <w:ins w:id="2110" w:author="HUGO SAMUEL DE LIMA OLIVEIRA" w:date="2025-08-08T16:47:00Z"/>
          <w:rFonts w:ascii="Times New Roman" w:eastAsia="Times New Roman" w:hAnsi="Times New Roman" w:cs="Times New Roman"/>
        </w:rPr>
      </w:pPr>
      <w:ins w:id="2111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fluxo do caso de uso Confirmar Dados é obrigatoriamente iniciado.</w:t>
        </w:r>
      </w:ins>
    </w:p>
    <w:p w14:paraId="256E98AB" w14:textId="77777777" w:rsidR="002C1B79" w:rsidRPr="002C1B79" w:rsidRDefault="002C1B79" w:rsidP="00CD49E5">
      <w:pPr>
        <w:numPr>
          <w:ilvl w:val="0"/>
          <w:numId w:val="36"/>
        </w:numPr>
        <w:spacing w:line="276" w:lineRule="auto"/>
        <w:jc w:val="both"/>
        <w:rPr>
          <w:ins w:id="2112" w:author="HUGO SAMUEL DE LIMA OLIVEIRA" w:date="2025-08-08T16:47:00Z"/>
          <w:rFonts w:ascii="Times New Roman" w:eastAsia="Times New Roman" w:hAnsi="Times New Roman" w:cs="Times New Roman"/>
        </w:rPr>
      </w:pPr>
      <w:ins w:id="2113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1EE38BD3" w14:textId="77777777" w:rsidR="002C1B79" w:rsidRPr="002C1B79" w:rsidRDefault="002C1B79" w:rsidP="00CD49E5">
      <w:pPr>
        <w:numPr>
          <w:ilvl w:val="1"/>
          <w:numId w:val="36"/>
        </w:numPr>
        <w:spacing w:line="276" w:lineRule="auto"/>
        <w:jc w:val="both"/>
        <w:rPr>
          <w:ins w:id="2114" w:author="HUGO SAMUEL DE LIMA OLIVEIRA" w:date="2025-08-08T16:47:00Z"/>
          <w:rFonts w:ascii="Times New Roman" w:eastAsia="Times New Roman" w:hAnsi="Times New Roman" w:cs="Times New Roman"/>
        </w:rPr>
      </w:pPr>
      <w:ins w:id="2115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dado extraído da imagem é enviado para o fluxo de confirmação.</w:t>
        </w:r>
      </w:ins>
    </w:p>
    <w:p w14:paraId="1A77DDDE" w14:textId="77777777" w:rsidR="002C1B79" w:rsidRPr="002C1B79" w:rsidRDefault="002C1B79" w:rsidP="00CD49E5">
      <w:pPr>
        <w:numPr>
          <w:ilvl w:val="0"/>
          <w:numId w:val="36"/>
        </w:numPr>
        <w:spacing w:line="276" w:lineRule="auto"/>
        <w:jc w:val="both"/>
        <w:rPr>
          <w:ins w:id="2116" w:author="HUGO SAMUEL DE LIMA OLIVEIRA" w:date="2025-08-08T16:47:00Z"/>
          <w:rFonts w:ascii="Times New Roman" w:eastAsia="Times New Roman" w:hAnsi="Times New Roman" w:cs="Times New Roman"/>
        </w:rPr>
      </w:pPr>
      <w:ins w:id="2117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estende</w:t>
        </w:r>
        <w:r w:rsidRPr="002C1B79">
          <w:rPr>
            <w:rFonts w:ascii="Times New Roman" w:eastAsia="Times New Roman" w:hAnsi="Times New Roman" w:cs="Times New Roman"/>
          </w:rPr>
          <w:t xml:space="preserve"> Inserir Imagem do Painel/Balança. A seta para Confirmar Dados indica que a confirmação é o próximo passo obrigatório.</w:t>
        </w:r>
      </w:ins>
    </w:p>
    <w:p w14:paraId="03875AAE" w14:textId="18F81EEE" w:rsidR="002C1B79" w:rsidRPr="002C1B79" w:rsidRDefault="00CD49E5" w:rsidP="00CD49E5">
      <w:pPr>
        <w:spacing w:line="276" w:lineRule="auto"/>
        <w:jc w:val="both"/>
        <w:rPr>
          <w:ins w:id="2118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119" w:author="HUGO SAMUEL DE LIMA OLIVEIRA" w:date="2025-08-08T16:51:00Z">
        <w:r>
          <w:rPr>
            <w:rFonts w:ascii="Times New Roman" w:eastAsia="Times New Roman" w:hAnsi="Times New Roman" w:cs="Times New Roman"/>
            <w:b/>
            <w:bCs/>
          </w:rPr>
          <w:t>4.2.9.</w:t>
        </w:r>
      </w:ins>
      <w:ins w:id="2120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Confirmar Dados</w:t>
        </w:r>
      </w:ins>
    </w:p>
    <w:p w14:paraId="7AAE6E32" w14:textId="77777777" w:rsidR="002C1B79" w:rsidRPr="002C1B79" w:rsidRDefault="002C1B79" w:rsidP="00CD49E5">
      <w:pPr>
        <w:numPr>
          <w:ilvl w:val="0"/>
          <w:numId w:val="38"/>
        </w:numPr>
        <w:spacing w:line="276" w:lineRule="auto"/>
        <w:jc w:val="both"/>
        <w:rPr>
          <w:ins w:id="2121" w:author="HUGO SAMUEL DE LIMA OLIVEIRA" w:date="2025-08-08T16:47:00Z"/>
          <w:rFonts w:ascii="Times New Roman" w:eastAsia="Times New Roman" w:hAnsi="Times New Roman" w:cs="Times New Roman"/>
        </w:rPr>
      </w:pPr>
      <w:ins w:id="2122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Usuário, Sistema.</w:t>
        </w:r>
      </w:ins>
    </w:p>
    <w:p w14:paraId="10C65BB8" w14:textId="77777777" w:rsidR="002C1B79" w:rsidRPr="002C1B79" w:rsidRDefault="002C1B79" w:rsidP="00CD49E5">
      <w:pPr>
        <w:numPr>
          <w:ilvl w:val="0"/>
          <w:numId w:val="38"/>
        </w:numPr>
        <w:spacing w:line="276" w:lineRule="auto"/>
        <w:jc w:val="both"/>
        <w:rPr>
          <w:ins w:id="2123" w:author="HUGO SAMUEL DE LIMA OLIVEIRA" w:date="2025-08-08T16:47:00Z"/>
          <w:rFonts w:ascii="Times New Roman" w:eastAsia="Times New Roman" w:hAnsi="Times New Roman" w:cs="Times New Roman"/>
        </w:rPr>
      </w:pPr>
      <w:ins w:id="2124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24B95685" w14:textId="77777777" w:rsidR="002C1B79" w:rsidRPr="002C1B79" w:rsidRDefault="002C1B79" w:rsidP="00CD49E5">
      <w:pPr>
        <w:numPr>
          <w:ilvl w:val="1"/>
          <w:numId w:val="38"/>
        </w:numPr>
        <w:spacing w:line="276" w:lineRule="auto"/>
        <w:jc w:val="both"/>
        <w:rPr>
          <w:ins w:id="2125" w:author="HUGO SAMUEL DE LIMA OLIVEIRA" w:date="2025-08-08T16:47:00Z"/>
          <w:rFonts w:ascii="Times New Roman" w:eastAsia="Times New Roman" w:hAnsi="Times New Roman" w:cs="Times New Roman"/>
        </w:rPr>
      </w:pPr>
      <w:ins w:id="2126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fluxo foi iniciado a partir de Registrar Dados Manualmente ou Extrair Dados da Imagem.</w:t>
        </w:r>
      </w:ins>
    </w:p>
    <w:p w14:paraId="7538FA64" w14:textId="77777777" w:rsidR="002C1B79" w:rsidRPr="002C1B79" w:rsidRDefault="002C1B79" w:rsidP="00CD49E5">
      <w:pPr>
        <w:numPr>
          <w:ilvl w:val="0"/>
          <w:numId w:val="38"/>
        </w:numPr>
        <w:spacing w:line="276" w:lineRule="auto"/>
        <w:jc w:val="both"/>
        <w:rPr>
          <w:ins w:id="2127" w:author="HUGO SAMUEL DE LIMA OLIVEIRA" w:date="2025-08-08T16:47:00Z"/>
          <w:rFonts w:ascii="Times New Roman" w:eastAsia="Times New Roman" w:hAnsi="Times New Roman" w:cs="Times New Roman"/>
        </w:rPr>
      </w:pPr>
      <w:ins w:id="2128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25EAB282" w14:textId="77777777" w:rsidR="002C1B79" w:rsidRPr="002C1B79" w:rsidRDefault="002C1B79" w:rsidP="00CD49E5">
      <w:pPr>
        <w:numPr>
          <w:ilvl w:val="1"/>
          <w:numId w:val="39"/>
        </w:numPr>
        <w:spacing w:line="276" w:lineRule="auto"/>
        <w:jc w:val="both"/>
        <w:rPr>
          <w:ins w:id="2129" w:author="HUGO SAMUEL DE LIMA OLIVEIRA" w:date="2025-08-08T16:47:00Z"/>
          <w:rFonts w:ascii="Times New Roman" w:eastAsia="Times New Roman" w:hAnsi="Times New Roman" w:cs="Times New Roman"/>
        </w:rPr>
      </w:pPr>
      <w:ins w:id="2130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exibe o valor do peso (digitado ou extraído) para o usuário.</w:t>
        </w:r>
      </w:ins>
    </w:p>
    <w:p w14:paraId="37CEF986" w14:textId="77777777" w:rsidR="002C1B79" w:rsidRPr="002C1B79" w:rsidRDefault="002C1B79" w:rsidP="00CD49E5">
      <w:pPr>
        <w:numPr>
          <w:ilvl w:val="1"/>
          <w:numId w:val="39"/>
        </w:numPr>
        <w:spacing w:line="276" w:lineRule="auto"/>
        <w:jc w:val="both"/>
        <w:rPr>
          <w:ins w:id="2131" w:author="HUGO SAMUEL DE LIMA OLIVEIRA" w:date="2025-08-08T16:47:00Z"/>
          <w:rFonts w:ascii="Times New Roman" w:eastAsia="Times New Roman" w:hAnsi="Times New Roman" w:cs="Times New Roman"/>
        </w:rPr>
      </w:pPr>
      <w:ins w:id="2132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verifica se o valor está correto e pode editá-lo se necessário.</w:t>
        </w:r>
      </w:ins>
    </w:p>
    <w:p w14:paraId="1A474A6C" w14:textId="77777777" w:rsidR="002C1B79" w:rsidRPr="002C1B79" w:rsidRDefault="002C1B79" w:rsidP="00CD49E5">
      <w:pPr>
        <w:numPr>
          <w:ilvl w:val="1"/>
          <w:numId w:val="39"/>
        </w:numPr>
        <w:spacing w:line="276" w:lineRule="auto"/>
        <w:jc w:val="both"/>
        <w:rPr>
          <w:ins w:id="2133" w:author="HUGO SAMUEL DE LIMA OLIVEIRA" w:date="2025-08-08T16:47:00Z"/>
          <w:rFonts w:ascii="Times New Roman" w:eastAsia="Times New Roman" w:hAnsi="Times New Roman" w:cs="Times New Roman"/>
        </w:rPr>
      </w:pPr>
      <w:ins w:id="2134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usuário clica no botão para confirmar o valor.</w:t>
        </w:r>
      </w:ins>
    </w:p>
    <w:p w14:paraId="3BFEC250" w14:textId="77777777" w:rsidR="002C1B79" w:rsidRPr="002C1B79" w:rsidRDefault="002C1B79" w:rsidP="00CD49E5">
      <w:pPr>
        <w:numPr>
          <w:ilvl w:val="1"/>
          <w:numId w:val="39"/>
        </w:numPr>
        <w:spacing w:line="276" w:lineRule="auto"/>
        <w:jc w:val="both"/>
        <w:rPr>
          <w:ins w:id="2135" w:author="HUGO SAMUEL DE LIMA OLIVEIRA" w:date="2025-08-08T16:47:00Z"/>
          <w:rFonts w:ascii="Times New Roman" w:eastAsia="Times New Roman" w:hAnsi="Times New Roman" w:cs="Times New Roman"/>
        </w:rPr>
      </w:pPr>
      <w:ins w:id="2136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lastRenderedPageBreak/>
          <w:t>Após a confirmação, o fluxo do caso de uso Adicionar Registro é obrigatoriamente iniciado.</w:t>
        </w:r>
      </w:ins>
    </w:p>
    <w:p w14:paraId="37714FEE" w14:textId="77777777" w:rsidR="002C1B79" w:rsidRPr="002C1B79" w:rsidRDefault="002C1B79" w:rsidP="00CD49E5">
      <w:pPr>
        <w:numPr>
          <w:ilvl w:val="0"/>
          <w:numId w:val="38"/>
        </w:numPr>
        <w:spacing w:line="276" w:lineRule="auto"/>
        <w:jc w:val="both"/>
        <w:rPr>
          <w:ins w:id="2137" w:author="HUGO SAMUEL DE LIMA OLIVEIRA" w:date="2025-08-08T16:47:00Z"/>
          <w:rFonts w:ascii="Times New Roman" w:eastAsia="Times New Roman" w:hAnsi="Times New Roman" w:cs="Times New Roman"/>
        </w:rPr>
      </w:pPr>
      <w:ins w:id="2138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11142146" w14:textId="77777777" w:rsidR="002C1B79" w:rsidRPr="002C1B79" w:rsidRDefault="002C1B79" w:rsidP="00CD49E5">
      <w:pPr>
        <w:numPr>
          <w:ilvl w:val="1"/>
          <w:numId w:val="38"/>
        </w:numPr>
        <w:spacing w:line="276" w:lineRule="auto"/>
        <w:jc w:val="both"/>
        <w:rPr>
          <w:ins w:id="2139" w:author="HUGO SAMUEL DE LIMA OLIVEIRA" w:date="2025-08-08T16:47:00Z"/>
          <w:rFonts w:ascii="Times New Roman" w:eastAsia="Times New Roman" w:hAnsi="Times New Roman" w:cs="Times New Roman"/>
        </w:rPr>
      </w:pPr>
      <w:ins w:id="2140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valor do peso é validado e confirmado pelo usuário.</w:t>
        </w:r>
      </w:ins>
    </w:p>
    <w:p w14:paraId="4C4D3CAA" w14:textId="77777777" w:rsidR="002C1B79" w:rsidRPr="002C1B79" w:rsidRDefault="002C1B79" w:rsidP="00CD49E5">
      <w:pPr>
        <w:numPr>
          <w:ilvl w:val="0"/>
          <w:numId w:val="38"/>
        </w:numPr>
        <w:spacing w:line="276" w:lineRule="auto"/>
        <w:jc w:val="both"/>
        <w:rPr>
          <w:ins w:id="2141" w:author="HUGO SAMUEL DE LIMA OLIVEIRA" w:date="2025-08-08T16:47:00Z"/>
          <w:rFonts w:ascii="Times New Roman" w:eastAsia="Times New Roman" w:hAnsi="Times New Roman" w:cs="Times New Roman"/>
        </w:rPr>
      </w:pPr>
      <w:ins w:id="2142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é um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incluído</w:t>
        </w:r>
        <w:r w:rsidRPr="002C1B79">
          <w:rPr>
            <w:rFonts w:ascii="Times New Roman" w:eastAsia="Times New Roman" w:hAnsi="Times New Roman" w:cs="Times New Roman"/>
          </w:rPr>
          <w:t xml:space="preserve"> (reutilizado) pelos fluxos de registro manual e por imagem. Ele, por sua vez,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inclui</w:t>
        </w:r>
        <w:r w:rsidRPr="002C1B79">
          <w:rPr>
            <w:rFonts w:ascii="Times New Roman" w:eastAsia="Times New Roman" w:hAnsi="Times New Roman" w:cs="Times New Roman"/>
          </w:rPr>
          <w:t xml:space="preserve"> Adicionar Registro.</w:t>
        </w:r>
      </w:ins>
    </w:p>
    <w:p w14:paraId="4A1D357A" w14:textId="2B05CCDE" w:rsidR="002C1B79" w:rsidRPr="002C1B79" w:rsidRDefault="00CD49E5" w:rsidP="00CD49E5">
      <w:pPr>
        <w:spacing w:line="276" w:lineRule="auto"/>
        <w:jc w:val="both"/>
        <w:rPr>
          <w:ins w:id="2143" w:author="HUGO SAMUEL DE LIMA OLIVEIRA" w:date="2025-08-08T16:47:00Z"/>
          <w:rFonts w:ascii="Times New Roman" w:eastAsia="Times New Roman" w:hAnsi="Times New Roman" w:cs="Times New Roman"/>
          <w:b/>
          <w:bCs/>
        </w:rPr>
      </w:pPr>
      <w:ins w:id="2144" w:author="HUGO SAMUEL DE LIMA OLIVEIRA" w:date="2025-08-08T16:52:00Z">
        <w:r>
          <w:rPr>
            <w:rFonts w:ascii="Times New Roman" w:eastAsia="Times New Roman" w:hAnsi="Times New Roman" w:cs="Times New Roman"/>
            <w:b/>
            <w:bCs/>
          </w:rPr>
          <w:t>4.2.10.</w:t>
        </w:r>
      </w:ins>
      <w:ins w:id="2145" w:author="HUGO SAMUEL DE LIMA OLIVEIRA" w:date="2025-08-08T16:47:00Z">
        <w:r w:rsidR="002C1B79" w:rsidRPr="002C1B79">
          <w:rPr>
            <w:rFonts w:ascii="Times New Roman" w:eastAsia="Times New Roman" w:hAnsi="Times New Roman" w:cs="Times New Roman"/>
            <w:b/>
            <w:bCs/>
          </w:rPr>
          <w:t xml:space="preserve"> Adicionar Registro</w:t>
        </w:r>
      </w:ins>
    </w:p>
    <w:p w14:paraId="5D995C7D" w14:textId="77777777" w:rsidR="002C1B79" w:rsidRPr="002C1B79" w:rsidRDefault="002C1B79" w:rsidP="00CD49E5">
      <w:pPr>
        <w:numPr>
          <w:ilvl w:val="0"/>
          <w:numId w:val="40"/>
        </w:numPr>
        <w:spacing w:line="276" w:lineRule="auto"/>
        <w:jc w:val="both"/>
        <w:rPr>
          <w:ins w:id="2146" w:author="HUGO SAMUEL DE LIMA OLIVEIRA" w:date="2025-08-08T16:47:00Z"/>
          <w:rFonts w:ascii="Times New Roman" w:eastAsia="Times New Roman" w:hAnsi="Times New Roman" w:cs="Times New Roman"/>
        </w:rPr>
      </w:pPr>
      <w:ins w:id="2147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2C1B79">
          <w:rPr>
            <w:rFonts w:ascii="Times New Roman" w:eastAsia="Times New Roman" w:hAnsi="Times New Roman" w:cs="Times New Roman"/>
          </w:rPr>
          <w:t xml:space="preserve"> Sistema.</w:t>
        </w:r>
      </w:ins>
    </w:p>
    <w:p w14:paraId="5F7E1913" w14:textId="77777777" w:rsidR="002C1B79" w:rsidRPr="002C1B79" w:rsidRDefault="002C1B79" w:rsidP="00CD49E5">
      <w:pPr>
        <w:numPr>
          <w:ilvl w:val="0"/>
          <w:numId w:val="40"/>
        </w:numPr>
        <w:spacing w:line="276" w:lineRule="auto"/>
        <w:jc w:val="both"/>
        <w:rPr>
          <w:ins w:id="2148" w:author="HUGO SAMUEL DE LIMA OLIVEIRA" w:date="2025-08-08T16:47:00Z"/>
          <w:rFonts w:ascii="Times New Roman" w:eastAsia="Times New Roman" w:hAnsi="Times New Roman" w:cs="Times New Roman"/>
        </w:rPr>
      </w:pPr>
      <w:ins w:id="2149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0394DCCD" w14:textId="77777777" w:rsidR="002C1B79" w:rsidRPr="002C1B79" w:rsidRDefault="002C1B79" w:rsidP="00CD49E5">
      <w:pPr>
        <w:numPr>
          <w:ilvl w:val="1"/>
          <w:numId w:val="40"/>
        </w:numPr>
        <w:spacing w:line="276" w:lineRule="auto"/>
        <w:jc w:val="both"/>
        <w:rPr>
          <w:ins w:id="2150" w:author="HUGO SAMUEL DE LIMA OLIVEIRA" w:date="2025-08-08T16:47:00Z"/>
          <w:rFonts w:ascii="Times New Roman" w:eastAsia="Times New Roman" w:hAnsi="Times New Roman" w:cs="Times New Roman"/>
        </w:rPr>
      </w:pPr>
      <w:ins w:id="2151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caso de uso Confirmar Dados foi concluído com sucesso.</w:t>
        </w:r>
      </w:ins>
    </w:p>
    <w:p w14:paraId="00E7515C" w14:textId="77777777" w:rsidR="002C1B79" w:rsidRPr="002C1B79" w:rsidRDefault="002C1B79" w:rsidP="00CD49E5">
      <w:pPr>
        <w:numPr>
          <w:ilvl w:val="0"/>
          <w:numId w:val="40"/>
        </w:numPr>
        <w:spacing w:line="276" w:lineRule="auto"/>
        <w:jc w:val="both"/>
        <w:rPr>
          <w:ins w:id="2152" w:author="HUGO SAMUEL DE LIMA OLIVEIRA" w:date="2025-08-08T16:47:00Z"/>
          <w:rFonts w:ascii="Times New Roman" w:eastAsia="Times New Roman" w:hAnsi="Times New Roman" w:cs="Times New Roman"/>
        </w:rPr>
      </w:pPr>
      <w:ins w:id="2153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4528E254" w14:textId="77777777" w:rsidR="002C1B79" w:rsidRPr="002C1B79" w:rsidRDefault="002C1B79" w:rsidP="00CD49E5">
      <w:pPr>
        <w:numPr>
          <w:ilvl w:val="1"/>
          <w:numId w:val="41"/>
        </w:numPr>
        <w:spacing w:line="276" w:lineRule="auto"/>
        <w:jc w:val="both"/>
        <w:rPr>
          <w:ins w:id="2154" w:author="HUGO SAMUEL DE LIMA OLIVEIRA" w:date="2025-08-08T16:47:00Z"/>
          <w:rFonts w:ascii="Times New Roman" w:eastAsia="Times New Roman" w:hAnsi="Times New Roman" w:cs="Times New Roman"/>
        </w:rPr>
      </w:pPr>
      <w:ins w:id="2155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salva o valor do peso confirmado no banco de dados, associando-o ao perfil do usuário e à data do registro.</w:t>
        </w:r>
      </w:ins>
    </w:p>
    <w:p w14:paraId="4C7F9B4A" w14:textId="77777777" w:rsidR="002C1B79" w:rsidRPr="002C1B79" w:rsidRDefault="002C1B79" w:rsidP="00CD49E5">
      <w:pPr>
        <w:numPr>
          <w:ilvl w:val="0"/>
          <w:numId w:val="40"/>
        </w:numPr>
        <w:spacing w:line="276" w:lineRule="auto"/>
        <w:jc w:val="both"/>
        <w:rPr>
          <w:ins w:id="2156" w:author="HUGO SAMUEL DE LIMA OLIVEIRA" w:date="2025-08-08T16:47:00Z"/>
          <w:rFonts w:ascii="Times New Roman" w:eastAsia="Times New Roman" w:hAnsi="Times New Roman" w:cs="Times New Roman"/>
        </w:rPr>
      </w:pPr>
      <w:ins w:id="2157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567544F7" w14:textId="77777777" w:rsidR="002C1B79" w:rsidRPr="002C1B79" w:rsidRDefault="002C1B79" w:rsidP="00CD49E5">
      <w:pPr>
        <w:numPr>
          <w:ilvl w:val="1"/>
          <w:numId w:val="40"/>
        </w:numPr>
        <w:spacing w:line="276" w:lineRule="auto"/>
        <w:jc w:val="both"/>
        <w:rPr>
          <w:ins w:id="2158" w:author="HUGO SAMUEL DE LIMA OLIVEIRA" w:date="2025-08-08T16:47:00Z"/>
          <w:rFonts w:ascii="Times New Roman" w:eastAsia="Times New Roman" w:hAnsi="Times New Roman" w:cs="Times New Roman"/>
        </w:rPr>
      </w:pPr>
      <w:ins w:id="2159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Um novo registro de peso é criado e salvo permanentemente no sistema.</w:t>
        </w:r>
      </w:ins>
    </w:p>
    <w:p w14:paraId="6BE3A4D3" w14:textId="77777777" w:rsidR="002C1B79" w:rsidRPr="002C1B79" w:rsidRDefault="002C1B79" w:rsidP="00CD49E5">
      <w:pPr>
        <w:numPr>
          <w:ilvl w:val="1"/>
          <w:numId w:val="40"/>
        </w:numPr>
        <w:spacing w:line="276" w:lineRule="auto"/>
        <w:jc w:val="both"/>
        <w:rPr>
          <w:ins w:id="2160" w:author="HUGO SAMUEL DE LIMA OLIVEIRA" w:date="2025-08-08T16:47:00Z"/>
          <w:rFonts w:ascii="Times New Roman" w:eastAsia="Times New Roman" w:hAnsi="Times New Roman" w:cs="Times New Roman"/>
        </w:rPr>
      </w:pPr>
      <w:ins w:id="2161" w:author="HUGO SAMUEL DE LIMA OLIVEIRA" w:date="2025-08-08T16:47:00Z">
        <w:r w:rsidRPr="002C1B79">
          <w:rPr>
            <w:rFonts w:ascii="Times New Roman" w:eastAsia="Times New Roman" w:hAnsi="Times New Roman" w:cs="Times New Roman"/>
          </w:rPr>
          <w:t>O sistema exibe uma mensagem de sucesso ao usuário.</w:t>
        </w:r>
      </w:ins>
    </w:p>
    <w:p w14:paraId="4E4DE1B3" w14:textId="0EB4F6B3" w:rsidR="00CD49E5" w:rsidRPr="00CD49E5" w:rsidRDefault="002C1B79" w:rsidP="00CD49E5">
      <w:pPr>
        <w:numPr>
          <w:ilvl w:val="0"/>
          <w:numId w:val="40"/>
        </w:numPr>
        <w:spacing w:line="276" w:lineRule="auto"/>
        <w:jc w:val="both"/>
        <w:rPr>
          <w:ins w:id="2162" w:author="HUGO SAMUEL DE LIMA OLIVEIRA" w:date="2025-08-08T17:00:00Z"/>
          <w:rFonts w:ascii="Times New Roman" w:eastAsia="Times New Roman" w:hAnsi="Times New Roman" w:cs="Times New Roman"/>
        </w:rPr>
      </w:pPr>
      <w:ins w:id="2163" w:author="HUGO SAMUEL DE LIMA OLIVEIRA" w:date="2025-08-08T16:47:00Z">
        <w:r w:rsidRPr="002C1B79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2C1B79">
          <w:rPr>
            <w:rFonts w:ascii="Times New Roman" w:eastAsia="Times New Roman" w:hAnsi="Times New Roman" w:cs="Times New Roman"/>
          </w:rPr>
          <w:t xml:space="preserve"> Este é um caso de uso </w:t>
        </w:r>
        <w:r w:rsidRPr="002C1B79">
          <w:rPr>
            <w:rFonts w:ascii="Times New Roman" w:eastAsia="Times New Roman" w:hAnsi="Times New Roman" w:cs="Times New Roman"/>
            <w:b/>
            <w:bCs/>
          </w:rPr>
          <w:t>incluído</w:t>
        </w:r>
        <w:r w:rsidRPr="002C1B79">
          <w:rPr>
            <w:rFonts w:ascii="Times New Roman" w:eastAsia="Times New Roman" w:hAnsi="Times New Roman" w:cs="Times New Roman"/>
          </w:rPr>
          <w:t>, representando o passo final e obrigatório do processo de registro, iniciado após Confirmar Dados.</w:t>
        </w:r>
      </w:ins>
    </w:p>
    <w:p w14:paraId="675CB024" w14:textId="5D6E58F0" w:rsidR="00CD49E5" w:rsidRPr="002C1B79" w:rsidRDefault="00CD49E5">
      <w:pPr>
        <w:spacing w:line="276" w:lineRule="auto"/>
        <w:jc w:val="center"/>
        <w:rPr>
          <w:ins w:id="2164" w:author="HUGO SAMUEL DE LIMA OLIVEIRA" w:date="2025-08-08T16:47:00Z"/>
          <w:rFonts w:ascii="Times New Roman" w:eastAsia="Times New Roman" w:hAnsi="Times New Roman" w:cs="Times New Roman"/>
        </w:rPr>
        <w:pPrChange w:id="2165" w:author="HUGO SAMUEL DE LIMA OLIVEIRA" w:date="2025-08-08T17:01:00Z">
          <w:pPr>
            <w:numPr>
              <w:numId w:val="40"/>
            </w:numPr>
            <w:tabs>
              <w:tab w:val="num" w:pos="720"/>
            </w:tabs>
            <w:spacing w:line="276" w:lineRule="auto"/>
            <w:ind w:left="720" w:hanging="360"/>
            <w:jc w:val="both"/>
          </w:pPr>
        </w:pPrChange>
      </w:pPr>
      <w:ins w:id="2166" w:author="HUGO SAMUEL DE LIMA OLIVEIRA" w:date="2025-08-08T17:00:00Z">
        <w:r w:rsidRPr="001F772C">
          <w:rPr>
            <w:rFonts w:ascii="Times New Roman" w:eastAsia="Times New Roman" w:hAnsi="Times New Roman" w:cs="Times New Roman"/>
          </w:rPr>
          <w:t xml:space="preserve">Figura </w:t>
        </w:r>
        <w:r>
          <w:rPr>
            <w:rFonts w:ascii="Times New Roman" w:eastAsia="Times New Roman" w:hAnsi="Times New Roman" w:cs="Times New Roman"/>
          </w:rPr>
          <w:t>0</w:t>
        </w:r>
        <w:r w:rsidRPr="001F772C">
          <w:rPr>
            <w:rFonts w:ascii="Times New Roman" w:eastAsia="Times New Roman" w:hAnsi="Times New Roman" w:cs="Times New Roman"/>
          </w:rPr>
          <w:t>3</w:t>
        </w:r>
        <w:r>
          <w:rPr>
            <w:rFonts w:ascii="Times New Roman" w:eastAsia="Times New Roman" w:hAnsi="Times New Roman" w:cs="Times New Roman"/>
          </w:rPr>
          <w:t xml:space="preserve">: </w:t>
        </w:r>
        <w:r w:rsidRPr="00B470A3">
          <w:rPr>
            <w:rFonts w:ascii="Times New Roman" w:eastAsia="Aptos" w:hAnsi="Times New Roman" w:cs="Times New Roman"/>
            <w:color w:val="000000" w:themeColor="text1"/>
          </w:rPr>
          <w:t xml:space="preserve">Diagrama de Casos de Uso de Análise de Progresso em </w:t>
        </w:r>
      </w:ins>
      <w:ins w:id="2167" w:author="HUGO SAMUEL DE LIMA OLIVEIRA" w:date="2025-08-08T17:08:00Z">
        <w:r w:rsidR="00C5739E">
          <w:rPr>
            <w:rFonts w:ascii="Times New Roman" w:eastAsia="Aptos" w:hAnsi="Times New Roman" w:cs="Times New Roman"/>
            <w:color w:val="000000" w:themeColor="text1"/>
          </w:rPr>
          <w:t>E</w:t>
        </w:r>
      </w:ins>
      <w:ins w:id="2168" w:author="HUGO SAMUEL DE LIMA OLIVEIRA" w:date="2025-08-08T17:00:00Z">
        <w:r w:rsidRPr="00B470A3">
          <w:rPr>
            <w:rFonts w:ascii="Times New Roman" w:eastAsia="Aptos" w:hAnsi="Times New Roman" w:cs="Times New Roman"/>
            <w:color w:val="000000" w:themeColor="text1"/>
          </w:rPr>
          <w:t>quipamentos.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169" w:author="HUGO SAMUEL DE LIMA OLIVEIRA" w:date="2025-08-08T16:52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2170">
          <w:tblGrid>
            <w:gridCol w:w="45"/>
            <w:gridCol w:w="9026"/>
            <w:gridCol w:w="35"/>
          </w:tblGrid>
        </w:tblGridChange>
      </w:tblGrid>
      <w:tr w:rsidR="00E03526" w14:paraId="7CB1D17E" w14:textId="77777777" w:rsidTr="00CD49E5">
        <w:trPr>
          <w:ins w:id="2171" w:author="WESLEY DOS SANTOS GATINHO" w:date="2025-06-13T20:50:00Z"/>
          <w:trPrChange w:id="2172" w:author="HUGO SAMUEL DE LIMA OLIVEIRA" w:date="2025-08-08T16:52:00Z">
            <w:trPr>
              <w:gridBefore w:val="1"/>
            </w:trPr>
          </w:trPrChange>
        </w:trPr>
        <w:tc>
          <w:tcPr>
            <w:tcW w:w="9071" w:type="dxa"/>
            <w:tcPrChange w:id="2173" w:author="HUGO SAMUEL DE LIMA OLIVEIRA" w:date="2025-08-08T16:52:00Z">
              <w:tcPr>
                <w:tcW w:w="9061" w:type="dxa"/>
                <w:gridSpan w:val="2"/>
              </w:tcPr>
            </w:tcPrChange>
          </w:tcPr>
          <w:p w14:paraId="2680B6B8" w14:textId="414596E8" w:rsidR="00E94A9A" w:rsidDel="002C1B79" w:rsidRDefault="00C5739E" w:rsidP="003D0E17">
            <w:pPr>
              <w:spacing w:before="240" w:after="240"/>
              <w:jc w:val="center"/>
              <w:rPr>
                <w:ins w:id="2174" w:author="WESLEY DOS SANTOS GATINHO" w:date="2025-06-13T21:23:00Z"/>
                <w:del w:id="2175" w:author="HUGO SAMUEL DE LIMA OLIVEIRA" w:date="2025-08-08T16:48:00Z"/>
                <w:rFonts w:ascii="Times New Roman" w:eastAsia="Times New Roman" w:hAnsi="Times New Roman" w:cs="Times New Roman"/>
              </w:rPr>
            </w:pPr>
            <w:ins w:id="2176" w:author="HUGO SAMUEL DE LIMA OLIVEIRA" w:date="2025-08-08T17:06:00Z">
              <w:r w:rsidRPr="00C5739E">
                <w:rPr>
                  <w:rFonts w:ascii="Times New Roman" w:hAnsi="Times New Roman" w:cs="Times New Roman"/>
                  <w:noProof/>
                </w:rPr>
                <w:drawing>
                  <wp:inline distT="0" distB="0" distL="0" distR="0" wp14:anchorId="25BB1095" wp14:editId="5583ABBF">
                    <wp:extent cx="5667375" cy="3227611"/>
                    <wp:effectExtent l="0" t="0" r="0" b="0"/>
                    <wp:docPr id="1" name="Imagem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85174" cy="323774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0BA6F553" w14:textId="77777777" w:rsidR="00E94A9A" w:rsidDel="002C1B79" w:rsidRDefault="00E94A9A">
            <w:pPr>
              <w:spacing w:before="240" w:after="240"/>
              <w:jc w:val="center"/>
              <w:rPr>
                <w:ins w:id="2177" w:author="WESLEY DOS SANTOS GATINHO" w:date="2025-06-13T21:23:00Z"/>
                <w:del w:id="2178" w:author="HUGO SAMUEL DE LIMA OLIVEIRA" w:date="2025-08-08T16:48:00Z"/>
                <w:rFonts w:ascii="Times New Roman" w:eastAsia="Times New Roman" w:hAnsi="Times New Roman" w:cs="Times New Roman"/>
              </w:rPr>
            </w:pPr>
          </w:p>
          <w:p w14:paraId="2F94D071" w14:textId="77777777" w:rsidR="00E94A9A" w:rsidDel="002C1B79" w:rsidRDefault="00E94A9A">
            <w:pPr>
              <w:spacing w:before="240" w:after="240"/>
              <w:jc w:val="center"/>
              <w:rPr>
                <w:ins w:id="2179" w:author="WESLEY DOS SANTOS GATINHO" w:date="2025-06-13T21:23:00Z"/>
                <w:del w:id="2180" w:author="HUGO SAMUEL DE LIMA OLIVEIRA" w:date="2025-08-08T16:48:00Z"/>
                <w:rFonts w:ascii="Times New Roman" w:eastAsia="Times New Roman" w:hAnsi="Times New Roman" w:cs="Times New Roman"/>
              </w:rPr>
            </w:pPr>
          </w:p>
          <w:p w14:paraId="557265B2" w14:textId="77777777" w:rsidR="00E94A9A" w:rsidDel="002C1B79" w:rsidRDefault="00E94A9A">
            <w:pPr>
              <w:spacing w:before="240" w:after="240"/>
              <w:jc w:val="center"/>
              <w:rPr>
                <w:ins w:id="2181" w:author="WESLEY DOS SANTOS GATINHO" w:date="2025-06-13T21:23:00Z"/>
                <w:del w:id="2182" w:author="HUGO SAMUEL DE LIMA OLIVEIRA" w:date="2025-08-08T16:48:00Z"/>
                <w:rFonts w:ascii="Times New Roman" w:eastAsia="Times New Roman" w:hAnsi="Times New Roman" w:cs="Times New Roman"/>
              </w:rPr>
            </w:pPr>
          </w:p>
          <w:p w14:paraId="46916DE5" w14:textId="77777777" w:rsidR="00E94A9A" w:rsidDel="002C1B79" w:rsidRDefault="00E94A9A">
            <w:pPr>
              <w:spacing w:before="240" w:after="240"/>
              <w:jc w:val="center"/>
              <w:rPr>
                <w:ins w:id="2183" w:author="WESLEY DOS SANTOS GATINHO" w:date="2025-06-13T21:23:00Z"/>
                <w:del w:id="2184" w:author="HUGO SAMUEL DE LIMA OLIVEIRA" w:date="2025-08-08T16:48:00Z"/>
                <w:rFonts w:ascii="Times New Roman" w:eastAsia="Times New Roman" w:hAnsi="Times New Roman" w:cs="Times New Roman"/>
              </w:rPr>
            </w:pPr>
          </w:p>
          <w:p w14:paraId="25E1F835" w14:textId="77777777" w:rsidR="00E94A9A" w:rsidDel="002C1B79" w:rsidRDefault="00E94A9A">
            <w:pPr>
              <w:spacing w:before="240" w:after="240"/>
              <w:jc w:val="center"/>
              <w:rPr>
                <w:del w:id="2185" w:author="HUGO SAMUEL DE LIMA OLIVEIRA" w:date="2025-08-08T16:48:00Z"/>
                <w:rFonts w:ascii="Times New Roman" w:eastAsia="Times New Roman" w:hAnsi="Times New Roman" w:cs="Times New Roman"/>
              </w:rPr>
              <w:pPrChange w:id="2186" w:author="HUGO SAMUEL DE LIMA OLIVEIRA" w:date="2025-08-08T17:06:00Z">
                <w:pPr>
                  <w:spacing w:before="240" w:after="240"/>
                </w:pPr>
              </w:pPrChange>
            </w:pPr>
          </w:p>
          <w:p w14:paraId="4A108D15" w14:textId="77777777" w:rsidR="00E94A9A" w:rsidDel="002C1B79" w:rsidRDefault="00E94A9A" w:rsidP="003D0E17">
            <w:pPr>
              <w:spacing w:before="240" w:after="240"/>
              <w:jc w:val="center"/>
              <w:rPr>
                <w:ins w:id="2187" w:author="WESLEY DOS SANTOS GATINHO" w:date="2025-06-13T21:23:00Z"/>
                <w:del w:id="2188" w:author="HUGO SAMUEL DE LIMA OLIVEIRA" w:date="2025-08-08T16:48:00Z"/>
                <w:rFonts w:ascii="Times New Roman" w:eastAsia="Times New Roman" w:hAnsi="Times New Roman" w:cs="Times New Roman"/>
              </w:rPr>
            </w:pPr>
          </w:p>
          <w:p w14:paraId="6FA95936" w14:textId="0DAA74D9" w:rsidR="00E03526" w:rsidDel="00CD49E5" w:rsidRDefault="00E03526">
            <w:pPr>
              <w:spacing w:before="240" w:after="240"/>
              <w:jc w:val="center"/>
              <w:rPr>
                <w:del w:id="2189" w:author="WESLEY DOS SANTOS GATINHO" w:date="2025-06-13T20:50:00Z"/>
                <w:rFonts w:ascii="Times New Roman" w:eastAsia="Aptos" w:hAnsi="Times New Roman" w:cs="Times New Roman"/>
                <w:color w:val="000000" w:themeColor="text1"/>
              </w:rPr>
              <w:pPrChange w:id="2190" w:author="HUGO SAMUEL DE LIMA OLIVEIRA" w:date="2025-08-08T17:06:00Z">
                <w:pPr>
                  <w:spacing w:before="240" w:after="240"/>
                </w:pPr>
              </w:pPrChange>
            </w:pPr>
            <w:ins w:id="2191" w:author="WESLEY DOS SANTOS GATINHO" w:date="2025-06-13T20:50:00Z">
              <w:del w:id="2192" w:author="HUGO SAMUEL DE LIMA OLIVEIRA" w:date="2025-08-08T17:00:00Z">
                <w:r w:rsidRPr="001F772C" w:rsidDel="00CD49E5">
                  <w:rPr>
                    <w:rFonts w:ascii="Times New Roman" w:eastAsia="Times New Roman" w:hAnsi="Times New Roman" w:cs="Times New Roman"/>
                  </w:rPr>
                  <w:delText xml:space="preserve">Figura </w:delText>
                </w:r>
              </w:del>
            </w:ins>
            <w:ins w:id="2193" w:author="WESLEY DOS SANTOS GATINHO" w:date="2025-06-13T21:24:00Z">
              <w:del w:id="2194" w:author="HUGO SAMUEL DE LIMA OLIVEIRA" w:date="2025-08-08T17:00:00Z">
                <w:r w:rsidR="00E94A9A" w:rsidDel="00CD49E5">
                  <w:rPr>
                    <w:rFonts w:ascii="Times New Roman" w:eastAsia="Times New Roman" w:hAnsi="Times New Roman" w:cs="Times New Roman"/>
                  </w:rPr>
                  <w:delText>0</w:delText>
                </w:r>
              </w:del>
            </w:ins>
            <w:ins w:id="2195" w:author="WESLEY DOS SANTOS GATINHO" w:date="2025-06-13T20:50:00Z">
              <w:del w:id="2196" w:author="HUGO SAMUEL DE LIMA OLIVEIRA" w:date="2025-08-08T17:00:00Z">
                <w:r w:rsidRPr="001F772C" w:rsidDel="00CD49E5">
                  <w:rPr>
                    <w:rFonts w:ascii="Times New Roman" w:eastAsia="Times New Roman" w:hAnsi="Times New Roman" w:cs="Times New Roman"/>
                  </w:rPr>
                  <w:delText>3</w:delText>
                </w:r>
                <w:r w:rsidDel="00CD49E5">
                  <w:rPr>
                    <w:rFonts w:ascii="Times New Roman" w:eastAsia="Times New Roman" w:hAnsi="Times New Roman" w:cs="Times New Roman"/>
                  </w:rPr>
                  <w:delText xml:space="preserve">: </w:delText>
                </w:r>
              </w:del>
              <w:del w:id="2197" w:author="WESLEY DOS SANTOS GATINHO" w:date="2025-06-13T20:50:00Z">
                <w:r w:rsidRPr="001F772C" w:rsidDel="00E03526">
                  <w:rPr>
                    <w:rFonts w:ascii="Times New Roman" w:eastAsia="Times New Roman" w:hAnsi="Times New Roman" w:cs="Times New Roman"/>
                  </w:rPr>
                  <w:delText xml:space="preserve"> - </w:delText>
                </w:r>
              </w:del>
              <w:del w:id="2198" w:author="HUGO SAMUEL DE LIMA OLIVEIRA" w:date="2025-08-08T17:00:00Z">
                <w:r w:rsidRPr="00B470A3" w:rsidDel="00CD49E5">
                  <w:rPr>
                    <w:rFonts w:ascii="Times New Roman" w:eastAsia="Aptos" w:hAnsi="Times New Roman" w:cs="Times New Roman"/>
                    <w:color w:val="000000" w:themeColor="text1"/>
                  </w:rPr>
                  <w:delText>Diagrama de Casos de Uso de Análise de Progresso em equipamentos.</w:delText>
                </w:r>
              </w:del>
            </w:ins>
          </w:p>
          <w:p w14:paraId="72791317" w14:textId="46F33AC9" w:rsidR="00CD49E5" w:rsidRDefault="00CD49E5">
            <w:pPr>
              <w:jc w:val="center"/>
              <w:rPr>
                <w:ins w:id="2199" w:author="HUGO SAMUEL DE LIMA OLIVEIRA" w:date="2025-08-08T16:57:00Z"/>
                <w:rFonts w:ascii="Times New Roman" w:eastAsia="Times New Roman" w:hAnsi="Times New Roman" w:cs="Times New Roman"/>
              </w:rPr>
              <w:pPrChange w:id="2200" w:author="HUGO SAMUEL DE LIMA OLIVEIRA" w:date="2025-08-08T17:06:00Z">
                <w:pPr/>
              </w:pPrChange>
            </w:pPr>
          </w:p>
          <w:p w14:paraId="020B0B01" w14:textId="48BFF304" w:rsidR="00CD49E5" w:rsidRPr="00CD49E5" w:rsidRDefault="00CD49E5">
            <w:pPr>
              <w:jc w:val="center"/>
              <w:rPr>
                <w:ins w:id="2201" w:author="WESLEY DOS SANTOS GATINHO" w:date="2025-06-13T20:50:00Z"/>
                <w:rFonts w:ascii="Times New Roman" w:eastAsia="Times New Roman" w:hAnsi="Times New Roman" w:cs="Times New Roman"/>
                <w:b/>
                <w:bCs/>
                <w:rPrChange w:id="2202" w:author="HUGO SAMUEL DE LIMA OLIVEIRA" w:date="2025-08-08T16:57:00Z">
                  <w:rPr>
                    <w:ins w:id="2203" w:author="WESLEY DOS SANTOS GATINHO" w:date="2025-06-13T20:50:00Z"/>
                    <w:rFonts w:ascii="Times New Roman" w:eastAsia="Times New Roman" w:hAnsi="Times New Roman" w:cs="Times New Roman"/>
                  </w:rPr>
                </w:rPrChange>
              </w:rPr>
              <w:pPrChange w:id="2204" w:author="HUGO SAMUEL DE LIMA OLIVEIRA" w:date="2025-08-08T16:57:00Z">
                <w:pPr>
                  <w:spacing w:before="240" w:after="240" w:line="276" w:lineRule="auto"/>
                  <w:jc w:val="both"/>
                </w:pPr>
              </w:pPrChange>
            </w:pPr>
            <w:ins w:id="2205" w:author="HUGO SAMUEL DE LIMA OLIVEIRA" w:date="2025-08-08T16:57:00Z">
              <w:r w:rsidRPr="00CD49E5">
                <w:rPr>
                  <w:rFonts w:ascii="Times New Roman" w:eastAsia="Times New Roman" w:hAnsi="Times New Roman" w:cs="Times New Roman"/>
                  <w:b/>
                  <w:bCs/>
                  <w:rPrChange w:id="2206" w:author="HUGO SAMUEL DE LIMA OLIVEIRA" w:date="2025-08-08T16:57:00Z">
                    <w:rPr>
                      <w:rFonts w:ascii="Times New Roman" w:eastAsia="Times New Roman" w:hAnsi="Times New Roman" w:cs="Times New Roman"/>
                    </w:rPr>
                  </w:rPrChange>
                </w:rPr>
                <w:t>Fonte: Autores, 2025</w:t>
              </w:r>
            </w:ins>
          </w:p>
        </w:tc>
      </w:tr>
      <w:tr w:rsidR="00E03526" w:rsidDel="00CD49E5" w14:paraId="4F03167A" w14:textId="33838A4A" w:rsidTr="00CD49E5">
        <w:trPr>
          <w:trHeight w:val="6379"/>
          <w:ins w:id="2207" w:author="WESLEY DOS SANTOS GATINHO" w:date="2025-06-13T20:50:00Z"/>
          <w:del w:id="2208" w:author="HUGO SAMUEL DE LIMA OLIVEIRA" w:date="2025-08-08T16:53:00Z"/>
          <w:trPrChange w:id="2209" w:author="HUGO SAMUEL DE LIMA OLIVEIRA" w:date="2025-08-08T16:52:00Z">
            <w:trPr>
              <w:gridBefore w:val="1"/>
            </w:trPr>
          </w:trPrChange>
        </w:trPr>
        <w:tc>
          <w:tcPr>
            <w:tcW w:w="9071" w:type="dxa"/>
            <w:tcPrChange w:id="2210" w:author="HUGO SAMUEL DE LIMA OLIVEIRA" w:date="2025-08-08T16:52:00Z">
              <w:tcPr>
                <w:tcW w:w="9061" w:type="dxa"/>
                <w:gridSpan w:val="2"/>
              </w:tcPr>
            </w:tcPrChange>
          </w:tcPr>
          <w:p w14:paraId="4CBECE74" w14:textId="6E14EAE0" w:rsidR="00E03526" w:rsidDel="00CD49E5" w:rsidRDefault="00E03526">
            <w:pPr>
              <w:tabs>
                <w:tab w:val="center" w:pos="4427"/>
              </w:tabs>
              <w:spacing w:before="240" w:after="240"/>
              <w:jc w:val="both"/>
              <w:rPr>
                <w:ins w:id="2211" w:author="WESLEY DOS SANTOS GATINHO" w:date="2025-06-13T20:50:00Z"/>
                <w:del w:id="2212" w:author="HUGO SAMUEL DE LIMA OLIVEIRA" w:date="2025-08-08T16:53:00Z"/>
                <w:rFonts w:ascii="Times New Roman" w:eastAsia="Times New Roman" w:hAnsi="Times New Roman" w:cs="Times New Roman"/>
              </w:rPr>
              <w:pPrChange w:id="2213" w:author="HUGO SAMUEL DE LIMA OLIVEIRA" w:date="2025-08-08T16:52:00Z">
                <w:pPr>
                  <w:spacing w:before="240" w:after="240" w:line="276" w:lineRule="auto"/>
                  <w:jc w:val="both"/>
                </w:pPr>
              </w:pPrChange>
            </w:pPr>
            <w:ins w:id="2214" w:author="WESLEY DOS SANTOS GATINHO" w:date="2025-06-13T20:50:00Z">
              <w:del w:id="2215" w:author="HUGO SAMUEL DE LIMA OLIVEIRA" w:date="2025-08-08T16:53:00Z">
                <w:r w:rsidRPr="001F772C" w:rsidDel="00CD49E5">
                  <w:rPr>
                    <w:rFonts w:ascii="Times New Roman" w:hAnsi="Times New Roman" w:cs="Times New Roman"/>
                    <w:noProof/>
                    <w:rPrChange w:id="2216" w:author="WESLEY DOS SANTOS GATINHO" w:date="2025-06-13T20:43:00Z">
                      <w:rPr>
                        <w:noProof/>
                      </w:rPr>
                    </w:rPrChange>
                  </w:rPr>
                  <w:drawing>
                    <wp:anchor distT="0" distB="0" distL="114300" distR="114300" simplePos="0" relativeHeight="251658240" behindDoc="1" locked="0" layoutInCell="1" allowOverlap="1" wp14:anchorId="19276730" wp14:editId="5109629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148590</wp:posOffset>
                      </wp:positionV>
                      <wp:extent cx="5957570" cy="3486150"/>
                      <wp:effectExtent l="0" t="0" r="5080" b="0"/>
                      <wp:wrapThrough wrapText="bothSides">
                        <wp:wrapPolygon edited="0">
                          <wp:start x="0" y="0"/>
                          <wp:lineTo x="0" y="21482"/>
                          <wp:lineTo x="21549" y="21482"/>
                          <wp:lineTo x="21549" y="0"/>
                          <wp:lineTo x="0" y="0"/>
                        </wp:wrapPolygon>
                      </wp:wrapThrough>
                      <wp:docPr id="2023674447" name="Picture 161959039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619590395"/>
                              <pic:cNvPicPr/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57570" cy="34861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del>
            </w:ins>
          </w:p>
        </w:tc>
      </w:tr>
      <w:tr w:rsidR="00E03526" w:rsidDel="00CD49E5" w14:paraId="4D49CB63" w14:textId="4C280A73" w:rsidTr="00CD49E5">
        <w:trPr>
          <w:ins w:id="2217" w:author="WESLEY DOS SANTOS GATINHO" w:date="2025-06-13T20:50:00Z"/>
          <w:del w:id="2218" w:author="HUGO SAMUEL DE LIMA OLIVEIRA" w:date="2025-08-08T16:54:00Z"/>
          <w:trPrChange w:id="2219" w:author="HUGO SAMUEL DE LIMA OLIVEIRA" w:date="2025-08-08T16:52:00Z">
            <w:trPr>
              <w:gridBefore w:val="1"/>
            </w:trPr>
          </w:trPrChange>
        </w:trPr>
        <w:tc>
          <w:tcPr>
            <w:tcW w:w="9071" w:type="dxa"/>
            <w:tcPrChange w:id="2220" w:author="HUGO SAMUEL DE LIMA OLIVEIRA" w:date="2025-08-08T16:52:00Z">
              <w:tcPr>
                <w:tcW w:w="9061" w:type="dxa"/>
                <w:gridSpan w:val="2"/>
              </w:tcPr>
            </w:tcPrChange>
          </w:tcPr>
          <w:p w14:paraId="44821419" w14:textId="720530A4" w:rsidR="00E03526" w:rsidRPr="00E03526" w:rsidDel="00CD49E5" w:rsidRDefault="00E03526">
            <w:pPr>
              <w:spacing w:before="240" w:after="240"/>
              <w:rPr>
                <w:ins w:id="2221" w:author="WESLEY DOS SANTOS GATINHO" w:date="2025-06-13T20:50:00Z"/>
                <w:del w:id="2222" w:author="HUGO SAMUEL DE LIMA OLIVEIRA" w:date="2025-08-08T16:54:00Z"/>
                <w:rFonts w:ascii="Times New Roman" w:eastAsia="Times New Roman" w:hAnsi="Times New Roman" w:cs="Times New Roman"/>
                <w:b/>
                <w:bCs/>
                <w:rPrChange w:id="2223" w:author="WESLEY DOS SANTOS GATINHO" w:date="2025-06-13T20:50:00Z">
                  <w:rPr>
                    <w:ins w:id="2224" w:author="WESLEY DOS SANTOS GATINHO" w:date="2025-06-13T20:50:00Z"/>
                    <w:del w:id="2225" w:author="HUGO SAMUEL DE LIMA OLIVEIRA" w:date="2025-08-08T16:54:00Z"/>
                    <w:rFonts w:ascii="Times New Roman" w:eastAsia="Times New Roman" w:hAnsi="Times New Roman" w:cs="Times New Roman"/>
                  </w:rPr>
                </w:rPrChange>
              </w:rPr>
              <w:pPrChange w:id="2226" w:author="HUGO SAMUEL DE LIMA OLIVEIRA" w:date="2025-08-08T16:52:00Z">
                <w:pPr>
                  <w:spacing w:before="240" w:after="240" w:line="276" w:lineRule="auto"/>
                  <w:jc w:val="both"/>
                </w:pPr>
              </w:pPrChange>
            </w:pPr>
            <w:ins w:id="2227" w:author="WESLEY DOS SANTOS GATINHO" w:date="2025-06-13T20:50:00Z">
              <w:del w:id="2228" w:author="HUGO SAMUEL DE LIMA OLIVEIRA" w:date="2025-08-08T16:54:00Z">
                <w:r w:rsidDel="00CD49E5">
                  <w:rPr>
                    <w:rFonts w:ascii="Times New Roman" w:eastAsia="Times New Roman" w:hAnsi="Times New Roman" w:cs="Times New Roman"/>
                    <w:b/>
                    <w:bCs/>
                  </w:rPr>
                  <w:delText>Fonte: Autores, 2025.</w:delText>
                </w:r>
              </w:del>
            </w:ins>
          </w:p>
        </w:tc>
      </w:tr>
    </w:tbl>
    <w:p w14:paraId="280B6AC9" w14:textId="3655E81F" w:rsidR="00E03526" w:rsidRPr="001F772C" w:rsidDel="000B3D22" w:rsidRDefault="00E03526">
      <w:pPr>
        <w:spacing w:before="240" w:after="240" w:line="276" w:lineRule="auto"/>
        <w:ind w:firstLine="709"/>
        <w:jc w:val="both"/>
        <w:rPr>
          <w:ins w:id="2229" w:author="LUCAS EMANOEL AMARAL GOMES" w:date="2025-06-13T22:24:00Z"/>
          <w:del w:id="2230" w:author="WESLEY DOS SANTOS GATINHO" w:date="2025-06-13T20:52:00Z"/>
          <w:rFonts w:ascii="Times New Roman" w:eastAsia="Times New Roman" w:hAnsi="Times New Roman" w:cs="Times New Roman"/>
        </w:rPr>
        <w:pPrChange w:id="2231" w:author="WESLEY DOS SANTOS GATINHO" w:date="2025-06-13T20:52:00Z">
          <w:pPr/>
        </w:pPrChange>
      </w:pPr>
    </w:p>
    <w:p w14:paraId="17C85996" w14:textId="7EE9AE03" w:rsidR="00714659" w:rsidRPr="001F772C" w:rsidDel="00E03526" w:rsidRDefault="6E37DAA5">
      <w:pPr>
        <w:spacing w:before="240" w:after="240" w:line="276" w:lineRule="auto"/>
        <w:ind w:firstLine="709"/>
        <w:jc w:val="both"/>
        <w:rPr>
          <w:ins w:id="2232" w:author="LUCAS EMANOEL AMARAL GOMES" w:date="2025-06-13T22:24:00Z"/>
          <w:del w:id="2233" w:author="WESLEY DOS SANTOS GATINHO" w:date="2025-06-13T20:50:00Z"/>
          <w:rFonts w:ascii="Times New Roman" w:eastAsia="Aptos" w:hAnsi="Times New Roman" w:cs="Times New Roman"/>
          <w:color w:val="000000" w:themeColor="text1"/>
          <w:rPrChange w:id="2234" w:author="WESLEY DOS SANTOS GATINHO" w:date="2025-06-13T20:43:00Z">
            <w:rPr>
              <w:ins w:id="2235" w:author="LUCAS EMANOEL AMARAL GOMES" w:date="2025-06-13T22:24:00Z"/>
              <w:del w:id="2236" w:author="WESLEY DOS SANTOS GATINHO" w:date="2025-06-13T20:50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2237" w:author="WESLEY DOS SANTOS GATINHO" w:date="2025-06-13T20:52:00Z">
          <w:pPr>
            <w:spacing w:before="240" w:after="240" w:line="360" w:lineRule="auto"/>
            <w:jc w:val="both"/>
          </w:pPr>
        </w:pPrChange>
      </w:pPr>
      <w:ins w:id="2238" w:author="LUCAS EMANOEL AMARAL GOMES" w:date="2025-06-13T22:24:00Z">
        <w:del w:id="2239" w:author="WESLEY DOS SANTOS GATINHO" w:date="2025-06-13T20:50:00Z">
          <w:r w:rsidRPr="001F772C" w:rsidDel="00E03526">
            <w:rPr>
              <w:rFonts w:ascii="Times New Roman" w:eastAsia="Times New Roman" w:hAnsi="Times New Roman" w:cs="Times New Roman"/>
            </w:rPr>
            <w:delText>Figura 3</w:delText>
          </w:r>
        </w:del>
      </w:ins>
      <w:ins w:id="2240" w:author="LUCAS EMANOEL AMARAL GOMES" w:date="2025-06-13T22:25:00Z">
        <w:del w:id="2241" w:author="WESLEY DOS SANTOS GATINHO" w:date="2025-06-13T20:50:00Z">
          <w:r w:rsidRPr="001F772C" w:rsidDel="00E03526">
            <w:rPr>
              <w:rFonts w:ascii="Times New Roman" w:eastAsia="Times New Roman" w:hAnsi="Times New Roman" w:cs="Times New Roman"/>
            </w:rPr>
            <w:delText xml:space="preserve"> - </w:delText>
          </w:r>
          <w:r w:rsidRPr="001F772C" w:rsidDel="00E03526">
            <w:rPr>
              <w:rFonts w:ascii="Times New Roman" w:eastAsia="Aptos" w:hAnsi="Times New Roman" w:cs="Times New Roman"/>
              <w:color w:val="000000" w:themeColor="text1"/>
              <w:rPrChange w:id="2242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Diagrama de Casos de Uso de Análise de Progresso em equipamentos.</w:delText>
          </w:r>
        </w:del>
      </w:ins>
    </w:p>
    <w:p w14:paraId="356254AE" w14:textId="500281B4" w:rsidR="00714659" w:rsidRPr="001F772C" w:rsidDel="000B3D22" w:rsidRDefault="6E37DAA5">
      <w:pPr>
        <w:spacing w:before="240" w:after="240" w:line="276" w:lineRule="auto"/>
        <w:ind w:firstLine="709"/>
        <w:jc w:val="both"/>
        <w:rPr>
          <w:ins w:id="2243" w:author="LUCAS EMANOEL AMARAL GOMES" w:date="2025-06-13T22:24:00Z"/>
          <w:del w:id="2244" w:author="WESLEY DOS SANTOS GATINHO" w:date="2025-06-13T20:52:00Z"/>
          <w:rFonts w:ascii="Times New Roman" w:hAnsi="Times New Roman" w:cs="Times New Roman"/>
          <w:rPrChange w:id="2245" w:author="WESLEY DOS SANTOS GATINHO" w:date="2025-06-13T20:43:00Z">
            <w:rPr>
              <w:ins w:id="2246" w:author="LUCAS EMANOEL AMARAL GOMES" w:date="2025-06-13T22:24:00Z"/>
              <w:del w:id="2247" w:author="WESLEY DOS SANTOS GATINHO" w:date="2025-06-13T20:52:00Z"/>
            </w:rPr>
          </w:rPrChange>
        </w:rPr>
        <w:pPrChange w:id="2248" w:author="WESLEY DOS SANTOS GATINHO" w:date="2025-06-13T20:52:00Z">
          <w:pPr/>
        </w:pPrChange>
      </w:pPr>
      <w:ins w:id="2249" w:author="LUCAS EMANOEL AMARAL GOMES" w:date="2025-06-13T22:24:00Z">
        <w:del w:id="2250" w:author="WESLEY DOS SANTOS GATINHO" w:date="2025-06-13T20:50:00Z">
          <w:r w:rsidRPr="001F772C" w:rsidDel="00E03526">
            <w:rPr>
              <w:rFonts w:ascii="Times New Roman" w:hAnsi="Times New Roman" w:cs="Times New Roman"/>
              <w:noProof/>
              <w:rPrChange w:id="2251" w:author="WESLEY DOS SANTOS GATINHO" w:date="2025-06-13T20:43:00Z">
                <w:rPr>
                  <w:noProof/>
                </w:rPr>
              </w:rPrChange>
            </w:rPr>
            <w:drawing>
              <wp:inline distT="0" distB="0" distL="0" distR="0" wp14:anchorId="47E7E5E4" wp14:editId="7CCFEEC9">
                <wp:extent cx="5762626" cy="3371850"/>
                <wp:effectExtent l="0" t="0" r="0" b="0"/>
                <wp:docPr id="1619590395" name="Picture 16195903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19590395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371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6BAAF24A" w14:textId="4F537C38" w:rsidR="00C5739E" w:rsidRPr="00C5739E" w:rsidRDefault="00C5739E" w:rsidP="00C5739E">
      <w:pPr>
        <w:spacing w:before="240" w:after="240" w:line="276" w:lineRule="auto"/>
        <w:jc w:val="both"/>
        <w:rPr>
          <w:ins w:id="2252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253" w:author="HUGO SAMUEL DE LIMA OLIVEIRA" w:date="2025-08-08T17:08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 Descrição Geral</w:t>
        </w:r>
        <w:r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C5739E">
          <w:rPr>
            <w:rFonts w:ascii="Times New Roman" w:eastAsia="Aptos" w:hAnsi="Times New Roman" w:cs="Times New Roman"/>
            <w:b/>
            <w:bCs/>
            <w:color w:val="000000" w:themeColor="text1"/>
            <w:rPrChange w:id="2254" w:author="HUGO SAMUEL DE LIMA OLIVEIRA" w:date="2025-08-08T17:08:00Z">
              <w:rPr>
                <w:rFonts w:ascii="Times New Roman" w:eastAsia="Aptos" w:hAnsi="Times New Roman" w:cs="Times New Roman"/>
                <w:color w:val="000000" w:themeColor="text1"/>
              </w:rPr>
            </w:rPrChange>
          </w:rPr>
          <w:t>Análise de Progresso em Equipamentos.</w:t>
        </w:r>
      </w:ins>
    </w:p>
    <w:p w14:paraId="181DEBE2" w14:textId="77777777" w:rsidR="00C5739E" w:rsidRPr="00C5739E" w:rsidRDefault="00C5739E" w:rsidP="00C5739E">
      <w:pPr>
        <w:spacing w:before="240" w:after="240" w:line="276" w:lineRule="auto"/>
        <w:jc w:val="both"/>
        <w:rPr>
          <w:ins w:id="2255" w:author="HUGO SAMUEL DE LIMA OLIVEIRA" w:date="2025-08-08T17:08:00Z"/>
          <w:rFonts w:ascii="Times New Roman" w:eastAsia="Times New Roman" w:hAnsi="Times New Roman" w:cs="Times New Roman"/>
        </w:rPr>
      </w:pPr>
      <w:ins w:id="2256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 xml:space="preserve">O diagrama representa o módulo "Análise de Progresso em Equipamentos" do sistema </w:t>
        </w:r>
        <w:proofErr w:type="spellStart"/>
        <w:r w:rsidRPr="00C5739E">
          <w:rPr>
            <w:rFonts w:ascii="Times New Roman" w:eastAsia="Times New Roman" w:hAnsi="Times New Roman" w:cs="Times New Roman"/>
          </w:rPr>
          <w:t>FitAI</w:t>
        </w:r>
        <w:proofErr w:type="spellEnd"/>
        <w:r w:rsidRPr="00C5739E">
          <w:rPr>
            <w:rFonts w:ascii="Times New Roman" w:eastAsia="Times New Roman" w:hAnsi="Times New Roman" w:cs="Times New Roman"/>
          </w:rPr>
          <w:t xml:space="preserve">. O objetivo é permitir que o </w:t>
        </w:r>
        <w:r w:rsidRPr="00C5739E">
          <w:rPr>
            <w:rFonts w:ascii="Times New Roman" w:eastAsia="Times New Roman" w:hAnsi="Times New Roman" w:cs="Times New Roman"/>
            <w:b/>
            <w:bCs/>
          </w:rPr>
          <w:t>Usuário</w:t>
        </w:r>
        <w:r w:rsidRPr="00C5739E">
          <w:rPr>
            <w:rFonts w:ascii="Times New Roman" w:eastAsia="Times New Roman" w:hAnsi="Times New Roman" w:cs="Times New Roman"/>
          </w:rPr>
          <w:t xml:space="preserve"> monitore sua evolução de desempenho em diversos equipamentos de ginástica. O sistema oferece duas formas distintas para o registro de dados: um registro manual rápido e um registro por imagem, que permite extrair dados diretamente do painel de um equipamento (como uma esteira de </w:t>
        </w:r>
        <w:proofErr w:type="spellStart"/>
        <w:r w:rsidRPr="00C5739E">
          <w:rPr>
            <w:rFonts w:ascii="Times New Roman" w:eastAsia="Times New Roman" w:hAnsi="Times New Roman" w:cs="Times New Roman"/>
          </w:rPr>
          <w:t>cardio</w:t>
        </w:r>
        <w:proofErr w:type="spellEnd"/>
        <w:r w:rsidRPr="00C5739E">
          <w:rPr>
            <w:rFonts w:ascii="Times New Roman" w:eastAsia="Times New Roman" w:hAnsi="Times New Roman" w:cs="Times New Roman"/>
          </w:rPr>
          <w:t xml:space="preserve"> ou o seletor de peso de uma máquina de musculação) e confirmá-los antes de salvar.</w:t>
        </w:r>
      </w:ins>
    </w:p>
    <w:p w14:paraId="4EEEFF43" w14:textId="2D30C19A" w:rsidR="00C5739E" w:rsidRPr="00C5739E" w:rsidRDefault="00C5739E" w:rsidP="00C5739E">
      <w:pPr>
        <w:spacing w:before="240" w:after="240" w:line="276" w:lineRule="auto"/>
        <w:jc w:val="both"/>
        <w:rPr>
          <w:ins w:id="2257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258" w:author="HUGO SAMUEL DE LIMA OLIVEIRA" w:date="2025-08-08T17:08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1.</w:t>
        </w:r>
        <w:r w:rsidRPr="00C5739E">
          <w:rPr>
            <w:rFonts w:ascii="Times New Roman" w:eastAsia="Times New Roman" w:hAnsi="Times New Roman" w:cs="Times New Roman"/>
            <w:b/>
            <w:bCs/>
          </w:rPr>
          <w:t xml:space="preserve"> Atores</w:t>
        </w:r>
      </w:ins>
    </w:p>
    <w:p w14:paraId="41C39617" w14:textId="77777777" w:rsidR="00C5739E" w:rsidRPr="00C5739E" w:rsidRDefault="00C5739E" w:rsidP="00C5739E">
      <w:pPr>
        <w:numPr>
          <w:ilvl w:val="0"/>
          <w:numId w:val="42"/>
        </w:numPr>
        <w:spacing w:before="240" w:after="240" w:line="276" w:lineRule="auto"/>
        <w:jc w:val="both"/>
        <w:rPr>
          <w:ins w:id="2259" w:author="HUGO SAMUEL DE LIMA OLIVEIRA" w:date="2025-08-08T17:08:00Z"/>
          <w:rFonts w:ascii="Times New Roman" w:eastAsia="Times New Roman" w:hAnsi="Times New Roman" w:cs="Times New Roman"/>
        </w:rPr>
      </w:pPr>
      <w:ins w:id="2260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Usuário:</w:t>
        </w:r>
        <w:r w:rsidRPr="00C5739E">
          <w:rPr>
            <w:rFonts w:ascii="Times New Roman" w:eastAsia="Times New Roman" w:hAnsi="Times New Roman" w:cs="Times New Roman"/>
          </w:rPr>
          <w:t xml:space="preserve"> Pessoa que utiliza o sistema para registrar e acompanhar seu progresso de desempenho em equipamentos, inserindo dados manualmente ou por meio de fotos, e visualizando seu histórico.</w:t>
        </w:r>
      </w:ins>
    </w:p>
    <w:p w14:paraId="0761C7A7" w14:textId="48E9B513" w:rsidR="00C5739E" w:rsidRPr="00C5739E" w:rsidRDefault="00C5739E" w:rsidP="00C5739E">
      <w:pPr>
        <w:spacing w:before="240" w:after="240" w:line="276" w:lineRule="auto"/>
        <w:jc w:val="both"/>
        <w:rPr>
          <w:ins w:id="2261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262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</w:ins>
      <w:ins w:id="2263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</w:ins>
      <w:ins w:id="2264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2.</w:t>
        </w:r>
      </w:ins>
      <w:ins w:id="2265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Casos de Uso</w:t>
        </w:r>
      </w:ins>
    </w:p>
    <w:p w14:paraId="4D34F63C" w14:textId="570AFB84" w:rsidR="00C5739E" w:rsidRPr="00C5739E" w:rsidRDefault="00C5739E" w:rsidP="00C5739E">
      <w:pPr>
        <w:spacing w:before="240" w:after="240" w:line="276" w:lineRule="auto"/>
        <w:jc w:val="both"/>
        <w:rPr>
          <w:ins w:id="2266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267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3.</w:t>
        </w:r>
        <w:r w:rsidRPr="00C5739E">
          <w:rPr>
            <w:rFonts w:ascii="Times New Roman" w:eastAsia="Times New Roman" w:hAnsi="Times New Roman" w:cs="Times New Roman"/>
            <w:b/>
            <w:bCs/>
          </w:rPr>
          <w:t xml:space="preserve"> </w:t>
        </w:r>
      </w:ins>
      <w:ins w:id="2268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Acessar Registro e Análise de Dados</w:t>
        </w:r>
      </w:ins>
    </w:p>
    <w:p w14:paraId="03D727DA" w14:textId="77777777" w:rsidR="00C5739E" w:rsidRPr="00C5739E" w:rsidRDefault="00C5739E" w:rsidP="00C5739E">
      <w:pPr>
        <w:numPr>
          <w:ilvl w:val="0"/>
          <w:numId w:val="43"/>
        </w:numPr>
        <w:spacing w:before="240" w:after="240" w:line="276" w:lineRule="auto"/>
        <w:jc w:val="both"/>
        <w:rPr>
          <w:ins w:id="2269" w:author="HUGO SAMUEL DE LIMA OLIVEIRA" w:date="2025-08-08T17:08:00Z"/>
          <w:rFonts w:ascii="Times New Roman" w:eastAsia="Times New Roman" w:hAnsi="Times New Roman" w:cs="Times New Roman"/>
        </w:rPr>
      </w:pPr>
      <w:ins w:id="2270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702097AE" w14:textId="77777777" w:rsidR="00C5739E" w:rsidRPr="00C5739E" w:rsidRDefault="00C5739E" w:rsidP="00C5739E">
      <w:pPr>
        <w:numPr>
          <w:ilvl w:val="0"/>
          <w:numId w:val="43"/>
        </w:numPr>
        <w:spacing w:before="240" w:after="240" w:line="276" w:lineRule="auto"/>
        <w:jc w:val="both"/>
        <w:rPr>
          <w:ins w:id="2271" w:author="HUGO SAMUEL DE LIMA OLIVEIRA" w:date="2025-08-08T17:08:00Z"/>
          <w:rFonts w:ascii="Times New Roman" w:eastAsia="Times New Roman" w:hAnsi="Times New Roman" w:cs="Times New Roman"/>
        </w:rPr>
      </w:pPr>
      <w:ins w:id="2272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2D67E4F9" w14:textId="77777777" w:rsidR="00C5739E" w:rsidRPr="00C5739E" w:rsidRDefault="00C5739E" w:rsidP="00C5739E">
      <w:pPr>
        <w:numPr>
          <w:ilvl w:val="1"/>
          <w:numId w:val="43"/>
        </w:numPr>
        <w:spacing w:before="240" w:after="240" w:line="276" w:lineRule="auto"/>
        <w:jc w:val="both"/>
        <w:rPr>
          <w:ins w:id="2273" w:author="HUGO SAMUEL DE LIMA OLIVEIRA" w:date="2025-08-08T17:08:00Z"/>
          <w:rFonts w:ascii="Times New Roman" w:eastAsia="Times New Roman" w:hAnsi="Times New Roman" w:cs="Times New Roman"/>
        </w:rPr>
      </w:pPr>
      <w:ins w:id="2274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05C7FA8E" w14:textId="77777777" w:rsidR="00C5739E" w:rsidRPr="00C5739E" w:rsidRDefault="00C5739E" w:rsidP="00C5739E">
      <w:pPr>
        <w:numPr>
          <w:ilvl w:val="0"/>
          <w:numId w:val="43"/>
        </w:numPr>
        <w:spacing w:before="240" w:after="240" w:line="276" w:lineRule="auto"/>
        <w:jc w:val="both"/>
        <w:rPr>
          <w:ins w:id="2275" w:author="HUGO SAMUEL DE LIMA OLIVEIRA" w:date="2025-08-08T17:08:00Z"/>
          <w:rFonts w:ascii="Times New Roman" w:eastAsia="Times New Roman" w:hAnsi="Times New Roman" w:cs="Times New Roman"/>
        </w:rPr>
      </w:pPr>
      <w:ins w:id="2276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63E3C1BF" w14:textId="77777777" w:rsidR="00C5739E" w:rsidRPr="00C5739E" w:rsidRDefault="00C5739E" w:rsidP="00C5739E">
      <w:pPr>
        <w:numPr>
          <w:ilvl w:val="1"/>
          <w:numId w:val="44"/>
        </w:numPr>
        <w:spacing w:before="240" w:after="240" w:line="276" w:lineRule="auto"/>
        <w:jc w:val="both"/>
        <w:rPr>
          <w:ins w:id="2277" w:author="HUGO SAMUEL DE LIMA OLIVEIRA" w:date="2025-08-08T17:08:00Z"/>
          <w:rFonts w:ascii="Times New Roman" w:eastAsia="Times New Roman" w:hAnsi="Times New Roman" w:cs="Times New Roman"/>
        </w:rPr>
      </w:pPr>
      <w:ins w:id="2278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seleciona a opção para acessar a área de registro e análise.</w:t>
        </w:r>
      </w:ins>
    </w:p>
    <w:p w14:paraId="338CA403" w14:textId="77777777" w:rsidR="00C5739E" w:rsidRPr="00C5739E" w:rsidRDefault="00C5739E" w:rsidP="00C5739E">
      <w:pPr>
        <w:numPr>
          <w:ilvl w:val="1"/>
          <w:numId w:val="44"/>
        </w:numPr>
        <w:spacing w:before="240" w:after="240" w:line="276" w:lineRule="auto"/>
        <w:jc w:val="both"/>
        <w:rPr>
          <w:ins w:id="2279" w:author="HUGO SAMUEL DE LIMA OLIVEIRA" w:date="2025-08-08T17:08:00Z"/>
          <w:rFonts w:ascii="Times New Roman" w:eastAsia="Times New Roman" w:hAnsi="Times New Roman" w:cs="Times New Roman"/>
        </w:rPr>
      </w:pPr>
      <w:ins w:id="2280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exibe a tela principal desta funcionalidade, que serve como ponto de partida para outras ações.</w:t>
        </w:r>
      </w:ins>
    </w:p>
    <w:p w14:paraId="357CE8F2" w14:textId="77777777" w:rsidR="00C5739E" w:rsidRPr="00C5739E" w:rsidRDefault="00C5739E" w:rsidP="00C5739E">
      <w:pPr>
        <w:numPr>
          <w:ilvl w:val="0"/>
          <w:numId w:val="43"/>
        </w:numPr>
        <w:spacing w:before="240" w:after="240" w:line="276" w:lineRule="auto"/>
        <w:jc w:val="both"/>
        <w:rPr>
          <w:ins w:id="2281" w:author="HUGO SAMUEL DE LIMA OLIVEIRA" w:date="2025-08-08T17:08:00Z"/>
          <w:rFonts w:ascii="Times New Roman" w:eastAsia="Times New Roman" w:hAnsi="Times New Roman" w:cs="Times New Roman"/>
        </w:rPr>
      </w:pPr>
      <w:ins w:id="2282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14016E4C" w14:textId="77777777" w:rsidR="00C5739E" w:rsidRPr="00C5739E" w:rsidRDefault="00C5739E" w:rsidP="00C5739E">
      <w:pPr>
        <w:numPr>
          <w:ilvl w:val="1"/>
          <w:numId w:val="43"/>
        </w:numPr>
        <w:spacing w:before="240" w:after="240" w:line="276" w:lineRule="auto"/>
        <w:jc w:val="both"/>
        <w:rPr>
          <w:ins w:id="2283" w:author="HUGO SAMUEL DE LIMA OLIVEIRA" w:date="2025-08-08T17:08:00Z"/>
          <w:rFonts w:ascii="Times New Roman" w:eastAsia="Times New Roman" w:hAnsi="Times New Roman" w:cs="Times New Roman"/>
        </w:rPr>
      </w:pPr>
      <w:ins w:id="2284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A tela de registro e análise é exibida, pronta para a interação do usuário.</w:t>
        </w:r>
      </w:ins>
    </w:p>
    <w:p w14:paraId="15F1200B" w14:textId="7EF2674B" w:rsidR="00C5739E" w:rsidRPr="00C5739E" w:rsidRDefault="00C5739E" w:rsidP="00C5739E">
      <w:pPr>
        <w:spacing w:before="240" w:after="240" w:line="276" w:lineRule="auto"/>
        <w:jc w:val="both"/>
        <w:rPr>
          <w:ins w:id="2285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286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4.</w:t>
        </w:r>
      </w:ins>
      <w:ins w:id="2287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Visualizar Progresso</w:t>
        </w:r>
      </w:ins>
    </w:p>
    <w:p w14:paraId="5E6715F1" w14:textId="77777777" w:rsidR="00C5739E" w:rsidRPr="00C5739E" w:rsidRDefault="00C5739E" w:rsidP="00C5739E">
      <w:pPr>
        <w:numPr>
          <w:ilvl w:val="0"/>
          <w:numId w:val="45"/>
        </w:numPr>
        <w:spacing w:before="240" w:after="240" w:line="276" w:lineRule="auto"/>
        <w:jc w:val="both"/>
        <w:rPr>
          <w:ins w:id="2288" w:author="HUGO SAMUEL DE LIMA OLIVEIRA" w:date="2025-08-08T17:08:00Z"/>
          <w:rFonts w:ascii="Times New Roman" w:eastAsia="Times New Roman" w:hAnsi="Times New Roman" w:cs="Times New Roman"/>
        </w:rPr>
      </w:pPr>
      <w:ins w:id="2289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33C1B77C" w14:textId="77777777" w:rsidR="00C5739E" w:rsidRPr="00C5739E" w:rsidRDefault="00C5739E" w:rsidP="00C5739E">
      <w:pPr>
        <w:numPr>
          <w:ilvl w:val="0"/>
          <w:numId w:val="45"/>
        </w:numPr>
        <w:spacing w:before="240" w:after="240" w:line="276" w:lineRule="auto"/>
        <w:jc w:val="both"/>
        <w:rPr>
          <w:ins w:id="2290" w:author="HUGO SAMUEL DE LIMA OLIVEIRA" w:date="2025-08-08T17:08:00Z"/>
          <w:rFonts w:ascii="Times New Roman" w:eastAsia="Times New Roman" w:hAnsi="Times New Roman" w:cs="Times New Roman"/>
        </w:rPr>
      </w:pPr>
      <w:ins w:id="2291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29A8F055" w14:textId="77777777" w:rsidR="00C5739E" w:rsidRPr="00C5739E" w:rsidRDefault="00C5739E" w:rsidP="00C5739E">
      <w:pPr>
        <w:numPr>
          <w:ilvl w:val="1"/>
          <w:numId w:val="45"/>
        </w:numPr>
        <w:spacing w:before="240" w:after="240" w:line="276" w:lineRule="auto"/>
        <w:jc w:val="both"/>
        <w:rPr>
          <w:ins w:id="2292" w:author="HUGO SAMUEL DE LIMA OLIVEIRA" w:date="2025-08-08T17:08:00Z"/>
          <w:rFonts w:ascii="Times New Roman" w:eastAsia="Times New Roman" w:hAnsi="Times New Roman" w:cs="Times New Roman"/>
        </w:rPr>
      </w:pPr>
      <w:ins w:id="2293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5118B004" w14:textId="77777777" w:rsidR="00C5739E" w:rsidRPr="00C5739E" w:rsidRDefault="00C5739E" w:rsidP="00C5739E">
      <w:pPr>
        <w:numPr>
          <w:ilvl w:val="1"/>
          <w:numId w:val="45"/>
        </w:numPr>
        <w:spacing w:before="240" w:after="240" w:line="276" w:lineRule="auto"/>
        <w:jc w:val="both"/>
        <w:rPr>
          <w:ins w:id="2294" w:author="HUGO SAMUEL DE LIMA OLIVEIRA" w:date="2025-08-08T17:08:00Z"/>
          <w:rFonts w:ascii="Times New Roman" w:eastAsia="Times New Roman" w:hAnsi="Times New Roman" w:cs="Times New Roman"/>
        </w:rPr>
      </w:pPr>
      <w:ins w:id="2295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Deve haver pelo menos um registro salvo no histórico do usuário.</w:t>
        </w:r>
      </w:ins>
    </w:p>
    <w:p w14:paraId="3B2559B4" w14:textId="77777777" w:rsidR="00C5739E" w:rsidRPr="00C5739E" w:rsidRDefault="00C5739E" w:rsidP="00C5739E">
      <w:pPr>
        <w:numPr>
          <w:ilvl w:val="0"/>
          <w:numId w:val="45"/>
        </w:numPr>
        <w:spacing w:before="240" w:after="240" w:line="276" w:lineRule="auto"/>
        <w:jc w:val="both"/>
        <w:rPr>
          <w:ins w:id="2296" w:author="HUGO SAMUEL DE LIMA OLIVEIRA" w:date="2025-08-08T17:08:00Z"/>
          <w:rFonts w:ascii="Times New Roman" w:eastAsia="Times New Roman" w:hAnsi="Times New Roman" w:cs="Times New Roman"/>
        </w:rPr>
      </w:pPr>
      <w:ins w:id="2297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22EF1679" w14:textId="77777777" w:rsidR="00C5739E" w:rsidRPr="00C5739E" w:rsidRDefault="00C5739E" w:rsidP="00C5739E">
      <w:pPr>
        <w:numPr>
          <w:ilvl w:val="1"/>
          <w:numId w:val="46"/>
        </w:numPr>
        <w:spacing w:before="240" w:after="240" w:line="276" w:lineRule="auto"/>
        <w:jc w:val="both"/>
        <w:rPr>
          <w:ins w:id="2298" w:author="HUGO SAMUEL DE LIMA OLIVEIRA" w:date="2025-08-08T17:08:00Z"/>
          <w:rFonts w:ascii="Times New Roman" w:eastAsia="Times New Roman" w:hAnsi="Times New Roman" w:cs="Times New Roman"/>
        </w:rPr>
      </w:pPr>
      <w:ins w:id="2299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lastRenderedPageBreak/>
          <w:t>O usuário seleciona a opção para visualizar seu progresso.</w:t>
        </w:r>
      </w:ins>
    </w:p>
    <w:p w14:paraId="493DEFC1" w14:textId="77777777" w:rsidR="00C5739E" w:rsidRPr="00C5739E" w:rsidRDefault="00C5739E" w:rsidP="00C5739E">
      <w:pPr>
        <w:numPr>
          <w:ilvl w:val="1"/>
          <w:numId w:val="46"/>
        </w:numPr>
        <w:spacing w:before="240" w:after="240" w:line="276" w:lineRule="auto"/>
        <w:jc w:val="both"/>
        <w:rPr>
          <w:ins w:id="2300" w:author="HUGO SAMUEL DE LIMA OLIVEIRA" w:date="2025-08-08T17:08:00Z"/>
          <w:rFonts w:ascii="Times New Roman" w:eastAsia="Times New Roman" w:hAnsi="Times New Roman" w:cs="Times New Roman"/>
        </w:rPr>
      </w:pPr>
      <w:ins w:id="2301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recupera e exibe o histórico de registros do usuário (</w:t>
        </w:r>
        <w:proofErr w:type="spellStart"/>
        <w:r w:rsidRPr="00C5739E">
          <w:rPr>
            <w:rFonts w:ascii="Times New Roman" w:eastAsia="Times New Roman" w:hAnsi="Times New Roman" w:cs="Times New Roman"/>
          </w:rPr>
          <w:t>ex</w:t>
        </w:r>
        <w:proofErr w:type="spellEnd"/>
        <w:r w:rsidRPr="00C5739E">
          <w:rPr>
            <w:rFonts w:ascii="Times New Roman" w:eastAsia="Times New Roman" w:hAnsi="Times New Roman" w:cs="Times New Roman"/>
          </w:rPr>
          <w:t>: em um gráfico).</w:t>
        </w:r>
      </w:ins>
    </w:p>
    <w:p w14:paraId="6823AA1C" w14:textId="77777777" w:rsidR="00C5739E" w:rsidRPr="00C5739E" w:rsidRDefault="00C5739E" w:rsidP="00C5739E">
      <w:pPr>
        <w:numPr>
          <w:ilvl w:val="0"/>
          <w:numId w:val="45"/>
        </w:numPr>
        <w:spacing w:before="240" w:after="240" w:line="276" w:lineRule="auto"/>
        <w:jc w:val="both"/>
        <w:rPr>
          <w:ins w:id="2302" w:author="HUGO SAMUEL DE LIMA OLIVEIRA" w:date="2025-08-08T17:08:00Z"/>
          <w:rFonts w:ascii="Times New Roman" w:eastAsia="Times New Roman" w:hAnsi="Times New Roman" w:cs="Times New Roman"/>
        </w:rPr>
      </w:pPr>
      <w:ins w:id="2303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3B41DCB3" w14:textId="77777777" w:rsidR="00C5739E" w:rsidRPr="00C5739E" w:rsidRDefault="00C5739E" w:rsidP="00C5739E">
      <w:pPr>
        <w:numPr>
          <w:ilvl w:val="1"/>
          <w:numId w:val="45"/>
        </w:numPr>
        <w:spacing w:before="240" w:after="240" w:line="276" w:lineRule="auto"/>
        <w:jc w:val="both"/>
        <w:rPr>
          <w:ins w:id="2304" w:author="HUGO SAMUEL DE LIMA OLIVEIRA" w:date="2025-08-08T17:08:00Z"/>
          <w:rFonts w:ascii="Times New Roman" w:eastAsia="Times New Roman" w:hAnsi="Times New Roman" w:cs="Times New Roman"/>
        </w:rPr>
      </w:pPr>
      <w:ins w:id="2305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Os dados de progresso do usuário são exibidos na tela.</w:t>
        </w:r>
      </w:ins>
    </w:p>
    <w:p w14:paraId="68BC8169" w14:textId="51FE7605" w:rsidR="00C5739E" w:rsidRPr="00C5739E" w:rsidRDefault="00C5739E" w:rsidP="00C5739E">
      <w:pPr>
        <w:spacing w:before="240" w:after="240" w:line="276" w:lineRule="auto"/>
        <w:jc w:val="both"/>
        <w:rPr>
          <w:ins w:id="2306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307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5.</w:t>
        </w:r>
      </w:ins>
      <w:ins w:id="2308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Acessar Opção Equipamentos</w:t>
        </w:r>
      </w:ins>
    </w:p>
    <w:p w14:paraId="22BD96CD" w14:textId="77777777" w:rsidR="00C5739E" w:rsidRPr="00C5739E" w:rsidRDefault="00C5739E" w:rsidP="00C5739E">
      <w:pPr>
        <w:numPr>
          <w:ilvl w:val="0"/>
          <w:numId w:val="47"/>
        </w:numPr>
        <w:spacing w:before="240" w:after="240" w:line="276" w:lineRule="auto"/>
        <w:jc w:val="both"/>
        <w:rPr>
          <w:ins w:id="2309" w:author="HUGO SAMUEL DE LIMA OLIVEIRA" w:date="2025-08-08T17:08:00Z"/>
          <w:rFonts w:ascii="Times New Roman" w:eastAsia="Times New Roman" w:hAnsi="Times New Roman" w:cs="Times New Roman"/>
        </w:rPr>
      </w:pPr>
      <w:ins w:id="2310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5E4F0166" w14:textId="77777777" w:rsidR="00C5739E" w:rsidRPr="00C5739E" w:rsidRDefault="00C5739E" w:rsidP="00C5739E">
      <w:pPr>
        <w:numPr>
          <w:ilvl w:val="0"/>
          <w:numId w:val="47"/>
        </w:numPr>
        <w:spacing w:before="240" w:after="240" w:line="276" w:lineRule="auto"/>
        <w:jc w:val="both"/>
        <w:rPr>
          <w:ins w:id="2311" w:author="HUGO SAMUEL DE LIMA OLIVEIRA" w:date="2025-08-08T17:08:00Z"/>
          <w:rFonts w:ascii="Times New Roman" w:eastAsia="Times New Roman" w:hAnsi="Times New Roman" w:cs="Times New Roman"/>
        </w:rPr>
      </w:pPr>
      <w:ins w:id="2312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17F59879" w14:textId="77777777" w:rsidR="00C5739E" w:rsidRPr="00C5739E" w:rsidRDefault="00C5739E" w:rsidP="00C5739E">
      <w:pPr>
        <w:numPr>
          <w:ilvl w:val="1"/>
          <w:numId w:val="47"/>
        </w:numPr>
        <w:spacing w:before="240" w:after="240" w:line="276" w:lineRule="auto"/>
        <w:jc w:val="both"/>
        <w:rPr>
          <w:ins w:id="2313" w:author="HUGO SAMUEL DE LIMA OLIVEIRA" w:date="2025-08-08T17:08:00Z"/>
          <w:rFonts w:ascii="Times New Roman" w:eastAsia="Times New Roman" w:hAnsi="Times New Roman" w:cs="Times New Roman"/>
        </w:rPr>
      </w:pPr>
      <w:ins w:id="2314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deve estar na tela do caso de uso Acessar Registro e Análise de Dados.</w:t>
        </w:r>
      </w:ins>
    </w:p>
    <w:p w14:paraId="43E71B72" w14:textId="77777777" w:rsidR="00C5739E" w:rsidRPr="00C5739E" w:rsidRDefault="00C5739E" w:rsidP="00C5739E">
      <w:pPr>
        <w:numPr>
          <w:ilvl w:val="0"/>
          <w:numId w:val="47"/>
        </w:numPr>
        <w:spacing w:before="240" w:after="240" w:line="276" w:lineRule="auto"/>
        <w:jc w:val="both"/>
        <w:rPr>
          <w:ins w:id="2315" w:author="HUGO SAMUEL DE LIMA OLIVEIRA" w:date="2025-08-08T17:08:00Z"/>
          <w:rFonts w:ascii="Times New Roman" w:eastAsia="Times New Roman" w:hAnsi="Times New Roman" w:cs="Times New Roman"/>
        </w:rPr>
      </w:pPr>
      <w:ins w:id="2316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1414B4D1" w14:textId="77777777" w:rsidR="00C5739E" w:rsidRPr="00C5739E" w:rsidRDefault="00C5739E" w:rsidP="00C5739E">
      <w:pPr>
        <w:numPr>
          <w:ilvl w:val="1"/>
          <w:numId w:val="48"/>
        </w:numPr>
        <w:spacing w:before="240" w:after="240" w:line="276" w:lineRule="auto"/>
        <w:jc w:val="both"/>
        <w:rPr>
          <w:ins w:id="2317" w:author="HUGO SAMUEL DE LIMA OLIVEIRA" w:date="2025-08-08T17:08:00Z"/>
          <w:rFonts w:ascii="Times New Roman" w:eastAsia="Times New Roman" w:hAnsi="Times New Roman" w:cs="Times New Roman"/>
        </w:rPr>
      </w:pPr>
      <w:ins w:id="2318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Na tela de análise, o usuário seleciona a opção específica para gerenciar o progresso em "Equipamentos".</w:t>
        </w:r>
      </w:ins>
    </w:p>
    <w:p w14:paraId="79696594" w14:textId="77777777" w:rsidR="00C5739E" w:rsidRPr="00C5739E" w:rsidRDefault="00C5739E" w:rsidP="00C5739E">
      <w:pPr>
        <w:numPr>
          <w:ilvl w:val="1"/>
          <w:numId w:val="48"/>
        </w:numPr>
        <w:spacing w:before="240" w:after="240" w:line="276" w:lineRule="auto"/>
        <w:jc w:val="both"/>
        <w:rPr>
          <w:ins w:id="2319" w:author="HUGO SAMUEL DE LIMA OLIVEIRA" w:date="2025-08-08T17:08:00Z"/>
          <w:rFonts w:ascii="Times New Roman" w:eastAsia="Times New Roman" w:hAnsi="Times New Roman" w:cs="Times New Roman"/>
        </w:rPr>
      </w:pPr>
      <w:ins w:id="2320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exibe a interface de gerenciamento, oferecendo as opções de registro.</w:t>
        </w:r>
      </w:ins>
    </w:p>
    <w:p w14:paraId="5B6ACCAF" w14:textId="77777777" w:rsidR="00C5739E" w:rsidRPr="00C5739E" w:rsidRDefault="00C5739E" w:rsidP="00C5739E">
      <w:pPr>
        <w:numPr>
          <w:ilvl w:val="0"/>
          <w:numId w:val="47"/>
        </w:numPr>
        <w:spacing w:before="240" w:after="240" w:line="276" w:lineRule="auto"/>
        <w:jc w:val="both"/>
        <w:rPr>
          <w:ins w:id="2321" w:author="HUGO SAMUEL DE LIMA OLIVEIRA" w:date="2025-08-08T17:08:00Z"/>
          <w:rFonts w:ascii="Times New Roman" w:eastAsia="Times New Roman" w:hAnsi="Times New Roman" w:cs="Times New Roman"/>
        </w:rPr>
      </w:pPr>
      <w:ins w:id="2322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2B3B4166" w14:textId="77777777" w:rsidR="00C5739E" w:rsidRPr="00C5739E" w:rsidRDefault="00C5739E" w:rsidP="00C5739E">
      <w:pPr>
        <w:numPr>
          <w:ilvl w:val="1"/>
          <w:numId w:val="47"/>
        </w:numPr>
        <w:spacing w:before="240" w:after="240" w:line="276" w:lineRule="auto"/>
        <w:jc w:val="both"/>
        <w:rPr>
          <w:ins w:id="2323" w:author="HUGO SAMUEL DE LIMA OLIVEIRA" w:date="2025-08-08T17:08:00Z"/>
          <w:rFonts w:ascii="Times New Roman" w:eastAsia="Times New Roman" w:hAnsi="Times New Roman" w:cs="Times New Roman"/>
        </w:rPr>
      </w:pPr>
      <w:ins w:id="2324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tem acesso às opções para Registrar Dados Manualmente ou Inserir Imagem do Painel/Balança.</w:t>
        </w:r>
      </w:ins>
    </w:p>
    <w:p w14:paraId="1B48A825" w14:textId="77777777" w:rsidR="00C5739E" w:rsidRPr="00C5739E" w:rsidRDefault="00C5739E" w:rsidP="00C5739E">
      <w:pPr>
        <w:numPr>
          <w:ilvl w:val="0"/>
          <w:numId w:val="47"/>
        </w:numPr>
        <w:spacing w:before="240" w:after="240" w:line="276" w:lineRule="auto"/>
        <w:jc w:val="both"/>
        <w:rPr>
          <w:ins w:id="2325" w:author="HUGO SAMUEL DE LIMA OLIVEIRA" w:date="2025-08-08T17:08:00Z"/>
          <w:rFonts w:ascii="Times New Roman" w:eastAsia="Times New Roman" w:hAnsi="Times New Roman" w:cs="Times New Roman"/>
        </w:rPr>
      </w:pPr>
      <w:ins w:id="2326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C5739E">
          <w:rPr>
            <w:rFonts w:ascii="Times New Roman" w:eastAsia="Times New Roman" w:hAnsi="Times New Roman" w:cs="Times New Roman"/>
          </w:rPr>
          <w:t xml:space="preserve"> Este caso de uso </w:t>
        </w:r>
        <w:r w:rsidRPr="00C5739E">
          <w:rPr>
            <w:rFonts w:ascii="Times New Roman" w:eastAsia="Times New Roman" w:hAnsi="Times New Roman" w:cs="Times New Roman"/>
            <w:b/>
            <w:bCs/>
          </w:rPr>
          <w:t>estende</w:t>
        </w:r>
        <w:r w:rsidRPr="00C5739E">
          <w:rPr>
            <w:rFonts w:ascii="Times New Roman" w:eastAsia="Times New Roman" w:hAnsi="Times New Roman" w:cs="Times New Roman"/>
          </w:rPr>
          <w:t xml:space="preserve"> Acessar Registro e Análise de Dados, sendo uma funcionalidade opcional que parte dele.</w:t>
        </w:r>
      </w:ins>
    </w:p>
    <w:p w14:paraId="4D674EDC" w14:textId="075CCC4C" w:rsidR="00C5739E" w:rsidRPr="00C5739E" w:rsidRDefault="00C5739E" w:rsidP="00C5739E">
      <w:pPr>
        <w:spacing w:before="240" w:after="240" w:line="276" w:lineRule="auto"/>
        <w:jc w:val="both"/>
        <w:rPr>
          <w:ins w:id="2327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328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6.</w:t>
        </w:r>
      </w:ins>
      <w:ins w:id="2329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Registrar Dados Manualmente</w:t>
        </w:r>
      </w:ins>
    </w:p>
    <w:p w14:paraId="0F492956" w14:textId="77777777" w:rsidR="00C5739E" w:rsidRPr="00C5739E" w:rsidRDefault="00C5739E" w:rsidP="00C5739E">
      <w:pPr>
        <w:numPr>
          <w:ilvl w:val="0"/>
          <w:numId w:val="49"/>
        </w:numPr>
        <w:spacing w:before="240" w:after="240" w:line="276" w:lineRule="auto"/>
        <w:jc w:val="both"/>
        <w:rPr>
          <w:ins w:id="2330" w:author="HUGO SAMUEL DE LIMA OLIVEIRA" w:date="2025-08-08T17:08:00Z"/>
          <w:rFonts w:ascii="Times New Roman" w:eastAsia="Times New Roman" w:hAnsi="Times New Roman" w:cs="Times New Roman"/>
        </w:rPr>
      </w:pPr>
      <w:ins w:id="2331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04C392CD" w14:textId="77777777" w:rsidR="00C5739E" w:rsidRPr="00C5739E" w:rsidRDefault="00C5739E" w:rsidP="00C5739E">
      <w:pPr>
        <w:numPr>
          <w:ilvl w:val="0"/>
          <w:numId w:val="49"/>
        </w:numPr>
        <w:spacing w:before="240" w:after="240" w:line="276" w:lineRule="auto"/>
        <w:jc w:val="both"/>
        <w:rPr>
          <w:ins w:id="2332" w:author="HUGO SAMUEL DE LIMA OLIVEIRA" w:date="2025-08-08T17:08:00Z"/>
          <w:rFonts w:ascii="Times New Roman" w:eastAsia="Times New Roman" w:hAnsi="Times New Roman" w:cs="Times New Roman"/>
        </w:rPr>
      </w:pPr>
      <w:ins w:id="2333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5DE36BAF" w14:textId="77777777" w:rsidR="00C5739E" w:rsidRPr="00C5739E" w:rsidRDefault="00C5739E" w:rsidP="00C5739E">
      <w:pPr>
        <w:numPr>
          <w:ilvl w:val="1"/>
          <w:numId w:val="49"/>
        </w:numPr>
        <w:spacing w:before="240" w:after="240" w:line="276" w:lineRule="auto"/>
        <w:jc w:val="both"/>
        <w:rPr>
          <w:ins w:id="2334" w:author="HUGO SAMUEL DE LIMA OLIVEIRA" w:date="2025-08-08T17:08:00Z"/>
          <w:rFonts w:ascii="Times New Roman" w:eastAsia="Times New Roman" w:hAnsi="Times New Roman" w:cs="Times New Roman"/>
        </w:rPr>
      </w:pPr>
      <w:ins w:id="2335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deve ter executado o caso de uso Acessar Opção Equipamentos.</w:t>
        </w:r>
      </w:ins>
    </w:p>
    <w:p w14:paraId="78A6EEAA" w14:textId="77777777" w:rsidR="00C5739E" w:rsidRPr="00C5739E" w:rsidRDefault="00C5739E" w:rsidP="00C5739E">
      <w:pPr>
        <w:numPr>
          <w:ilvl w:val="0"/>
          <w:numId w:val="49"/>
        </w:numPr>
        <w:spacing w:before="240" w:after="240" w:line="276" w:lineRule="auto"/>
        <w:jc w:val="both"/>
        <w:rPr>
          <w:ins w:id="2336" w:author="HUGO SAMUEL DE LIMA OLIVEIRA" w:date="2025-08-08T17:08:00Z"/>
          <w:rFonts w:ascii="Times New Roman" w:eastAsia="Times New Roman" w:hAnsi="Times New Roman" w:cs="Times New Roman"/>
        </w:rPr>
      </w:pPr>
      <w:ins w:id="2337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371EE4A6" w14:textId="77777777" w:rsidR="00C5739E" w:rsidRPr="00C5739E" w:rsidRDefault="00C5739E" w:rsidP="00C5739E">
      <w:pPr>
        <w:numPr>
          <w:ilvl w:val="1"/>
          <w:numId w:val="50"/>
        </w:numPr>
        <w:spacing w:before="240" w:after="240" w:line="276" w:lineRule="auto"/>
        <w:jc w:val="both"/>
        <w:rPr>
          <w:ins w:id="2338" w:author="HUGO SAMUEL DE LIMA OLIVEIRA" w:date="2025-08-08T17:08:00Z"/>
          <w:rFonts w:ascii="Times New Roman" w:eastAsia="Times New Roman" w:hAnsi="Times New Roman" w:cs="Times New Roman"/>
        </w:rPr>
      </w:pPr>
      <w:ins w:id="2339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seleciona a opção para registrar os dados manualmente.</w:t>
        </w:r>
      </w:ins>
    </w:p>
    <w:p w14:paraId="37367591" w14:textId="77777777" w:rsidR="00C5739E" w:rsidRPr="00C5739E" w:rsidRDefault="00C5739E" w:rsidP="00C5739E">
      <w:pPr>
        <w:numPr>
          <w:ilvl w:val="1"/>
          <w:numId w:val="50"/>
        </w:numPr>
        <w:spacing w:before="240" w:after="240" w:line="276" w:lineRule="auto"/>
        <w:jc w:val="both"/>
        <w:rPr>
          <w:ins w:id="2340" w:author="HUGO SAMUEL DE LIMA OLIVEIRA" w:date="2025-08-08T17:08:00Z"/>
          <w:rFonts w:ascii="Times New Roman" w:eastAsia="Times New Roman" w:hAnsi="Times New Roman" w:cs="Times New Roman"/>
        </w:rPr>
      </w:pPr>
      <w:ins w:id="2341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apresenta os campos necessários para a inserção dos dados (</w:t>
        </w:r>
        <w:proofErr w:type="spellStart"/>
        <w:r w:rsidRPr="00C5739E">
          <w:rPr>
            <w:rFonts w:ascii="Times New Roman" w:eastAsia="Times New Roman" w:hAnsi="Times New Roman" w:cs="Times New Roman"/>
          </w:rPr>
          <w:t>ex</w:t>
        </w:r>
        <w:proofErr w:type="spellEnd"/>
        <w:r w:rsidRPr="00C5739E">
          <w:rPr>
            <w:rFonts w:ascii="Times New Roman" w:eastAsia="Times New Roman" w:hAnsi="Times New Roman" w:cs="Times New Roman"/>
          </w:rPr>
          <w:t>: nome do equipamento, peso, repetições).</w:t>
        </w:r>
      </w:ins>
    </w:p>
    <w:p w14:paraId="3F491D88" w14:textId="77777777" w:rsidR="00C5739E" w:rsidRPr="00C5739E" w:rsidRDefault="00C5739E" w:rsidP="00C5739E">
      <w:pPr>
        <w:numPr>
          <w:ilvl w:val="1"/>
          <w:numId w:val="50"/>
        </w:numPr>
        <w:spacing w:before="240" w:after="240" w:line="276" w:lineRule="auto"/>
        <w:jc w:val="both"/>
        <w:rPr>
          <w:ins w:id="2342" w:author="HUGO SAMUEL DE LIMA OLIVEIRA" w:date="2025-08-08T17:08:00Z"/>
          <w:rFonts w:ascii="Times New Roman" w:eastAsia="Times New Roman" w:hAnsi="Times New Roman" w:cs="Times New Roman"/>
        </w:rPr>
      </w:pPr>
      <w:ins w:id="2343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digita os valores e aciona a opção para salvar.</w:t>
        </w:r>
      </w:ins>
    </w:p>
    <w:p w14:paraId="72FECCC9" w14:textId="77777777" w:rsidR="00C5739E" w:rsidRPr="00C5739E" w:rsidRDefault="00C5739E" w:rsidP="00C5739E">
      <w:pPr>
        <w:numPr>
          <w:ilvl w:val="1"/>
          <w:numId w:val="50"/>
        </w:numPr>
        <w:spacing w:before="240" w:after="240" w:line="276" w:lineRule="auto"/>
        <w:jc w:val="both"/>
        <w:rPr>
          <w:ins w:id="2344" w:author="HUGO SAMUEL DE LIMA OLIVEIRA" w:date="2025-08-08T17:08:00Z"/>
          <w:rFonts w:ascii="Times New Roman" w:eastAsia="Times New Roman" w:hAnsi="Times New Roman" w:cs="Times New Roman"/>
        </w:rPr>
      </w:pPr>
      <w:ins w:id="2345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lastRenderedPageBreak/>
          <w:t>O fluxo do caso de uso Adicionar Registro é iniciado diretamente.</w:t>
        </w:r>
      </w:ins>
    </w:p>
    <w:p w14:paraId="340327D1" w14:textId="77777777" w:rsidR="00C5739E" w:rsidRPr="00C5739E" w:rsidRDefault="00C5739E" w:rsidP="00C5739E">
      <w:pPr>
        <w:numPr>
          <w:ilvl w:val="0"/>
          <w:numId w:val="49"/>
        </w:numPr>
        <w:spacing w:before="240" w:after="240" w:line="276" w:lineRule="auto"/>
        <w:jc w:val="both"/>
        <w:rPr>
          <w:ins w:id="2346" w:author="HUGO SAMUEL DE LIMA OLIVEIRA" w:date="2025-08-08T17:08:00Z"/>
          <w:rFonts w:ascii="Times New Roman" w:eastAsia="Times New Roman" w:hAnsi="Times New Roman" w:cs="Times New Roman"/>
        </w:rPr>
      </w:pPr>
      <w:ins w:id="2347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781B4CDF" w14:textId="77777777" w:rsidR="00C5739E" w:rsidRPr="00C5739E" w:rsidRDefault="00C5739E" w:rsidP="00C5739E">
      <w:pPr>
        <w:numPr>
          <w:ilvl w:val="1"/>
          <w:numId w:val="49"/>
        </w:numPr>
        <w:spacing w:before="240" w:after="240" w:line="276" w:lineRule="auto"/>
        <w:jc w:val="both"/>
        <w:rPr>
          <w:ins w:id="2348" w:author="HUGO SAMUEL DE LIMA OLIVEIRA" w:date="2025-08-08T17:08:00Z"/>
          <w:rFonts w:ascii="Times New Roman" w:eastAsia="Times New Roman" w:hAnsi="Times New Roman" w:cs="Times New Roman"/>
        </w:rPr>
      </w:pPr>
      <w:ins w:id="2349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dado inserido manualmente é enviado diretamente para ser salvo no histórico.</w:t>
        </w:r>
      </w:ins>
    </w:p>
    <w:p w14:paraId="4A60FFF2" w14:textId="77777777" w:rsidR="00C5739E" w:rsidRPr="00C5739E" w:rsidRDefault="00C5739E" w:rsidP="00C5739E">
      <w:pPr>
        <w:numPr>
          <w:ilvl w:val="0"/>
          <w:numId w:val="49"/>
        </w:numPr>
        <w:spacing w:before="240" w:after="240" w:line="276" w:lineRule="auto"/>
        <w:jc w:val="both"/>
        <w:rPr>
          <w:ins w:id="2350" w:author="HUGO SAMUEL DE LIMA OLIVEIRA" w:date="2025-08-08T17:08:00Z"/>
          <w:rFonts w:ascii="Times New Roman" w:eastAsia="Times New Roman" w:hAnsi="Times New Roman" w:cs="Times New Roman"/>
        </w:rPr>
      </w:pPr>
      <w:ins w:id="2351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C5739E">
          <w:rPr>
            <w:rFonts w:ascii="Times New Roman" w:eastAsia="Times New Roman" w:hAnsi="Times New Roman" w:cs="Times New Roman"/>
          </w:rPr>
          <w:t xml:space="preserve"> Este caso de uso </w:t>
        </w:r>
        <w:r w:rsidRPr="00C5739E">
          <w:rPr>
            <w:rFonts w:ascii="Times New Roman" w:eastAsia="Times New Roman" w:hAnsi="Times New Roman" w:cs="Times New Roman"/>
            <w:b/>
            <w:bCs/>
          </w:rPr>
          <w:t>estende</w:t>
        </w:r>
        <w:r w:rsidRPr="00C5739E">
          <w:rPr>
            <w:rFonts w:ascii="Times New Roman" w:eastAsia="Times New Roman" w:hAnsi="Times New Roman" w:cs="Times New Roman"/>
          </w:rPr>
          <w:t xml:space="preserve"> Acessar Opção Equipamentos e representa um fluxo de "adição rápida", pulando a etapa de confirmação.</w:t>
        </w:r>
      </w:ins>
    </w:p>
    <w:p w14:paraId="0647C75A" w14:textId="2391AF0B" w:rsidR="00C5739E" w:rsidRPr="00C5739E" w:rsidRDefault="00C5739E" w:rsidP="00C5739E">
      <w:pPr>
        <w:spacing w:before="240" w:after="240" w:line="276" w:lineRule="auto"/>
        <w:jc w:val="both"/>
        <w:rPr>
          <w:ins w:id="2352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353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7.</w:t>
        </w:r>
      </w:ins>
      <w:ins w:id="2354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Inserir Imagem do Painel/Balança</w:t>
        </w:r>
      </w:ins>
    </w:p>
    <w:p w14:paraId="0AB77268" w14:textId="77777777" w:rsidR="00C5739E" w:rsidRPr="00C5739E" w:rsidRDefault="00C5739E" w:rsidP="00C5739E">
      <w:pPr>
        <w:numPr>
          <w:ilvl w:val="0"/>
          <w:numId w:val="51"/>
        </w:numPr>
        <w:spacing w:before="240" w:after="240" w:line="276" w:lineRule="auto"/>
        <w:jc w:val="both"/>
        <w:rPr>
          <w:ins w:id="2355" w:author="HUGO SAMUEL DE LIMA OLIVEIRA" w:date="2025-08-08T17:08:00Z"/>
          <w:rFonts w:ascii="Times New Roman" w:eastAsia="Times New Roman" w:hAnsi="Times New Roman" w:cs="Times New Roman"/>
        </w:rPr>
      </w:pPr>
      <w:ins w:id="2356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3AACC7CA" w14:textId="77777777" w:rsidR="00C5739E" w:rsidRPr="00C5739E" w:rsidRDefault="00C5739E" w:rsidP="00C5739E">
      <w:pPr>
        <w:numPr>
          <w:ilvl w:val="0"/>
          <w:numId w:val="51"/>
        </w:numPr>
        <w:spacing w:before="240" w:after="240" w:line="276" w:lineRule="auto"/>
        <w:jc w:val="both"/>
        <w:rPr>
          <w:ins w:id="2357" w:author="HUGO SAMUEL DE LIMA OLIVEIRA" w:date="2025-08-08T17:08:00Z"/>
          <w:rFonts w:ascii="Times New Roman" w:eastAsia="Times New Roman" w:hAnsi="Times New Roman" w:cs="Times New Roman"/>
        </w:rPr>
      </w:pPr>
      <w:ins w:id="2358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11795937" w14:textId="77777777" w:rsidR="00C5739E" w:rsidRPr="00C5739E" w:rsidRDefault="00C5739E" w:rsidP="00C5739E">
      <w:pPr>
        <w:numPr>
          <w:ilvl w:val="1"/>
          <w:numId w:val="51"/>
        </w:numPr>
        <w:spacing w:before="240" w:after="240" w:line="276" w:lineRule="auto"/>
        <w:jc w:val="both"/>
        <w:rPr>
          <w:ins w:id="2359" w:author="HUGO SAMUEL DE LIMA OLIVEIRA" w:date="2025-08-08T17:08:00Z"/>
          <w:rFonts w:ascii="Times New Roman" w:eastAsia="Times New Roman" w:hAnsi="Times New Roman" w:cs="Times New Roman"/>
        </w:rPr>
      </w:pPr>
      <w:ins w:id="2360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deve ter executado o caso de uso Acessar Opção Equipamentos.</w:t>
        </w:r>
      </w:ins>
    </w:p>
    <w:p w14:paraId="77605BBC" w14:textId="77777777" w:rsidR="00C5739E" w:rsidRPr="00C5739E" w:rsidRDefault="00C5739E" w:rsidP="00C5739E">
      <w:pPr>
        <w:numPr>
          <w:ilvl w:val="0"/>
          <w:numId w:val="51"/>
        </w:numPr>
        <w:spacing w:before="240" w:after="240" w:line="276" w:lineRule="auto"/>
        <w:jc w:val="both"/>
        <w:rPr>
          <w:ins w:id="2361" w:author="HUGO SAMUEL DE LIMA OLIVEIRA" w:date="2025-08-08T17:08:00Z"/>
          <w:rFonts w:ascii="Times New Roman" w:eastAsia="Times New Roman" w:hAnsi="Times New Roman" w:cs="Times New Roman"/>
        </w:rPr>
      </w:pPr>
      <w:ins w:id="2362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46AC2372" w14:textId="77777777" w:rsidR="00C5739E" w:rsidRPr="00C5739E" w:rsidRDefault="00C5739E" w:rsidP="00C5739E">
      <w:pPr>
        <w:numPr>
          <w:ilvl w:val="1"/>
          <w:numId w:val="52"/>
        </w:numPr>
        <w:spacing w:before="240" w:after="240" w:line="276" w:lineRule="auto"/>
        <w:jc w:val="both"/>
        <w:rPr>
          <w:ins w:id="2363" w:author="HUGO SAMUEL DE LIMA OLIVEIRA" w:date="2025-08-08T17:08:00Z"/>
          <w:rFonts w:ascii="Times New Roman" w:eastAsia="Times New Roman" w:hAnsi="Times New Roman" w:cs="Times New Roman"/>
        </w:rPr>
      </w:pPr>
      <w:ins w:id="2364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seleciona a opção para registrar a partir de uma imagem.</w:t>
        </w:r>
      </w:ins>
    </w:p>
    <w:p w14:paraId="54D8B8D6" w14:textId="77777777" w:rsidR="00C5739E" w:rsidRPr="00C5739E" w:rsidRDefault="00C5739E" w:rsidP="00C5739E">
      <w:pPr>
        <w:numPr>
          <w:ilvl w:val="1"/>
          <w:numId w:val="52"/>
        </w:numPr>
        <w:spacing w:before="240" w:after="240" w:line="276" w:lineRule="auto"/>
        <w:jc w:val="both"/>
        <w:rPr>
          <w:ins w:id="2365" w:author="HUGO SAMUEL DE LIMA OLIVEIRA" w:date="2025-08-08T17:08:00Z"/>
          <w:rFonts w:ascii="Times New Roman" w:eastAsia="Times New Roman" w:hAnsi="Times New Roman" w:cs="Times New Roman"/>
        </w:rPr>
      </w:pPr>
      <w:ins w:id="2366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aciona a câmera do dispositivo ou abre a galeria de fotos.</w:t>
        </w:r>
      </w:ins>
    </w:p>
    <w:p w14:paraId="1937BD37" w14:textId="77777777" w:rsidR="00C5739E" w:rsidRPr="00C5739E" w:rsidRDefault="00C5739E" w:rsidP="00C5739E">
      <w:pPr>
        <w:numPr>
          <w:ilvl w:val="1"/>
          <w:numId w:val="52"/>
        </w:numPr>
        <w:spacing w:before="240" w:after="240" w:line="276" w:lineRule="auto"/>
        <w:jc w:val="both"/>
        <w:rPr>
          <w:ins w:id="2367" w:author="HUGO SAMUEL DE LIMA OLIVEIRA" w:date="2025-08-08T17:08:00Z"/>
          <w:rFonts w:ascii="Times New Roman" w:eastAsia="Times New Roman" w:hAnsi="Times New Roman" w:cs="Times New Roman"/>
        </w:rPr>
      </w:pPr>
      <w:ins w:id="2368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tira ou seleciona uma foto do painel do equipamento.</w:t>
        </w:r>
      </w:ins>
    </w:p>
    <w:p w14:paraId="0A62A7CC" w14:textId="77777777" w:rsidR="00C5739E" w:rsidRPr="00C5739E" w:rsidRDefault="00C5739E" w:rsidP="00C5739E">
      <w:pPr>
        <w:numPr>
          <w:ilvl w:val="0"/>
          <w:numId w:val="51"/>
        </w:numPr>
        <w:spacing w:before="240" w:after="240" w:line="276" w:lineRule="auto"/>
        <w:jc w:val="both"/>
        <w:rPr>
          <w:ins w:id="2369" w:author="HUGO SAMUEL DE LIMA OLIVEIRA" w:date="2025-08-08T17:08:00Z"/>
          <w:rFonts w:ascii="Times New Roman" w:eastAsia="Times New Roman" w:hAnsi="Times New Roman" w:cs="Times New Roman"/>
        </w:rPr>
      </w:pPr>
      <w:ins w:id="2370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05CBF529" w14:textId="77777777" w:rsidR="00C5739E" w:rsidRPr="00C5739E" w:rsidRDefault="00C5739E" w:rsidP="00C5739E">
      <w:pPr>
        <w:numPr>
          <w:ilvl w:val="1"/>
          <w:numId w:val="51"/>
        </w:numPr>
        <w:spacing w:before="240" w:after="240" w:line="276" w:lineRule="auto"/>
        <w:jc w:val="both"/>
        <w:rPr>
          <w:ins w:id="2371" w:author="HUGO SAMUEL DE LIMA OLIVEIRA" w:date="2025-08-08T17:08:00Z"/>
          <w:rFonts w:ascii="Times New Roman" w:eastAsia="Times New Roman" w:hAnsi="Times New Roman" w:cs="Times New Roman"/>
        </w:rPr>
      </w:pPr>
      <w:ins w:id="2372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Uma imagem é carregada no sistema, pronta para a extração de dados.</w:t>
        </w:r>
      </w:ins>
    </w:p>
    <w:p w14:paraId="7C88D446" w14:textId="77777777" w:rsidR="00C5739E" w:rsidRPr="00C5739E" w:rsidRDefault="00C5739E" w:rsidP="00C5739E">
      <w:pPr>
        <w:numPr>
          <w:ilvl w:val="0"/>
          <w:numId w:val="51"/>
        </w:numPr>
        <w:spacing w:before="240" w:after="240" w:line="276" w:lineRule="auto"/>
        <w:jc w:val="both"/>
        <w:rPr>
          <w:ins w:id="2373" w:author="HUGO SAMUEL DE LIMA OLIVEIRA" w:date="2025-08-08T17:08:00Z"/>
          <w:rFonts w:ascii="Times New Roman" w:eastAsia="Times New Roman" w:hAnsi="Times New Roman" w:cs="Times New Roman"/>
        </w:rPr>
      </w:pPr>
      <w:ins w:id="2374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C5739E">
          <w:rPr>
            <w:rFonts w:ascii="Times New Roman" w:eastAsia="Times New Roman" w:hAnsi="Times New Roman" w:cs="Times New Roman"/>
          </w:rPr>
          <w:t xml:space="preserve"> Este caso de uso </w:t>
        </w:r>
        <w:r w:rsidRPr="00C5739E">
          <w:rPr>
            <w:rFonts w:ascii="Times New Roman" w:eastAsia="Times New Roman" w:hAnsi="Times New Roman" w:cs="Times New Roman"/>
            <w:b/>
            <w:bCs/>
          </w:rPr>
          <w:t>estende</w:t>
        </w:r>
        <w:r w:rsidRPr="00C5739E">
          <w:rPr>
            <w:rFonts w:ascii="Times New Roman" w:eastAsia="Times New Roman" w:hAnsi="Times New Roman" w:cs="Times New Roman"/>
          </w:rPr>
          <w:t xml:space="preserve"> Acessar Opção Equipamentos.</w:t>
        </w:r>
      </w:ins>
    </w:p>
    <w:p w14:paraId="28446BFB" w14:textId="36038D05" w:rsidR="00C5739E" w:rsidRPr="00C5739E" w:rsidRDefault="00C5739E" w:rsidP="00C5739E">
      <w:pPr>
        <w:spacing w:before="240" w:after="240" w:line="276" w:lineRule="auto"/>
        <w:jc w:val="both"/>
        <w:rPr>
          <w:ins w:id="2375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376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8.</w:t>
        </w:r>
      </w:ins>
      <w:ins w:id="2377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Extrair Dados da Imagem</w:t>
        </w:r>
      </w:ins>
    </w:p>
    <w:p w14:paraId="63EF3B0C" w14:textId="77777777" w:rsidR="00C5739E" w:rsidRPr="00C5739E" w:rsidRDefault="00C5739E" w:rsidP="00C5739E">
      <w:pPr>
        <w:numPr>
          <w:ilvl w:val="0"/>
          <w:numId w:val="53"/>
        </w:numPr>
        <w:spacing w:before="240" w:after="240" w:line="276" w:lineRule="auto"/>
        <w:jc w:val="both"/>
        <w:rPr>
          <w:ins w:id="2378" w:author="HUGO SAMUEL DE LIMA OLIVEIRA" w:date="2025-08-08T17:08:00Z"/>
          <w:rFonts w:ascii="Times New Roman" w:eastAsia="Times New Roman" w:hAnsi="Times New Roman" w:cs="Times New Roman"/>
        </w:rPr>
      </w:pPr>
      <w:ins w:id="2379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Usuário, Sistema.</w:t>
        </w:r>
      </w:ins>
    </w:p>
    <w:p w14:paraId="6BB92468" w14:textId="77777777" w:rsidR="00C5739E" w:rsidRPr="00C5739E" w:rsidRDefault="00C5739E" w:rsidP="00C5739E">
      <w:pPr>
        <w:numPr>
          <w:ilvl w:val="0"/>
          <w:numId w:val="53"/>
        </w:numPr>
        <w:spacing w:before="240" w:after="240" w:line="276" w:lineRule="auto"/>
        <w:jc w:val="both"/>
        <w:rPr>
          <w:ins w:id="2380" w:author="HUGO SAMUEL DE LIMA OLIVEIRA" w:date="2025-08-08T17:08:00Z"/>
          <w:rFonts w:ascii="Times New Roman" w:eastAsia="Times New Roman" w:hAnsi="Times New Roman" w:cs="Times New Roman"/>
        </w:rPr>
      </w:pPr>
      <w:ins w:id="2381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38B69CF2" w14:textId="77777777" w:rsidR="00C5739E" w:rsidRPr="00C5739E" w:rsidRDefault="00C5739E" w:rsidP="00C5739E">
      <w:pPr>
        <w:numPr>
          <w:ilvl w:val="1"/>
          <w:numId w:val="53"/>
        </w:numPr>
        <w:spacing w:before="240" w:after="240" w:line="276" w:lineRule="auto"/>
        <w:jc w:val="both"/>
        <w:rPr>
          <w:ins w:id="2382" w:author="HUGO SAMUEL DE LIMA OLIVEIRA" w:date="2025-08-08T17:08:00Z"/>
          <w:rFonts w:ascii="Times New Roman" w:eastAsia="Times New Roman" w:hAnsi="Times New Roman" w:cs="Times New Roman"/>
        </w:rPr>
      </w:pPr>
      <w:ins w:id="2383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caso de uso Inserir Imagem do Painel/Balança foi concluído.</w:t>
        </w:r>
      </w:ins>
    </w:p>
    <w:p w14:paraId="50AFD0CC" w14:textId="77777777" w:rsidR="00C5739E" w:rsidRPr="00C5739E" w:rsidRDefault="00C5739E" w:rsidP="00C5739E">
      <w:pPr>
        <w:numPr>
          <w:ilvl w:val="0"/>
          <w:numId w:val="53"/>
        </w:numPr>
        <w:spacing w:before="240" w:after="240" w:line="276" w:lineRule="auto"/>
        <w:jc w:val="both"/>
        <w:rPr>
          <w:ins w:id="2384" w:author="HUGO SAMUEL DE LIMA OLIVEIRA" w:date="2025-08-08T17:08:00Z"/>
          <w:rFonts w:ascii="Times New Roman" w:eastAsia="Times New Roman" w:hAnsi="Times New Roman" w:cs="Times New Roman"/>
        </w:rPr>
      </w:pPr>
      <w:ins w:id="2385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03E9F6A2" w14:textId="77777777" w:rsidR="00C5739E" w:rsidRPr="00C5739E" w:rsidRDefault="00C5739E" w:rsidP="00C5739E">
      <w:pPr>
        <w:numPr>
          <w:ilvl w:val="1"/>
          <w:numId w:val="54"/>
        </w:numPr>
        <w:spacing w:before="240" w:after="240" w:line="276" w:lineRule="auto"/>
        <w:jc w:val="both"/>
        <w:rPr>
          <w:ins w:id="2386" w:author="HUGO SAMUEL DE LIMA OLIVEIRA" w:date="2025-08-08T17:08:00Z"/>
          <w:rFonts w:ascii="Times New Roman" w:eastAsia="Times New Roman" w:hAnsi="Times New Roman" w:cs="Times New Roman"/>
        </w:rPr>
      </w:pPr>
      <w:ins w:id="2387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aciona a função para ler os dados da imagem carregada.</w:t>
        </w:r>
      </w:ins>
    </w:p>
    <w:p w14:paraId="41A75422" w14:textId="77777777" w:rsidR="00C5739E" w:rsidRPr="00C5739E" w:rsidRDefault="00C5739E" w:rsidP="00C5739E">
      <w:pPr>
        <w:numPr>
          <w:ilvl w:val="1"/>
          <w:numId w:val="54"/>
        </w:numPr>
        <w:spacing w:before="240" w:after="240" w:line="276" w:lineRule="auto"/>
        <w:jc w:val="both"/>
        <w:rPr>
          <w:ins w:id="2388" w:author="HUGO SAMUEL DE LIMA OLIVEIRA" w:date="2025-08-08T17:08:00Z"/>
          <w:rFonts w:ascii="Times New Roman" w:eastAsia="Times New Roman" w:hAnsi="Times New Roman" w:cs="Times New Roman"/>
        </w:rPr>
      </w:pPr>
      <w:ins w:id="2389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processa a imagem para identificar os valores relevantes.</w:t>
        </w:r>
      </w:ins>
    </w:p>
    <w:p w14:paraId="4B53676E" w14:textId="77777777" w:rsidR="00C5739E" w:rsidRPr="00C5739E" w:rsidRDefault="00C5739E" w:rsidP="00C5739E">
      <w:pPr>
        <w:numPr>
          <w:ilvl w:val="1"/>
          <w:numId w:val="54"/>
        </w:numPr>
        <w:spacing w:before="240" w:after="240" w:line="276" w:lineRule="auto"/>
        <w:jc w:val="both"/>
        <w:rPr>
          <w:ins w:id="2390" w:author="HUGO SAMUEL DE LIMA OLIVEIRA" w:date="2025-08-08T17:08:00Z"/>
          <w:rFonts w:ascii="Times New Roman" w:eastAsia="Times New Roman" w:hAnsi="Times New Roman" w:cs="Times New Roman"/>
        </w:rPr>
      </w:pPr>
      <w:ins w:id="2391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preenche os campos de registro com os valores extraídos.</w:t>
        </w:r>
      </w:ins>
    </w:p>
    <w:p w14:paraId="59B3C0F3" w14:textId="77777777" w:rsidR="00C5739E" w:rsidRPr="00C5739E" w:rsidRDefault="00C5739E" w:rsidP="00C5739E">
      <w:pPr>
        <w:numPr>
          <w:ilvl w:val="1"/>
          <w:numId w:val="54"/>
        </w:numPr>
        <w:spacing w:before="240" w:after="240" w:line="276" w:lineRule="auto"/>
        <w:jc w:val="both"/>
        <w:rPr>
          <w:ins w:id="2392" w:author="HUGO SAMUEL DE LIMA OLIVEIRA" w:date="2025-08-08T17:08:00Z"/>
          <w:rFonts w:ascii="Times New Roman" w:eastAsia="Times New Roman" w:hAnsi="Times New Roman" w:cs="Times New Roman"/>
        </w:rPr>
      </w:pPr>
      <w:ins w:id="2393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fluxo do caso de uso Confirmar Dados é obrigatoriamente iniciado.</w:t>
        </w:r>
      </w:ins>
    </w:p>
    <w:p w14:paraId="5FFE09E2" w14:textId="77777777" w:rsidR="00C5739E" w:rsidRPr="00C5739E" w:rsidRDefault="00C5739E" w:rsidP="00C5739E">
      <w:pPr>
        <w:numPr>
          <w:ilvl w:val="0"/>
          <w:numId w:val="53"/>
        </w:numPr>
        <w:spacing w:before="240" w:after="240" w:line="276" w:lineRule="auto"/>
        <w:jc w:val="both"/>
        <w:rPr>
          <w:ins w:id="2394" w:author="HUGO SAMUEL DE LIMA OLIVEIRA" w:date="2025-08-08T17:08:00Z"/>
          <w:rFonts w:ascii="Times New Roman" w:eastAsia="Times New Roman" w:hAnsi="Times New Roman" w:cs="Times New Roman"/>
        </w:rPr>
      </w:pPr>
      <w:ins w:id="2395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lastRenderedPageBreak/>
          <w:t>Pós-condições:</w:t>
        </w:r>
      </w:ins>
    </w:p>
    <w:p w14:paraId="2FCE1A9D" w14:textId="77777777" w:rsidR="00C5739E" w:rsidRPr="00C5739E" w:rsidRDefault="00C5739E" w:rsidP="00C5739E">
      <w:pPr>
        <w:numPr>
          <w:ilvl w:val="1"/>
          <w:numId w:val="53"/>
        </w:numPr>
        <w:spacing w:before="240" w:after="240" w:line="276" w:lineRule="auto"/>
        <w:jc w:val="both"/>
        <w:rPr>
          <w:ins w:id="2396" w:author="HUGO SAMUEL DE LIMA OLIVEIRA" w:date="2025-08-08T17:08:00Z"/>
          <w:rFonts w:ascii="Times New Roman" w:eastAsia="Times New Roman" w:hAnsi="Times New Roman" w:cs="Times New Roman"/>
        </w:rPr>
      </w:pPr>
      <w:ins w:id="2397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dado extraído da imagem é enviado para o fluxo de confirmação.</w:t>
        </w:r>
      </w:ins>
    </w:p>
    <w:p w14:paraId="10DFC803" w14:textId="77777777" w:rsidR="00C5739E" w:rsidRPr="00C5739E" w:rsidRDefault="00C5739E" w:rsidP="00C5739E">
      <w:pPr>
        <w:numPr>
          <w:ilvl w:val="0"/>
          <w:numId w:val="53"/>
        </w:numPr>
        <w:spacing w:before="240" w:after="240" w:line="276" w:lineRule="auto"/>
        <w:jc w:val="both"/>
        <w:rPr>
          <w:ins w:id="2398" w:author="HUGO SAMUEL DE LIMA OLIVEIRA" w:date="2025-08-08T17:08:00Z"/>
          <w:rFonts w:ascii="Times New Roman" w:eastAsia="Times New Roman" w:hAnsi="Times New Roman" w:cs="Times New Roman"/>
        </w:rPr>
      </w:pPr>
      <w:ins w:id="2399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C5739E">
          <w:rPr>
            <w:rFonts w:ascii="Times New Roman" w:eastAsia="Times New Roman" w:hAnsi="Times New Roman" w:cs="Times New Roman"/>
          </w:rPr>
          <w:t xml:space="preserve"> Este caso de uso </w:t>
        </w:r>
        <w:r w:rsidRPr="00C5739E">
          <w:rPr>
            <w:rFonts w:ascii="Times New Roman" w:eastAsia="Times New Roman" w:hAnsi="Times New Roman" w:cs="Times New Roman"/>
            <w:b/>
            <w:bCs/>
          </w:rPr>
          <w:t>estende</w:t>
        </w:r>
        <w:r w:rsidRPr="00C5739E">
          <w:rPr>
            <w:rFonts w:ascii="Times New Roman" w:eastAsia="Times New Roman" w:hAnsi="Times New Roman" w:cs="Times New Roman"/>
          </w:rPr>
          <w:t xml:space="preserve"> Inserir Imagem do Painel/Balança e </w:t>
        </w:r>
        <w:r w:rsidRPr="00C5739E">
          <w:rPr>
            <w:rFonts w:ascii="Times New Roman" w:eastAsia="Times New Roman" w:hAnsi="Times New Roman" w:cs="Times New Roman"/>
            <w:b/>
            <w:bCs/>
          </w:rPr>
          <w:t>inclui</w:t>
        </w:r>
        <w:r w:rsidRPr="00C5739E">
          <w:rPr>
            <w:rFonts w:ascii="Times New Roman" w:eastAsia="Times New Roman" w:hAnsi="Times New Roman" w:cs="Times New Roman"/>
          </w:rPr>
          <w:t xml:space="preserve"> Confirmar Dados.</w:t>
        </w:r>
      </w:ins>
    </w:p>
    <w:p w14:paraId="7408DFCC" w14:textId="4860C606" w:rsidR="00C5739E" w:rsidRPr="00C5739E" w:rsidRDefault="00C5739E" w:rsidP="00C5739E">
      <w:pPr>
        <w:spacing w:before="240" w:after="240" w:line="276" w:lineRule="auto"/>
        <w:jc w:val="both"/>
        <w:rPr>
          <w:ins w:id="2400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401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>9.</w:t>
        </w:r>
      </w:ins>
      <w:ins w:id="2402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Confirmar Dados</w:t>
        </w:r>
      </w:ins>
    </w:p>
    <w:p w14:paraId="137E849B" w14:textId="77777777" w:rsidR="00C5739E" w:rsidRPr="00C5739E" w:rsidRDefault="00C5739E" w:rsidP="00C5739E">
      <w:pPr>
        <w:numPr>
          <w:ilvl w:val="0"/>
          <w:numId w:val="55"/>
        </w:numPr>
        <w:spacing w:before="240" w:after="240" w:line="276" w:lineRule="auto"/>
        <w:jc w:val="both"/>
        <w:rPr>
          <w:ins w:id="2403" w:author="HUGO SAMUEL DE LIMA OLIVEIRA" w:date="2025-08-08T17:08:00Z"/>
          <w:rFonts w:ascii="Times New Roman" w:eastAsia="Times New Roman" w:hAnsi="Times New Roman" w:cs="Times New Roman"/>
        </w:rPr>
      </w:pPr>
      <w:ins w:id="2404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Usuário, Sistema.</w:t>
        </w:r>
      </w:ins>
    </w:p>
    <w:p w14:paraId="77B1EC92" w14:textId="77777777" w:rsidR="00C5739E" w:rsidRPr="00C5739E" w:rsidRDefault="00C5739E" w:rsidP="00C5739E">
      <w:pPr>
        <w:numPr>
          <w:ilvl w:val="0"/>
          <w:numId w:val="55"/>
        </w:numPr>
        <w:spacing w:before="240" w:after="240" w:line="276" w:lineRule="auto"/>
        <w:jc w:val="both"/>
        <w:rPr>
          <w:ins w:id="2405" w:author="HUGO SAMUEL DE LIMA OLIVEIRA" w:date="2025-08-08T17:08:00Z"/>
          <w:rFonts w:ascii="Times New Roman" w:eastAsia="Times New Roman" w:hAnsi="Times New Roman" w:cs="Times New Roman"/>
        </w:rPr>
      </w:pPr>
      <w:ins w:id="2406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7FCD9B11" w14:textId="77777777" w:rsidR="00C5739E" w:rsidRPr="00C5739E" w:rsidRDefault="00C5739E" w:rsidP="00C5739E">
      <w:pPr>
        <w:numPr>
          <w:ilvl w:val="1"/>
          <w:numId w:val="55"/>
        </w:numPr>
        <w:spacing w:before="240" w:after="240" w:line="276" w:lineRule="auto"/>
        <w:jc w:val="both"/>
        <w:rPr>
          <w:ins w:id="2407" w:author="HUGO SAMUEL DE LIMA OLIVEIRA" w:date="2025-08-08T17:08:00Z"/>
          <w:rFonts w:ascii="Times New Roman" w:eastAsia="Times New Roman" w:hAnsi="Times New Roman" w:cs="Times New Roman"/>
        </w:rPr>
      </w:pPr>
      <w:ins w:id="2408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fluxo foi iniciado a partir de Extrair Dados da Imagem.</w:t>
        </w:r>
      </w:ins>
    </w:p>
    <w:p w14:paraId="0DC2C919" w14:textId="77777777" w:rsidR="00C5739E" w:rsidRPr="00C5739E" w:rsidRDefault="00C5739E" w:rsidP="00C5739E">
      <w:pPr>
        <w:numPr>
          <w:ilvl w:val="0"/>
          <w:numId w:val="55"/>
        </w:numPr>
        <w:spacing w:before="240" w:after="240" w:line="276" w:lineRule="auto"/>
        <w:jc w:val="both"/>
        <w:rPr>
          <w:ins w:id="2409" w:author="HUGO SAMUEL DE LIMA OLIVEIRA" w:date="2025-08-08T17:08:00Z"/>
          <w:rFonts w:ascii="Times New Roman" w:eastAsia="Times New Roman" w:hAnsi="Times New Roman" w:cs="Times New Roman"/>
        </w:rPr>
      </w:pPr>
      <w:ins w:id="2410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04A9898B" w14:textId="77777777" w:rsidR="00C5739E" w:rsidRPr="00C5739E" w:rsidRDefault="00C5739E" w:rsidP="00C5739E">
      <w:pPr>
        <w:numPr>
          <w:ilvl w:val="1"/>
          <w:numId w:val="56"/>
        </w:numPr>
        <w:spacing w:before="240" w:after="240" w:line="276" w:lineRule="auto"/>
        <w:jc w:val="both"/>
        <w:rPr>
          <w:ins w:id="2411" w:author="HUGO SAMUEL DE LIMA OLIVEIRA" w:date="2025-08-08T17:08:00Z"/>
          <w:rFonts w:ascii="Times New Roman" w:eastAsia="Times New Roman" w:hAnsi="Times New Roman" w:cs="Times New Roman"/>
        </w:rPr>
      </w:pPr>
      <w:ins w:id="2412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exibe os dados extraídos da imagem para o usuário.</w:t>
        </w:r>
      </w:ins>
    </w:p>
    <w:p w14:paraId="770E5B94" w14:textId="77777777" w:rsidR="00C5739E" w:rsidRPr="00C5739E" w:rsidRDefault="00C5739E" w:rsidP="00C5739E">
      <w:pPr>
        <w:numPr>
          <w:ilvl w:val="1"/>
          <w:numId w:val="56"/>
        </w:numPr>
        <w:spacing w:before="240" w:after="240" w:line="276" w:lineRule="auto"/>
        <w:jc w:val="both"/>
        <w:rPr>
          <w:ins w:id="2413" w:author="HUGO SAMUEL DE LIMA OLIVEIRA" w:date="2025-08-08T17:08:00Z"/>
          <w:rFonts w:ascii="Times New Roman" w:eastAsia="Times New Roman" w:hAnsi="Times New Roman" w:cs="Times New Roman"/>
        </w:rPr>
      </w:pPr>
      <w:ins w:id="2414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verifica se os valores estão corretos, podendo editá-los.</w:t>
        </w:r>
      </w:ins>
    </w:p>
    <w:p w14:paraId="7CDC44E8" w14:textId="77777777" w:rsidR="00C5739E" w:rsidRPr="00C5739E" w:rsidRDefault="00C5739E" w:rsidP="00C5739E">
      <w:pPr>
        <w:numPr>
          <w:ilvl w:val="1"/>
          <w:numId w:val="56"/>
        </w:numPr>
        <w:spacing w:before="240" w:after="240" w:line="276" w:lineRule="auto"/>
        <w:jc w:val="both"/>
        <w:rPr>
          <w:ins w:id="2415" w:author="HUGO SAMUEL DE LIMA OLIVEIRA" w:date="2025-08-08T17:08:00Z"/>
          <w:rFonts w:ascii="Times New Roman" w:eastAsia="Times New Roman" w:hAnsi="Times New Roman" w:cs="Times New Roman"/>
        </w:rPr>
      </w:pPr>
      <w:ins w:id="2416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usuário clica no botão para confirmar os valores.</w:t>
        </w:r>
      </w:ins>
    </w:p>
    <w:p w14:paraId="294C7A22" w14:textId="77777777" w:rsidR="00C5739E" w:rsidRPr="00C5739E" w:rsidRDefault="00C5739E" w:rsidP="00C5739E">
      <w:pPr>
        <w:numPr>
          <w:ilvl w:val="1"/>
          <w:numId w:val="56"/>
        </w:numPr>
        <w:spacing w:before="240" w:after="240" w:line="276" w:lineRule="auto"/>
        <w:jc w:val="both"/>
        <w:rPr>
          <w:ins w:id="2417" w:author="HUGO SAMUEL DE LIMA OLIVEIRA" w:date="2025-08-08T17:08:00Z"/>
          <w:rFonts w:ascii="Times New Roman" w:eastAsia="Times New Roman" w:hAnsi="Times New Roman" w:cs="Times New Roman"/>
        </w:rPr>
      </w:pPr>
      <w:ins w:id="2418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Após a confirmação, o fluxo do caso de uso Adicionar Registro é obrigatoriamente iniciado.</w:t>
        </w:r>
      </w:ins>
    </w:p>
    <w:p w14:paraId="75F63BF2" w14:textId="77777777" w:rsidR="00C5739E" w:rsidRPr="00C5739E" w:rsidRDefault="00C5739E" w:rsidP="00C5739E">
      <w:pPr>
        <w:numPr>
          <w:ilvl w:val="0"/>
          <w:numId w:val="55"/>
        </w:numPr>
        <w:spacing w:before="240" w:after="240" w:line="276" w:lineRule="auto"/>
        <w:jc w:val="both"/>
        <w:rPr>
          <w:ins w:id="2419" w:author="HUGO SAMUEL DE LIMA OLIVEIRA" w:date="2025-08-08T17:08:00Z"/>
          <w:rFonts w:ascii="Times New Roman" w:eastAsia="Times New Roman" w:hAnsi="Times New Roman" w:cs="Times New Roman"/>
        </w:rPr>
      </w:pPr>
      <w:ins w:id="2420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0266ABB4" w14:textId="77777777" w:rsidR="00C5739E" w:rsidRPr="00C5739E" w:rsidRDefault="00C5739E" w:rsidP="00C5739E">
      <w:pPr>
        <w:numPr>
          <w:ilvl w:val="1"/>
          <w:numId w:val="55"/>
        </w:numPr>
        <w:spacing w:before="240" w:after="240" w:line="276" w:lineRule="auto"/>
        <w:jc w:val="both"/>
        <w:rPr>
          <w:ins w:id="2421" w:author="HUGO SAMUEL DE LIMA OLIVEIRA" w:date="2025-08-08T17:08:00Z"/>
          <w:rFonts w:ascii="Times New Roman" w:eastAsia="Times New Roman" w:hAnsi="Times New Roman" w:cs="Times New Roman"/>
        </w:rPr>
      </w:pPr>
      <w:ins w:id="2422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Os valores são validados e confirmados pelo usuário.</w:t>
        </w:r>
      </w:ins>
    </w:p>
    <w:p w14:paraId="37D5C460" w14:textId="77777777" w:rsidR="00C5739E" w:rsidRPr="00C5739E" w:rsidRDefault="00C5739E" w:rsidP="00C5739E">
      <w:pPr>
        <w:numPr>
          <w:ilvl w:val="0"/>
          <w:numId w:val="55"/>
        </w:numPr>
        <w:spacing w:before="240" w:after="240" w:line="276" w:lineRule="auto"/>
        <w:jc w:val="both"/>
        <w:rPr>
          <w:ins w:id="2423" w:author="HUGO SAMUEL DE LIMA OLIVEIRA" w:date="2025-08-08T17:08:00Z"/>
          <w:rFonts w:ascii="Times New Roman" w:eastAsia="Times New Roman" w:hAnsi="Times New Roman" w:cs="Times New Roman"/>
        </w:rPr>
      </w:pPr>
      <w:ins w:id="2424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C5739E">
          <w:rPr>
            <w:rFonts w:ascii="Times New Roman" w:eastAsia="Times New Roman" w:hAnsi="Times New Roman" w:cs="Times New Roman"/>
          </w:rPr>
          <w:t xml:space="preserve"> Este caso de uso faz parte apenas do fluxo de registro por imagem e </w:t>
        </w:r>
        <w:r w:rsidRPr="00C5739E">
          <w:rPr>
            <w:rFonts w:ascii="Times New Roman" w:eastAsia="Times New Roman" w:hAnsi="Times New Roman" w:cs="Times New Roman"/>
            <w:b/>
            <w:bCs/>
          </w:rPr>
          <w:t>inclui</w:t>
        </w:r>
        <w:r w:rsidRPr="00C5739E">
          <w:rPr>
            <w:rFonts w:ascii="Times New Roman" w:eastAsia="Times New Roman" w:hAnsi="Times New Roman" w:cs="Times New Roman"/>
          </w:rPr>
          <w:t xml:space="preserve"> Adicionar Registro.</w:t>
        </w:r>
      </w:ins>
    </w:p>
    <w:p w14:paraId="1EDB6242" w14:textId="27EC332E" w:rsidR="00C5739E" w:rsidRPr="00C5739E" w:rsidRDefault="00C5739E" w:rsidP="00C5739E">
      <w:pPr>
        <w:spacing w:before="240" w:after="240" w:line="276" w:lineRule="auto"/>
        <w:jc w:val="both"/>
        <w:rPr>
          <w:ins w:id="2425" w:author="HUGO SAMUEL DE LIMA OLIVEIRA" w:date="2025-08-08T17:08:00Z"/>
          <w:rFonts w:ascii="Times New Roman" w:eastAsia="Times New Roman" w:hAnsi="Times New Roman" w:cs="Times New Roman"/>
          <w:b/>
          <w:bCs/>
        </w:rPr>
      </w:pPr>
      <w:ins w:id="2426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4.3</w:t>
        </w:r>
        <w:r w:rsidRPr="00C5739E">
          <w:rPr>
            <w:rFonts w:ascii="Times New Roman" w:eastAsia="Times New Roman" w:hAnsi="Times New Roman" w:cs="Times New Roman"/>
            <w:b/>
            <w:bCs/>
          </w:rPr>
          <w:t>.</w:t>
        </w:r>
      </w:ins>
      <w:ins w:id="2427" w:author="HUGO SAMUEL DE LIMA OLIVEIRA" w:date="2025-08-08T17:10:00Z">
        <w:r>
          <w:rPr>
            <w:rFonts w:ascii="Times New Roman" w:eastAsia="Times New Roman" w:hAnsi="Times New Roman" w:cs="Times New Roman"/>
            <w:b/>
            <w:bCs/>
          </w:rPr>
          <w:t>10</w:t>
        </w:r>
      </w:ins>
      <w:ins w:id="2428" w:author="HUGO SAMUEL DE LIMA OLIVEIRA" w:date="2025-08-08T17:09:00Z">
        <w:r>
          <w:rPr>
            <w:rFonts w:ascii="Times New Roman" w:eastAsia="Times New Roman" w:hAnsi="Times New Roman" w:cs="Times New Roman"/>
            <w:b/>
            <w:bCs/>
          </w:rPr>
          <w:t>.</w:t>
        </w:r>
      </w:ins>
      <w:ins w:id="2429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 xml:space="preserve"> Adicionar Registro</w:t>
        </w:r>
      </w:ins>
    </w:p>
    <w:p w14:paraId="61553E1D" w14:textId="77777777" w:rsidR="00C5739E" w:rsidRPr="00C5739E" w:rsidRDefault="00C5739E" w:rsidP="00C5739E">
      <w:pPr>
        <w:numPr>
          <w:ilvl w:val="0"/>
          <w:numId w:val="57"/>
        </w:numPr>
        <w:spacing w:before="240" w:after="240" w:line="276" w:lineRule="auto"/>
        <w:jc w:val="both"/>
        <w:rPr>
          <w:ins w:id="2430" w:author="HUGO SAMUEL DE LIMA OLIVEIRA" w:date="2025-08-08T17:08:00Z"/>
          <w:rFonts w:ascii="Times New Roman" w:eastAsia="Times New Roman" w:hAnsi="Times New Roman" w:cs="Times New Roman"/>
        </w:rPr>
      </w:pPr>
      <w:ins w:id="2431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C5739E">
          <w:rPr>
            <w:rFonts w:ascii="Times New Roman" w:eastAsia="Times New Roman" w:hAnsi="Times New Roman" w:cs="Times New Roman"/>
          </w:rPr>
          <w:t xml:space="preserve"> Sistema.</w:t>
        </w:r>
      </w:ins>
    </w:p>
    <w:p w14:paraId="1E3CCAF5" w14:textId="77777777" w:rsidR="00C5739E" w:rsidRPr="00C5739E" w:rsidRDefault="00C5739E" w:rsidP="00C5739E">
      <w:pPr>
        <w:numPr>
          <w:ilvl w:val="0"/>
          <w:numId w:val="57"/>
        </w:numPr>
        <w:spacing w:before="240" w:after="240" w:line="276" w:lineRule="auto"/>
        <w:jc w:val="both"/>
        <w:rPr>
          <w:ins w:id="2432" w:author="HUGO SAMUEL DE LIMA OLIVEIRA" w:date="2025-08-08T17:08:00Z"/>
          <w:rFonts w:ascii="Times New Roman" w:eastAsia="Times New Roman" w:hAnsi="Times New Roman" w:cs="Times New Roman"/>
        </w:rPr>
      </w:pPr>
      <w:ins w:id="2433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1D42EC7A" w14:textId="77777777" w:rsidR="00C5739E" w:rsidRPr="00C5739E" w:rsidRDefault="00C5739E" w:rsidP="00C5739E">
      <w:pPr>
        <w:numPr>
          <w:ilvl w:val="1"/>
          <w:numId w:val="57"/>
        </w:numPr>
        <w:spacing w:before="240" w:after="240" w:line="276" w:lineRule="auto"/>
        <w:jc w:val="both"/>
        <w:rPr>
          <w:ins w:id="2434" w:author="HUGO SAMUEL DE LIMA OLIVEIRA" w:date="2025-08-08T17:08:00Z"/>
          <w:rFonts w:ascii="Times New Roman" w:eastAsia="Times New Roman" w:hAnsi="Times New Roman" w:cs="Times New Roman"/>
        </w:rPr>
      </w:pPr>
      <w:ins w:id="2435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fluxo foi iniciado diretamente por Registrar Dados Manualmente ou após a conclusão de Confirmar Dados.</w:t>
        </w:r>
      </w:ins>
    </w:p>
    <w:p w14:paraId="2B76C523" w14:textId="77777777" w:rsidR="00C5739E" w:rsidRPr="00C5739E" w:rsidRDefault="00C5739E" w:rsidP="00C5739E">
      <w:pPr>
        <w:numPr>
          <w:ilvl w:val="0"/>
          <w:numId w:val="57"/>
        </w:numPr>
        <w:spacing w:before="240" w:after="240" w:line="276" w:lineRule="auto"/>
        <w:jc w:val="both"/>
        <w:rPr>
          <w:ins w:id="2436" w:author="HUGO SAMUEL DE LIMA OLIVEIRA" w:date="2025-08-08T17:08:00Z"/>
          <w:rFonts w:ascii="Times New Roman" w:eastAsia="Times New Roman" w:hAnsi="Times New Roman" w:cs="Times New Roman"/>
        </w:rPr>
      </w:pPr>
      <w:ins w:id="2437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067587C4" w14:textId="77777777" w:rsidR="00C5739E" w:rsidRPr="00C5739E" w:rsidRDefault="00C5739E" w:rsidP="00C5739E">
      <w:pPr>
        <w:numPr>
          <w:ilvl w:val="1"/>
          <w:numId w:val="58"/>
        </w:numPr>
        <w:spacing w:before="240" w:after="240" w:line="276" w:lineRule="auto"/>
        <w:jc w:val="both"/>
        <w:rPr>
          <w:ins w:id="2438" w:author="HUGO SAMUEL DE LIMA OLIVEIRA" w:date="2025-08-08T17:08:00Z"/>
          <w:rFonts w:ascii="Times New Roman" w:eastAsia="Times New Roman" w:hAnsi="Times New Roman" w:cs="Times New Roman"/>
        </w:rPr>
      </w:pPr>
      <w:ins w:id="2439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O sistema salva os dados no banco de dados, associando-os ao perfil do usuário.</w:t>
        </w:r>
      </w:ins>
    </w:p>
    <w:p w14:paraId="65E61895" w14:textId="77777777" w:rsidR="00C5739E" w:rsidRPr="00C5739E" w:rsidRDefault="00C5739E" w:rsidP="00C5739E">
      <w:pPr>
        <w:numPr>
          <w:ilvl w:val="0"/>
          <w:numId w:val="57"/>
        </w:numPr>
        <w:spacing w:before="240" w:after="240" w:line="276" w:lineRule="auto"/>
        <w:jc w:val="both"/>
        <w:rPr>
          <w:ins w:id="2440" w:author="HUGO SAMUEL DE LIMA OLIVEIRA" w:date="2025-08-08T17:08:00Z"/>
          <w:rFonts w:ascii="Times New Roman" w:eastAsia="Times New Roman" w:hAnsi="Times New Roman" w:cs="Times New Roman"/>
        </w:rPr>
      </w:pPr>
      <w:ins w:id="2441" w:author="HUGO SAMUEL DE LIMA OLIVEIRA" w:date="2025-08-08T17:08:00Z">
        <w:r w:rsidRPr="00C5739E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4749F6AD" w14:textId="77777777" w:rsidR="00C5739E" w:rsidRPr="00C5739E" w:rsidRDefault="00C5739E" w:rsidP="00C5739E">
      <w:pPr>
        <w:numPr>
          <w:ilvl w:val="1"/>
          <w:numId w:val="57"/>
        </w:numPr>
        <w:spacing w:before="240" w:after="240" w:line="276" w:lineRule="auto"/>
        <w:jc w:val="both"/>
        <w:rPr>
          <w:ins w:id="2442" w:author="HUGO SAMUEL DE LIMA OLIVEIRA" w:date="2025-08-08T17:08:00Z"/>
          <w:rFonts w:ascii="Times New Roman" w:eastAsia="Times New Roman" w:hAnsi="Times New Roman" w:cs="Times New Roman"/>
        </w:rPr>
      </w:pPr>
      <w:ins w:id="2443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t>Um novo registro de progresso é criado e salvo permanentemente no sistema.</w:t>
        </w:r>
      </w:ins>
    </w:p>
    <w:p w14:paraId="7B892FEC" w14:textId="77777777" w:rsidR="00C5739E" w:rsidRPr="00C5739E" w:rsidRDefault="00C5739E" w:rsidP="00C5739E">
      <w:pPr>
        <w:numPr>
          <w:ilvl w:val="1"/>
          <w:numId w:val="57"/>
        </w:numPr>
        <w:spacing w:before="240" w:after="240" w:line="276" w:lineRule="auto"/>
        <w:jc w:val="both"/>
        <w:rPr>
          <w:ins w:id="2444" w:author="HUGO SAMUEL DE LIMA OLIVEIRA" w:date="2025-08-08T17:08:00Z"/>
          <w:rFonts w:ascii="Times New Roman" w:eastAsia="Times New Roman" w:hAnsi="Times New Roman" w:cs="Times New Roman"/>
        </w:rPr>
      </w:pPr>
      <w:ins w:id="2445" w:author="HUGO SAMUEL DE LIMA OLIVEIRA" w:date="2025-08-08T17:08:00Z">
        <w:r w:rsidRPr="00C5739E">
          <w:rPr>
            <w:rFonts w:ascii="Times New Roman" w:eastAsia="Times New Roman" w:hAnsi="Times New Roman" w:cs="Times New Roman"/>
          </w:rPr>
          <w:lastRenderedPageBreak/>
          <w:t>O sistema exibe uma mensagem de sucesso ao usuário.</w:t>
        </w:r>
      </w:ins>
    </w:p>
    <w:p w14:paraId="2FF07EC5" w14:textId="77777777" w:rsidR="00C5739E" w:rsidRPr="00C5739E" w:rsidRDefault="00C5739E" w:rsidP="00C5739E">
      <w:pPr>
        <w:numPr>
          <w:ilvl w:val="0"/>
          <w:numId w:val="57"/>
        </w:numPr>
        <w:spacing w:before="240" w:after="240" w:line="276" w:lineRule="auto"/>
        <w:jc w:val="both"/>
        <w:rPr>
          <w:ins w:id="2446" w:author="HUGO SAMUEL DE LIMA OLIVEIRA" w:date="2025-08-08T17:11:00Z"/>
          <w:rFonts w:ascii="Times New Roman" w:eastAsia="Times New Roman" w:hAnsi="Times New Roman" w:cs="Times New Roman"/>
        </w:rPr>
      </w:pPr>
      <w:ins w:id="2447" w:author="HUGO SAMUEL DE LIMA OLIVEIRA" w:date="2025-08-08T17:11:00Z">
        <w:r w:rsidRPr="00C5739E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C5739E">
          <w:rPr>
            <w:rFonts w:ascii="Times New Roman" w:eastAsia="Times New Roman" w:hAnsi="Times New Roman" w:cs="Times New Roman"/>
          </w:rPr>
          <w:t xml:space="preserve"> Este é o caso de uso final, responsável por persistir os dados, e pode ser acionado por ambos os fluxos de registro.</w:t>
        </w:r>
      </w:ins>
    </w:p>
    <w:p w14:paraId="57BA89C8" w14:textId="09B7A0EE" w:rsidR="00714659" w:rsidRPr="00C5739E" w:rsidDel="00C5739E" w:rsidRDefault="464D0A62">
      <w:pPr>
        <w:numPr>
          <w:ilvl w:val="0"/>
          <w:numId w:val="57"/>
        </w:numPr>
        <w:spacing w:before="240" w:after="240" w:line="276" w:lineRule="auto"/>
        <w:jc w:val="both"/>
        <w:rPr>
          <w:ins w:id="2448" w:author="LUCAS EMANOEL AMARAL GOMES" w:date="2025-06-13T22:26:00Z"/>
          <w:del w:id="2449" w:author="HUGO SAMUEL DE LIMA OLIVEIRA" w:date="2025-08-08T17:08:00Z"/>
          <w:rFonts w:ascii="Times New Roman" w:eastAsia="Times New Roman" w:hAnsi="Times New Roman" w:cs="Times New Roman"/>
        </w:rPr>
        <w:pPrChange w:id="2450" w:author="HUGO SAMUEL DE LIMA OLIVEIRA" w:date="2025-08-08T17:11:00Z">
          <w:pPr/>
        </w:pPrChange>
      </w:pPr>
      <w:ins w:id="2451" w:author="LUCAS EMANOEL AMARAL GOMES" w:date="2025-06-13T22:26:00Z">
        <w:del w:id="2452" w:author="HUGO SAMUEL DE LIMA OLIVEIRA" w:date="2025-08-08T17:08:00Z">
          <w:r w:rsidRPr="00C5739E" w:rsidDel="00C5739E">
            <w:rPr>
              <w:rFonts w:ascii="Times New Roman" w:eastAsia="Times New Roman" w:hAnsi="Times New Roman" w:cs="Times New Roman"/>
            </w:rPr>
            <w:delText>O "Usuário" pode iniciar suas atividades no sistema "Visualizando o Progresso" diretamente, ou pode optar por "Acessar Registro e Análise de Dados". A partir deste último, há uma extensão para "Acessar Opção Peso". Dentro da "Acessar Opção Peso", o sistema oferece duas abordagens principais para a entrada de dados:</w:delText>
          </w:r>
        </w:del>
      </w:ins>
    </w:p>
    <w:p w14:paraId="11B634BD" w14:textId="53C369E3" w:rsidR="00714659" w:rsidRPr="001F772C" w:rsidDel="00C5739E" w:rsidRDefault="464D0A62">
      <w:pPr>
        <w:pStyle w:val="PargrafodaLista"/>
        <w:numPr>
          <w:ilvl w:val="0"/>
          <w:numId w:val="10"/>
        </w:numPr>
        <w:spacing w:after="0" w:line="276" w:lineRule="auto"/>
        <w:jc w:val="both"/>
        <w:rPr>
          <w:ins w:id="2453" w:author="LUCAS EMANOEL AMARAL GOMES" w:date="2025-06-13T22:26:00Z"/>
          <w:del w:id="2454" w:author="HUGO SAMUEL DE LIMA OLIVEIRA" w:date="2025-08-08T17:08:00Z"/>
          <w:rFonts w:ascii="Times New Roman" w:eastAsia="Times New Roman" w:hAnsi="Times New Roman" w:cs="Times New Roman"/>
        </w:rPr>
        <w:pPrChange w:id="2455" w:author="WESLEY DOS SANTOS GATINHO" w:date="2025-06-13T20:45:00Z">
          <w:pPr>
            <w:pStyle w:val="PargrafodaLista"/>
            <w:numPr>
              <w:numId w:val="1"/>
            </w:numPr>
            <w:ind w:hanging="360"/>
          </w:pPr>
        </w:pPrChange>
      </w:pPr>
      <w:ins w:id="2456" w:author="LUCAS EMANOEL AMARAL GOMES" w:date="2025-06-13T22:26:00Z">
        <w:del w:id="2457" w:author="HUGO SAMUEL DE LIMA OLIVEIRA" w:date="2025-08-08T17:08:00Z">
          <w:r w:rsidRPr="001F772C" w:rsidDel="00C5739E">
            <w:rPr>
              <w:rFonts w:ascii="Times New Roman" w:eastAsia="Times New Roman" w:hAnsi="Times New Roman" w:cs="Times New Roman"/>
              <w:b/>
              <w:bCs/>
            </w:rPr>
            <w:delText>Registro Manual:</w:delText>
          </w:r>
          <w:r w:rsidRPr="001F772C" w:rsidDel="00C5739E">
            <w:rPr>
              <w:rFonts w:ascii="Times New Roman" w:eastAsia="Times New Roman" w:hAnsi="Times New Roman" w:cs="Times New Roman"/>
            </w:rPr>
            <w:delText xml:space="preserve"> Através do caso de uso "Registrar Dados Manualmente", que obrigatoriamente inclui a "Confirmar Dados". Uma ligação sem estereótipo indica que "Registrar Dados Manualmente" também leva a "Adicionar Registro".</w:delText>
          </w:r>
        </w:del>
      </w:ins>
    </w:p>
    <w:p w14:paraId="18982688" w14:textId="391D9BB9" w:rsidR="00714659" w:rsidRPr="001F772C" w:rsidDel="00C5739E" w:rsidRDefault="464D0A62">
      <w:pPr>
        <w:pStyle w:val="PargrafodaLista"/>
        <w:numPr>
          <w:ilvl w:val="0"/>
          <w:numId w:val="10"/>
        </w:numPr>
        <w:spacing w:after="0" w:line="276" w:lineRule="auto"/>
        <w:jc w:val="both"/>
        <w:rPr>
          <w:ins w:id="2458" w:author="LUCAS EMANOEL AMARAL GOMES" w:date="2025-06-13T22:26:00Z"/>
          <w:del w:id="2459" w:author="HUGO SAMUEL DE LIMA OLIVEIRA" w:date="2025-08-08T17:08:00Z"/>
          <w:rFonts w:ascii="Times New Roman" w:eastAsia="Times New Roman" w:hAnsi="Times New Roman" w:cs="Times New Roman"/>
        </w:rPr>
        <w:pPrChange w:id="2460" w:author="WESLEY DOS SANTOS GATINHO" w:date="2025-06-13T20:45:00Z">
          <w:pPr>
            <w:pStyle w:val="PargrafodaLista"/>
            <w:numPr>
              <w:numId w:val="1"/>
            </w:numPr>
            <w:ind w:hanging="360"/>
          </w:pPr>
        </w:pPrChange>
      </w:pPr>
      <w:ins w:id="2461" w:author="LUCAS EMANOEL AMARAL GOMES" w:date="2025-06-13T22:26:00Z">
        <w:del w:id="2462" w:author="HUGO SAMUEL DE LIMA OLIVEIRA" w:date="2025-08-08T17:08:00Z">
          <w:r w:rsidRPr="001F772C" w:rsidDel="00C5739E">
            <w:rPr>
              <w:rFonts w:ascii="Times New Roman" w:eastAsia="Times New Roman" w:hAnsi="Times New Roman" w:cs="Times New Roman"/>
              <w:b/>
              <w:bCs/>
            </w:rPr>
            <w:delText>Registro por Imagem:</w:delText>
          </w:r>
          <w:r w:rsidRPr="001F772C" w:rsidDel="00C5739E">
            <w:rPr>
              <w:rFonts w:ascii="Times New Roman" w:eastAsia="Times New Roman" w:hAnsi="Times New Roman" w:cs="Times New Roman"/>
            </w:rPr>
            <w:delText xml:space="preserve"> Onde o usuário pode "Inserir Imagem do Painel/Balança", que por sua vez, pode levar à "Extrair Dados da Imagem".</w:delText>
          </w:r>
        </w:del>
      </w:ins>
    </w:p>
    <w:p w14:paraId="15DB7124" w14:textId="55DBC895" w:rsidR="00714659" w:rsidRPr="001F772C" w:rsidDel="00C5739E" w:rsidRDefault="464D0A62">
      <w:pPr>
        <w:spacing w:before="240" w:after="240" w:line="276" w:lineRule="auto"/>
        <w:ind w:firstLine="709"/>
        <w:jc w:val="both"/>
        <w:rPr>
          <w:ins w:id="2463" w:author="LUCAS EMANOEL AMARAL GOMES" w:date="2025-06-13T22:26:00Z"/>
          <w:del w:id="2464" w:author="HUGO SAMUEL DE LIMA OLIVEIRA" w:date="2025-08-08T17:08:00Z"/>
          <w:rFonts w:ascii="Times New Roman" w:eastAsia="Times New Roman" w:hAnsi="Times New Roman" w:cs="Times New Roman"/>
        </w:rPr>
        <w:pPrChange w:id="2465" w:author="WESLEY DOS SANTOS GATINHO" w:date="2025-06-13T20:51:00Z">
          <w:pPr/>
        </w:pPrChange>
      </w:pPr>
      <w:ins w:id="2466" w:author="LUCAS EMANOEL AMARAL GOMES" w:date="2025-06-13T22:26:00Z">
        <w:del w:id="2467" w:author="HUGO SAMUEL DE LIMA OLIVEIRA" w:date="2025-08-08T17:08:00Z">
          <w:r w:rsidRPr="001F772C" w:rsidDel="00C5739E">
            <w:rPr>
              <w:rFonts w:ascii="Times New Roman" w:eastAsia="Times New Roman" w:hAnsi="Times New Roman" w:cs="Times New Roman"/>
            </w:rPr>
            <w:delText>Ambos os caminhos de registro de dados (manual ou via imagem) levam, em última instância, à necessidade de "Confirmar Dados", garantindo a validação e integridade das informações antes de serem adicionadas ao sistema através de "Adicionar Registro".</w:delText>
          </w:r>
        </w:del>
      </w:ins>
    </w:p>
    <w:p w14:paraId="0A694013" w14:textId="3EA9B018" w:rsidR="00714659" w:rsidRPr="001F772C" w:rsidDel="00C5739E" w:rsidRDefault="00714659">
      <w:pPr>
        <w:spacing w:before="240" w:after="240" w:line="276" w:lineRule="auto"/>
        <w:jc w:val="both"/>
        <w:rPr>
          <w:ins w:id="2468" w:author="LUCAS EMANOEL AMARAL GOMES" w:date="2025-06-13T22:26:00Z"/>
          <w:del w:id="2469" w:author="HUGO SAMUEL DE LIMA OLIVEIRA" w:date="2025-08-08T17:10:00Z"/>
          <w:rFonts w:ascii="Times New Roman" w:eastAsia="Times New Roman" w:hAnsi="Times New Roman" w:cs="Times New Roman"/>
        </w:rPr>
        <w:pPrChange w:id="2470" w:author="WESLEY DOS SANTOS GATINHO" w:date="2025-06-13T20:45:00Z">
          <w:pPr>
            <w:spacing w:before="240" w:after="240" w:line="360" w:lineRule="auto"/>
            <w:jc w:val="both"/>
          </w:pPr>
        </w:pPrChange>
      </w:pPr>
    </w:p>
    <w:p w14:paraId="249C8F1D" w14:textId="77777777" w:rsidR="000B3D22" w:rsidDel="00C5739E" w:rsidRDefault="000B3D22" w:rsidP="0058738A">
      <w:pPr>
        <w:spacing w:line="276" w:lineRule="auto"/>
        <w:jc w:val="both"/>
        <w:rPr>
          <w:ins w:id="2471" w:author="WESLEY DOS SANTOS GATINHO" w:date="2025-06-13T20:51:00Z"/>
          <w:del w:id="2472" w:author="HUGO SAMUEL DE LIMA OLIVEIRA" w:date="2025-08-08T17:11:00Z"/>
          <w:rFonts w:ascii="Times New Roman" w:eastAsia="Times New Roman" w:hAnsi="Times New Roman" w:cs="Times New Roman"/>
        </w:rPr>
      </w:pPr>
    </w:p>
    <w:p w14:paraId="781385B7" w14:textId="77777777" w:rsidR="000B3D22" w:rsidRDefault="000B3D22" w:rsidP="0058738A">
      <w:pPr>
        <w:spacing w:line="276" w:lineRule="auto"/>
        <w:jc w:val="both"/>
        <w:rPr>
          <w:ins w:id="2473" w:author="WESLEY DOS SANTOS GATINHO" w:date="2025-06-13T20:51:00Z"/>
          <w:rFonts w:ascii="Times New Roman" w:eastAsia="Times New Roman" w:hAnsi="Times New Roman" w:cs="Times New Roman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474" w:author="WESLEY DOS SANTOS GATINHO" w:date="2025-06-13T20:52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2475">
          <w:tblGrid>
            <w:gridCol w:w="45"/>
            <w:gridCol w:w="9026"/>
            <w:gridCol w:w="35"/>
          </w:tblGrid>
        </w:tblGridChange>
      </w:tblGrid>
      <w:tr w:rsidR="000B3D22" w14:paraId="528B60BA" w14:textId="77777777" w:rsidTr="00F51EE6">
        <w:trPr>
          <w:ins w:id="2476" w:author="WESLEY DOS SANTOS GATINHO" w:date="2025-06-13T20:51:00Z"/>
          <w:trPrChange w:id="2477" w:author="WESLEY DOS SANTOS GATINHO" w:date="2025-06-13T20:52:00Z">
            <w:trPr>
              <w:gridBefore w:val="1"/>
            </w:trPr>
          </w:trPrChange>
        </w:trPr>
        <w:tc>
          <w:tcPr>
            <w:tcW w:w="9071" w:type="dxa"/>
            <w:tcPrChange w:id="2478" w:author="WESLEY DOS SANTOS GATINHO" w:date="2025-06-13T20:52:00Z">
              <w:tcPr>
                <w:tcW w:w="9061" w:type="dxa"/>
                <w:gridSpan w:val="2"/>
              </w:tcPr>
            </w:tcPrChange>
          </w:tcPr>
          <w:p w14:paraId="428763F9" w14:textId="77777777" w:rsidR="000B3D22" w:rsidDel="00C5739E" w:rsidRDefault="000B3D22" w:rsidP="000B3D22">
            <w:pPr>
              <w:spacing w:line="276" w:lineRule="auto"/>
              <w:jc w:val="center"/>
              <w:rPr>
                <w:ins w:id="2479" w:author="WESLEY DOS SANTOS GATINHO" w:date="2025-06-13T20:52:00Z"/>
                <w:del w:id="2480" w:author="HUGO SAMUEL DE LIMA OLIVEIRA" w:date="2025-08-08T17:10:00Z"/>
                <w:rFonts w:ascii="Times New Roman" w:eastAsia="Times New Roman" w:hAnsi="Times New Roman" w:cs="Times New Roman"/>
              </w:rPr>
            </w:pPr>
          </w:p>
          <w:p w14:paraId="67660F0A" w14:textId="77777777" w:rsidR="000B3D22" w:rsidDel="00C5739E" w:rsidRDefault="000B3D22" w:rsidP="000B3D22">
            <w:pPr>
              <w:spacing w:line="276" w:lineRule="auto"/>
              <w:jc w:val="center"/>
              <w:rPr>
                <w:ins w:id="2481" w:author="WESLEY DOS SANTOS GATINHO" w:date="2025-06-13T20:52:00Z"/>
                <w:del w:id="2482" w:author="HUGO SAMUEL DE LIMA OLIVEIRA" w:date="2025-08-08T17:10:00Z"/>
                <w:rFonts w:ascii="Times New Roman" w:eastAsia="Times New Roman" w:hAnsi="Times New Roman" w:cs="Times New Roman"/>
              </w:rPr>
            </w:pPr>
          </w:p>
          <w:p w14:paraId="270FB6B3" w14:textId="77777777" w:rsidR="000B3D22" w:rsidRDefault="000B3D22">
            <w:pPr>
              <w:spacing w:line="276" w:lineRule="auto"/>
              <w:rPr>
                <w:ins w:id="2483" w:author="WESLEY DOS SANTOS GATINHO" w:date="2025-06-13T20:52:00Z"/>
                <w:rFonts w:ascii="Times New Roman" w:eastAsia="Times New Roman" w:hAnsi="Times New Roman" w:cs="Times New Roman"/>
              </w:rPr>
              <w:pPrChange w:id="2484" w:author="HUGO SAMUEL DE LIMA OLIVEIRA" w:date="2025-08-08T17:10:00Z">
                <w:pPr>
                  <w:spacing w:line="276" w:lineRule="auto"/>
                  <w:jc w:val="center"/>
                </w:pPr>
              </w:pPrChange>
            </w:pPr>
          </w:p>
          <w:p w14:paraId="5307FF10" w14:textId="31051907" w:rsidR="000B3D22" w:rsidRPr="00B470A3" w:rsidDel="000B3D22" w:rsidRDefault="000B3D22">
            <w:pPr>
              <w:spacing w:line="276" w:lineRule="auto"/>
              <w:jc w:val="center"/>
              <w:rPr>
                <w:ins w:id="2485" w:author="WESLEY DOS SANTOS GATINHO" w:date="2025-06-13T20:51:00Z"/>
                <w:del w:id="2486" w:author="WESLEY DOS SANTOS GATINHO" w:date="2025-06-13T20:51:00Z"/>
                <w:rFonts w:ascii="Times New Roman" w:eastAsia="Aptos" w:hAnsi="Times New Roman" w:cs="Times New Roman"/>
                <w:color w:val="000000" w:themeColor="text1"/>
              </w:rPr>
              <w:pPrChange w:id="2487" w:author="WESLEY DOS SANTOS GATINHO" w:date="2025-06-13T20:51:00Z">
                <w:pPr>
                  <w:spacing w:line="276" w:lineRule="auto"/>
                  <w:jc w:val="both"/>
                </w:pPr>
              </w:pPrChange>
            </w:pPr>
            <w:ins w:id="2488" w:author="WESLEY DOS SANTOS GATINHO" w:date="2025-06-13T20:51:00Z">
              <w:r w:rsidRPr="001F772C">
                <w:rPr>
                  <w:rFonts w:ascii="Times New Roman" w:eastAsia="Times New Roman" w:hAnsi="Times New Roman" w:cs="Times New Roman"/>
                </w:rPr>
                <w:t xml:space="preserve">Figura </w:t>
              </w:r>
            </w:ins>
            <w:ins w:id="2489" w:author="WESLEY DOS SANTOS GATINHO" w:date="2025-06-13T21:24:00Z">
              <w:r w:rsidR="00E94A9A">
                <w:rPr>
                  <w:rFonts w:ascii="Times New Roman" w:eastAsia="Times New Roman" w:hAnsi="Times New Roman" w:cs="Times New Roman"/>
                </w:rPr>
                <w:t>0</w:t>
              </w:r>
            </w:ins>
            <w:ins w:id="2490" w:author="WESLEY DOS SANTOS GATINHO" w:date="2025-06-13T20:51:00Z">
              <w:r w:rsidRPr="001F772C">
                <w:rPr>
                  <w:rFonts w:ascii="Times New Roman" w:eastAsia="Times New Roman" w:hAnsi="Times New Roman" w:cs="Times New Roman"/>
                </w:rPr>
                <w:t>4</w:t>
              </w:r>
            </w:ins>
            <w:ins w:id="2491" w:author="WESLEY DOS SANTOS GATINHO" w:date="2025-06-13T20:52:00Z">
              <w:r>
                <w:rPr>
                  <w:rFonts w:ascii="Times New Roman" w:eastAsia="Times New Roman" w:hAnsi="Times New Roman" w:cs="Times New Roman"/>
                </w:rPr>
                <w:t xml:space="preserve">: </w:t>
              </w:r>
            </w:ins>
            <w:ins w:id="2492" w:author="WESLEY DOS SANTOS GATINHO" w:date="2025-06-13T20:51:00Z">
              <w:del w:id="2493" w:author="WESLEY DOS SANTOS GATINHO" w:date="2025-06-13T20:52:00Z">
                <w:r w:rsidRPr="001F772C" w:rsidDel="000B3D22">
                  <w:rPr>
                    <w:rFonts w:ascii="Times New Roman" w:eastAsia="Times New Roman" w:hAnsi="Times New Roman" w:cs="Times New Roman"/>
                  </w:rPr>
                  <w:delText xml:space="preserve"> </w:delText>
                </w:r>
              </w:del>
              <w:del w:id="2494" w:author="WESLEY DOS SANTOS GATINHO" w:date="2025-06-13T20:51:00Z">
                <w:r w:rsidRPr="001F772C" w:rsidDel="000B3D22">
                  <w:rPr>
                    <w:rFonts w:ascii="Times New Roman" w:eastAsia="Times New Roman" w:hAnsi="Times New Roman" w:cs="Times New Roman"/>
                  </w:rPr>
                  <w:delText xml:space="preserve">- </w:delText>
                </w:r>
              </w:del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>Diagrama de Casos de Uso de Gerador de Treino/Dieta Personalizada.</w:t>
              </w:r>
            </w:ins>
          </w:p>
          <w:p w14:paraId="555C573B" w14:textId="77777777" w:rsidR="000B3D22" w:rsidRDefault="000B3D22">
            <w:pPr>
              <w:spacing w:line="276" w:lineRule="auto"/>
              <w:jc w:val="center"/>
              <w:rPr>
                <w:ins w:id="2495" w:author="WESLEY DOS SANTOS GATINHO" w:date="2025-06-13T20:51:00Z"/>
                <w:rFonts w:ascii="Times New Roman" w:eastAsia="Times New Roman" w:hAnsi="Times New Roman" w:cs="Times New Roman"/>
              </w:rPr>
              <w:pPrChange w:id="2496" w:author="WESLEY DOS SANTOS GATINHO" w:date="2025-06-13T20:51:00Z">
                <w:pPr>
                  <w:spacing w:line="276" w:lineRule="auto"/>
                  <w:jc w:val="both"/>
                </w:pPr>
              </w:pPrChange>
            </w:pPr>
          </w:p>
        </w:tc>
      </w:tr>
      <w:tr w:rsidR="000B3D22" w14:paraId="5BD409FC" w14:textId="77777777" w:rsidTr="00F51EE6">
        <w:trPr>
          <w:ins w:id="2497" w:author="WESLEY DOS SANTOS GATINHO" w:date="2025-06-13T20:51:00Z"/>
          <w:trPrChange w:id="2498" w:author="WESLEY DOS SANTOS GATINHO" w:date="2025-06-13T20:52:00Z">
            <w:trPr>
              <w:gridBefore w:val="1"/>
            </w:trPr>
          </w:trPrChange>
        </w:trPr>
        <w:tc>
          <w:tcPr>
            <w:tcW w:w="9071" w:type="dxa"/>
            <w:tcPrChange w:id="2499" w:author="WESLEY DOS SANTOS GATINHO" w:date="2025-06-13T20:52:00Z">
              <w:tcPr>
                <w:tcW w:w="9061" w:type="dxa"/>
                <w:gridSpan w:val="2"/>
              </w:tcPr>
            </w:tcPrChange>
          </w:tcPr>
          <w:p w14:paraId="480AA7CC" w14:textId="4170BF86" w:rsidR="000B3D22" w:rsidRDefault="000B3D22">
            <w:pPr>
              <w:spacing w:line="276" w:lineRule="auto"/>
              <w:jc w:val="center"/>
              <w:rPr>
                <w:ins w:id="2500" w:author="WESLEY DOS SANTOS GATINHO" w:date="2025-06-13T20:51:00Z"/>
                <w:rFonts w:ascii="Times New Roman" w:eastAsia="Times New Roman" w:hAnsi="Times New Roman" w:cs="Times New Roman"/>
              </w:rPr>
              <w:pPrChange w:id="2501" w:author="HUGO SAMUEL DE LIMA OLIVEIRA" w:date="2025-08-08T17:11:00Z">
                <w:pPr>
                  <w:spacing w:line="276" w:lineRule="auto"/>
                  <w:jc w:val="both"/>
                </w:pPr>
              </w:pPrChange>
            </w:pPr>
            <w:ins w:id="2502" w:author="WESLEY DOS SANTOS GATINHO" w:date="2025-06-13T20:51:00Z">
              <w:r w:rsidRPr="001F772C">
                <w:rPr>
                  <w:rFonts w:ascii="Times New Roman" w:hAnsi="Times New Roman" w:cs="Times New Roman"/>
                  <w:noProof/>
                  <w:rPrChange w:id="2503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1D70606F" wp14:editId="7B303340">
                    <wp:extent cx="5762626" cy="3629025"/>
                    <wp:effectExtent l="0" t="0" r="0" b="0"/>
                    <wp:docPr id="1483450429" name="Picture 62371724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2626" cy="36290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0B3D22" w14:paraId="5D036995" w14:textId="77777777" w:rsidTr="00F51EE6">
        <w:trPr>
          <w:ins w:id="2504" w:author="WESLEY DOS SANTOS GATINHO" w:date="2025-06-13T20:51:00Z"/>
          <w:trPrChange w:id="2505" w:author="WESLEY DOS SANTOS GATINHO" w:date="2025-06-13T20:52:00Z">
            <w:trPr>
              <w:gridBefore w:val="1"/>
            </w:trPr>
          </w:trPrChange>
        </w:trPr>
        <w:tc>
          <w:tcPr>
            <w:tcW w:w="9071" w:type="dxa"/>
            <w:tcPrChange w:id="2506" w:author="WESLEY DOS SANTOS GATINHO" w:date="2025-06-13T20:52:00Z">
              <w:tcPr>
                <w:tcW w:w="9061" w:type="dxa"/>
                <w:gridSpan w:val="2"/>
              </w:tcPr>
            </w:tcPrChange>
          </w:tcPr>
          <w:p w14:paraId="7D16DF4C" w14:textId="77777777" w:rsidR="000B3D22" w:rsidRDefault="000B3D22">
            <w:pPr>
              <w:spacing w:line="276" w:lineRule="auto"/>
              <w:jc w:val="center"/>
              <w:rPr>
                <w:ins w:id="2507" w:author="HUGO SAMUEL DE LIMA OLIVEIRA" w:date="2025-08-08T17:15:00Z"/>
                <w:rFonts w:ascii="Times New Roman" w:eastAsia="Times New Roman" w:hAnsi="Times New Roman" w:cs="Times New Roman"/>
                <w:b/>
                <w:bCs/>
              </w:rPr>
            </w:pPr>
            <w:ins w:id="2508" w:author="WESLEY DOS SANTOS GATINHO" w:date="2025-06-13T20:52:00Z">
              <w:r>
                <w:rPr>
                  <w:rFonts w:ascii="Times New Roman" w:eastAsia="Times New Roman" w:hAnsi="Times New Roman" w:cs="Times New Roman"/>
                  <w:b/>
                  <w:bCs/>
                </w:rPr>
                <w:t>Fonte: Autores, 2025.</w:t>
              </w:r>
            </w:ins>
          </w:p>
          <w:p w14:paraId="708FF052" w14:textId="0E107E04" w:rsidR="00F51EE6" w:rsidRPr="000B3D22" w:rsidRDefault="00F51EE6">
            <w:pPr>
              <w:spacing w:line="276" w:lineRule="auto"/>
              <w:jc w:val="center"/>
              <w:rPr>
                <w:ins w:id="2509" w:author="WESLEY DOS SANTOS GATINHO" w:date="2025-06-13T20:51:00Z"/>
                <w:rFonts w:ascii="Times New Roman" w:eastAsia="Times New Roman" w:hAnsi="Times New Roman" w:cs="Times New Roman"/>
                <w:b/>
                <w:bCs/>
                <w:rPrChange w:id="2510" w:author="WESLEY DOS SANTOS GATINHO" w:date="2025-06-13T20:52:00Z">
                  <w:rPr>
                    <w:ins w:id="2511" w:author="WESLEY DOS SANTOS GATINHO" w:date="2025-06-13T20:51:00Z"/>
                    <w:rFonts w:ascii="Times New Roman" w:eastAsia="Times New Roman" w:hAnsi="Times New Roman" w:cs="Times New Roman"/>
                  </w:rPr>
                </w:rPrChange>
              </w:rPr>
              <w:pPrChange w:id="2512" w:author="WESLEY DOS SANTOS GATINHO" w:date="2025-06-13T20:52:00Z">
                <w:pPr>
                  <w:spacing w:line="276" w:lineRule="auto"/>
                  <w:jc w:val="both"/>
                </w:pPr>
              </w:pPrChange>
            </w:pPr>
          </w:p>
        </w:tc>
      </w:tr>
    </w:tbl>
    <w:p w14:paraId="34B7213C" w14:textId="1CF1C8D8" w:rsidR="00F51EE6" w:rsidRPr="00F51EE6" w:rsidRDefault="00F51EE6" w:rsidP="00F51EE6">
      <w:pPr>
        <w:rPr>
          <w:ins w:id="2513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514" w:author="HUGO SAMUEL DE LIMA OLIVEIRA" w:date="2025-08-08T17:13:00Z">
        <w:r>
          <w:rPr>
            <w:rFonts w:ascii="Times New Roman" w:eastAsia="Times New Roman" w:hAnsi="Times New Roman" w:cs="Times New Roman"/>
            <w:b/>
            <w:bCs/>
          </w:rPr>
          <w:t>4.</w:t>
        </w:r>
      </w:ins>
      <w:ins w:id="2515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>4</w:t>
        </w:r>
      </w:ins>
      <w:ins w:id="2516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. Descrição Geral</w:t>
        </w:r>
      </w:ins>
      <w:ins w:id="2517" w:author="HUGO SAMUEL DE LIMA OLIVEIRA" w:date="2025-08-08T17:15:00Z">
        <w:r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F51EE6">
          <w:rPr>
            <w:rFonts w:ascii="Times New Roman" w:eastAsia="Times New Roman" w:hAnsi="Times New Roman" w:cs="Times New Roman"/>
            <w:b/>
            <w:bCs/>
            <w:rPrChange w:id="2518" w:author="HUGO SAMUEL DE LIMA OLIVEIRA" w:date="2025-08-08T17:15:00Z">
              <w:rPr>
                <w:rFonts w:ascii="Times New Roman" w:eastAsia="Times New Roman" w:hAnsi="Times New Roman" w:cs="Times New Roman"/>
              </w:rPr>
            </w:rPrChange>
          </w:rPr>
          <w:t>Gerador De Treino/Dieta Personalizada</w:t>
        </w:r>
      </w:ins>
    </w:p>
    <w:p w14:paraId="7082BE4E" w14:textId="77777777" w:rsidR="00F51EE6" w:rsidRPr="00F51EE6" w:rsidRDefault="00F51EE6" w:rsidP="00F51EE6">
      <w:pPr>
        <w:rPr>
          <w:ins w:id="2519" w:author="HUGO SAMUEL DE LIMA OLIVEIRA" w:date="2025-08-08T17:13:00Z"/>
          <w:rFonts w:ascii="Times New Roman" w:eastAsia="Times New Roman" w:hAnsi="Times New Roman" w:cs="Times New Roman"/>
        </w:rPr>
      </w:pPr>
      <w:ins w:id="2520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 xml:space="preserve">O diagrama representa o módulo "Gerador De Treino/Dieta Personalizada" do sistema </w:t>
        </w:r>
        <w:proofErr w:type="spellStart"/>
        <w:r w:rsidRPr="00F51EE6">
          <w:rPr>
            <w:rFonts w:ascii="Times New Roman" w:eastAsia="Times New Roman" w:hAnsi="Times New Roman" w:cs="Times New Roman"/>
          </w:rPr>
          <w:t>FitAI</w:t>
        </w:r>
        <w:proofErr w:type="spellEnd"/>
        <w:r w:rsidRPr="00F51EE6">
          <w:rPr>
            <w:rFonts w:ascii="Times New Roman" w:eastAsia="Times New Roman" w:hAnsi="Times New Roman" w:cs="Times New Roman"/>
          </w:rPr>
          <w:t xml:space="preserve">. Esta funcionalidade utiliza Inteligência Artificial para prover ao </w:t>
        </w:r>
        <w:r w:rsidRPr="00F51EE6">
          <w:rPr>
            <w:rFonts w:ascii="Times New Roman" w:eastAsia="Times New Roman" w:hAnsi="Times New Roman" w:cs="Times New Roman"/>
            <w:b/>
            <w:bCs/>
          </w:rPr>
          <w:t>Usuário</w:t>
        </w:r>
        <w:r w:rsidRPr="00F51EE6">
          <w:rPr>
            <w:rFonts w:ascii="Times New Roman" w:eastAsia="Times New Roman" w:hAnsi="Times New Roman" w:cs="Times New Roman"/>
          </w:rPr>
          <w:t xml:space="preserve"> planos de treino e dieta customizados com base em suas solicitações (prompts). Além disso, o módulo oferece a opção de obter dicas de fitness gerais, funcionando como um assistente virtual para os objetivos de saúde do usuário.</w:t>
        </w:r>
      </w:ins>
    </w:p>
    <w:p w14:paraId="62CBA96D" w14:textId="273468FF" w:rsidR="00F51EE6" w:rsidRPr="00F51EE6" w:rsidRDefault="00F51EE6" w:rsidP="00F51EE6">
      <w:pPr>
        <w:rPr>
          <w:ins w:id="2521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522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>4.4.1.</w:t>
        </w:r>
      </w:ins>
      <w:ins w:id="2523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 xml:space="preserve"> Atores</w:t>
        </w:r>
      </w:ins>
    </w:p>
    <w:p w14:paraId="3A2F9470" w14:textId="77777777" w:rsidR="00F51EE6" w:rsidRPr="00F51EE6" w:rsidRDefault="00F51EE6" w:rsidP="00F51EE6">
      <w:pPr>
        <w:numPr>
          <w:ilvl w:val="0"/>
          <w:numId w:val="59"/>
        </w:numPr>
        <w:rPr>
          <w:ins w:id="2524" w:author="HUGO SAMUEL DE LIMA OLIVEIRA" w:date="2025-08-08T17:13:00Z"/>
          <w:rFonts w:ascii="Times New Roman" w:eastAsia="Times New Roman" w:hAnsi="Times New Roman" w:cs="Times New Roman"/>
        </w:rPr>
      </w:pPr>
      <w:ins w:id="2525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Usuário:</w:t>
        </w:r>
        <w:r w:rsidRPr="00F51EE6">
          <w:rPr>
            <w:rFonts w:ascii="Times New Roman" w:eastAsia="Times New Roman" w:hAnsi="Times New Roman" w:cs="Times New Roman"/>
          </w:rPr>
          <w:t xml:space="preserve"> Pessoa que interage com o sistema para solicitar e receber planos de treino/dieta gerados por IA ou para obter dicas de fitness.</w:t>
        </w:r>
      </w:ins>
    </w:p>
    <w:p w14:paraId="4E5E5E5C" w14:textId="7EE9CAEA" w:rsidR="00F51EE6" w:rsidRPr="00F51EE6" w:rsidRDefault="00F51EE6" w:rsidP="00F51EE6">
      <w:pPr>
        <w:rPr>
          <w:ins w:id="2526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527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>4.4.2.</w:t>
        </w:r>
      </w:ins>
      <w:ins w:id="2528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 xml:space="preserve"> Casos de Uso</w:t>
        </w:r>
      </w:ins>
    </w:p>
    <w:p w14:paraId="1556C8D0" w14:textId="7B235E59" w:rsidR="00F51EE6" w:rsidRPr="00F51EE6" w:rsidRDefault="00F51EE6" w:rsidP="00F51EE6">
      <w:pPr>
        <w:rPr>
          <w:ins w:id="2529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530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>4.4.3.</w:t>
        </w:r>
      </w:ins>
      <w:ins w:id="2531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 xml:space="preserve"> Selecionar Gerador de Treino/Dieta</w:t>
        </w:r>
      </w:ins>
    </w:p>
    <w:p w14:paraId="3D62A1CA" w14:textId="77777777" w:rsidR="00F51EE6" w:rsidRPr="00F51EE6" w:rsidRDefault="00F51EE6" w:rsidP="00F51EE6">
      <w:pPr>
        <w:numPr>
          <w:ilvl w:val="0"/>
          <w:numId w:val="60"/>
        </w:numPr>
        <w:rPr>
          <w:ins w:id="2532" w:author="HUGO SAMUEL DE LIMA OLIVEIRA" w:date="2025-08-08T17:13:00Z"/>
          <w:rFonts w:ascii="Times New Roman" w:eastAsia="Times New Roman" w:hAnsi="Times New Roman" w:cs="Times New Roman"/>
        </w:rPr>
      </w:pPr>
      <w:ins w:id="2533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0BE58E24" w14:textId="77777777" w:rsidR="00F51EE6" w:rsidRPr="00F51EE6" w:rsidRDefault="00F51EE6" w:rsidP="00F51EE6">
      <w:pPr>
        <w:numPr>
          <w:ilvl w:val="0"/>
          <w:numId w:val="60"/>
        </w:numPr>
        <w:rPr>
          <w:ins w:id="2534" w:author="HUGO SAMUEL DE LIMA OLIVEIRA" w:date="2025-08-08T17:13:00Z"/>
          <w:rFonts w:ascii="Times New Roman" w:eastAsia="Times New Roman" w:hAnsi="Times New Roman" w:cs="Times New Roman"/>
        </w:rPr>
      </w:pPr>
      <w:ins w:id="2535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lastRenderedPageBreak/>
          <w:t>Pré-condições:</w:t>
        </w:r>
      </w:ins>
    </w:p>
    <w:p w14:paraId="008AA0B2" w14:textId="77777777" w:rsidR="00F51EE6" w:rsidRPr="00F51EE6" w:rsidRDefault="00F51EE6" w:rsidP="00F51EE6">
      <w:pPr>
        <w:numPr>
          <w:ilvl w:val="1"/>
          <w:numId w:val="60"/>
        </w:numPr>
        <w:rPr>
          <w:ins w:id="2536" w:author="HUGO SAMUEL DE LIMA OLIVEIRA" w:date="2025-08-08T17:13:00Z"/>
          <w:rFonts w:ascii="Times New Roman" w:eastAsia="Times New Roman" w:hAnsi="Times New Roman" w:cs="Times New Roman"/>
        </w:rPr>
      </w:pPr>
      <w:ins w:id="2537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deve estar autenticado no sistema.</w:t>
        </w:r>
      </w:ins>
    </w:p>
    <w:p w14:paraId="6143872E" w14:textId="77777777" w:rsidR="00F51EE6" w:rsidRPr="00F51EE6" w:rsidRDefault="00F51EE6" w:rsidP="00F51EE6">
      <w:pPr>
        <w:numPr>
          <w:ilvl w:val="0"/>
          <w:numId w:val="60"/>
        </w:numPr>
        <w:rPr>
          <w:ins w:id="2538" w:author="HUGO SAMUEL DE LIMA OLIVEIRA" w:date="2025-08-08T17:13:00Z"/>
          <w:rFonts w:ascii="Times New Roman" w:eastAsia="Times New Roman" w:hAnsi="Times New Roman" w:cs="Times New Roman"/>
        </w:rPr>
      </w:pPr>
      <w:ins w:id="2539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76A5EA97" w14:textId="77777777" w:rsidR="00F51EE6" w:rsidRPr="00F51EE6" w:rsidRDefault="00F51EE6" w:rsidP="00F51EE6">
      <w:pPr>
        <w:numPr>
          <w:ilvl w:val="1"/>
          <w:numId w:val="61"/>
        </w:numPr>
        <w:rPr>
          <w:ins w:id="2540" w:author="HUGO SAMUEL DE LIMA OLIVEIRA" w:date="2025-08-08T17:13:00Z"/>
          <w:rFonts w:ascii="Times New Roman" w:eastAsia="Times New Roman" w:hAnsi="Times New Roman" w:cs="Times New Roman"/>
        </w:rPr>
      </w:pPr>
      <w:ins w:id="2541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navega no aplicativo e seleciona a funcionalidade do gerador de treino/dieta.</w:t>
        </w:r>
      </w:ins>
    </w:p>
    <w:p w14:paraId="5625AA53" w14:textId="77777777" w:rsidR="00F51EE6" w:rsidRPr="00F51EE6" w:rsidRDefault="00F51EE6" w:rsidP="00F51EE6">
      <w:pPr>
        <w:numPr>
          <w:ilvl w:val="1"/>
          <w:numId w:val="61"/>
        </w:numPr>
        <w:rPr>
          <w:ins w:id="2542" w:author="HUGO SAMUEL DE LIMA OLIVEIRA" w:date="2025-08-08T17:13:00Z"/>
          <w:rFonts w:ascii="Times New Roman" w:eastAsia="Times New Roman" w:hAnsi="Times New Roman" w:cs="Times New Roman"/>
        </w:rPr>
      </w:pPr>
      <w:ins w:id="2543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exibe a tela principal do gerador, apresentando as opções disponíveis.</w:t>
        </w:r>
      </w:ins>
    </w:p>
    <w:p w14:paraId="7E041B93" w14:textId="77777777" w:rsidR="00F51EE6" w:rsidRPr="00F51EE6" w:rsidRDefault="00F51EE6" w:rsidP="00F51EE6">
      <w:pPr>
        <w:numPr>
          <w:ilvl w:val="0"/>
          <w:numId w:val="60"/>
        </w:numPr>
        <w:rPr>
          <w:ins w:id="2544" w:author="HUGO SAMUEL DE LIMA OLIVEIRA" w:date="2025-08-08T17:13:00Z"/>
          <w:rFonts w:ascii="Times New Roman" w:eastAsia="Times New Roman" w:hAnsi="Times New Roman" w:cs="Times New Roman"/>
        </w:rPr>
      </w:pPr>
      <w:ins w:id="2545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7EA2C60B" w14:textId="77777777" w:rsidR="00F51EE6" w:rsidRPr="00F51EE6" w:rsidRDefault="00F51EE6" w:rsidP="00F51EE6">
      <w:pPr>
        <w:numPr>
          <w:ilvl w:val="1"/>
          <w:numId w:val="60"/>
        </w:numPr>
        <w:rPr>
          <w:ins w:id="2546" w:author="HUGO SAMUEL DE LIMA OLIVEIRA" w:date="2025-08-08T17:13:00Z"/>
          <w:rFonts w:ascii="Times New Roman" w:eastAsia="Times New Roman" w:hAnsi="Times New Roman" w:cs="Times New Roman"/>
        </w:rPr>
      </w:pPr>
      <w:ins w:id="2547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A interface do gerador está pronta para receber os comandos do usuário.</w:t>
        </w:r>
      </w:ins>
    </w:p>
    <w:p w14:paraId="459486B6" w14:textId="77777777" w:rsidR="00F51EE6" w:rsidRPr="00F51EE6" w:rsidRDefault="00F51EE6" w:rsidP="00F51EE6">
      <w:pPr>
        <w:numPr>
          <w:ilvl w:val="0"/>
          <w:numId w:val="60"/>
        </w:numPr>
        <w:rPr>
          <w:ins w:id="2548" w:author="HUGO SAMUEL DE LIMA OLIVEIRA" w:date="2025-08-08T17:13:00Z"/>
          <w:rFonts w:ascii="Times New Roman" w:eastAsia="Times New Roman" w:hAnsi="Times New Roman" w:cs="Times New Roman"/>
        </w:rPr>
      </w:pPr>
      <w:ins w:id="2549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F51EE6">
          <w:rPr>
            <w:rFonts w:ascii="Times New Roman" w:eastAsia="Times New Roman" w:hAnsi="Times New Roman" w:cs="Times New Roman"/>
          </w:rPr>
          <w:t xml:space="preserve"> Este é o caso de uso base, que serve como ponto de partida e pode ser estendido pelas funcionalidades Escrever Prompt para IA e Obter Dicas Fitness.</w:t>
        </w:r>
      </w:ins>
    </w:p>
    <w:p w14:paraId="6E00D18D" w14:textId="28736587" w:rsidR="00F51EE6" w:rsidRPr="00F51EE6" w:rsidRDefault="00F51EE6" w:rsidP="00F51EE6">
      <w:pPr>
        <w:rPr>
          <w:ins w:id="2550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551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>4.4.4.</w:t>
        </w:r>
      </w:ins>
      <w:ins w:id="2552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 xml:space="preserve"> Escrever Prompt para IA</w:t>
        </w:r>
      </w:ins>
    </w:p>
    <w:p w14:paraId="3073FB78" w14:textId="77777777" w:rsidR="00F51EE6" w:rsidRPr="00F51EE6" w:rsidRDefault="00F51EE6" w:rsidP="00F51EE6">
      <w:pPr>
        <w:numPr>
          <w:ilvl w:val="0"/>
          <w:numId w:val="62"/>
        </w:numPr>
        <w:rPr>
          <w:ins w:id="2553" w:author="HUGO SAMUEL DE LIMA OLIVEIRA" w:date="2025-08-08T17:13:00Z"/>
          <w:rFonts w:ascii="Times New Roman" w:eastAsia="Times New Roman" w:hAnsi="Times New Roman" w:cs="Times New Roman"/>
        </w:rPr>
      </w:pPr>
      <w:ins w:id="2554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6C82FE23" w14:textId="77777777" w:rsidR="00F51EE6" w:rsidRPr="00F51EE6" w:rsidRDefault="00F51EE6" w:rsidP="00F51EE6">
      <w:pPr>
        <w:numPr>
          <w:ilvl w:val="0"/>
          <w:numId w:val="62"/>
        </w:numPr>
        <w:rPr>
          <w:ins w:id="2555" w:author="HUGO SAMUEL DE LIMA OLIVEIRA" w:date="2025-08-08T17:13:00Z"/>
          <w:rFonts w:ascii="Times New Roman" w:eastAsia="Times New Roman" w:hAnsi="Times New Roman" w:cs="Times New Roman"/>
        </w:rPr>
      </w:pPr>
      <w:ins w:id="2556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785C72DB" w14:textId="77777777" w:rsidR="00F51EE6" w:rsidRPr="00F51EE6" w:rsidRDefault="00F51EE6" w:rsidP="00F51EE6">
      <w:pPr>
        <w:numPr>
          <w:ilvl w:val="1"/>
          <w:numId w:val="62"/>
        </w:numPr>
        <w:rPr>
          <w:ins w:id="2557" w:author="HUGO SAMUEL DE LIMA OLIVEIRA" w:date="2025-08-08T17:13:00Z"/>
          <w:rFonts w:ascii="Times New Roman" w:eastAsia="Times New Roman" w:hAnsi="Times New Roman" w:cs="Times New Roman"/>
        </w:rPr>
      </w:pPr>
      <w:ins w:id="2558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deve estar na tela do caso de uso Selecionar Gerador de Treino/Dieta.</w:t>
        </w:r>
      </w:ins>
    </w:p>
    <w:p w14:paraId="0DAF3C5D" w14:textId="77777777" w:rsidR="00F51EE6" w:rsidRPr="00F51EE6" w:rsidRDefault="00F51EE6" w:rsidP="00F51EE6">
      <w:pPr>
        <w:numPr>
          <w:ilvl w:val="0"/>
          <w:numId w:val="62"/>
        </w:numPr>
        <w:rPr>
          <w:ins w:id="2559" w:author="HUGO SAMUEL DE LIMA OLIVEIRA" w:date="2025-08-08T17:13:00Z"/>
          <w:rFonts w:ascii="Times New Roman" w:eastAsia="Times New Roman" w:hAnsi="Times New Roman" w:cs="Times New Roman"/>
        </w:rPr>
      </w:pPr>
      <w:ins w:id="2560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16AB788E" w14:textId="77777777" w:rsidR="00F51EE6" w:rsidRPr="00F51EE6" w:rsidRDefault="00F51EE6" w:rsidP="00F51EE6">
      <w:pPr>
        <w:numPr>
          <w:ilvl w:val="1"/>
          <w:numId w:val="63"/>
        </w:numPr>
        <w:rPr>
          <w:ins w:id="2561" w:author="HUGO SAMUEL DE LIMA OLIVEIRA" w:date="2025-08-08T17:13:00Z"/>
          <w:rFonts w:ascii="Times New Roman" w:eastAsia="Times New Roman" w:hAnsi="Times New Roman" w:cs="Times New Roman"/>
        </w:rPr>
      </w:pPr>
      <w:ins w:id="2562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escolhe a opção para criar um plano personalizado.</w:t>
        </w:r>
      </w:ins>
    </w:p>
    <w:p w14:paraId="4B3C9EFA" w14:textId="77777777" w:rsidR="00F51EE6" w:rsidRPr="00F51EE6" w:rsidRDefault="00F51EE6" w:rsidP="00F51EE6">
      <w:pPr>
        <w:numPr>
          <w:ilvl w:val="1"/>
          <w:numId w:val="63"/>
        </w:numPr>
        <w:rPr>
          <w:ins w:id="2563" w:author="HUGO SAMUEL DE LIMA OLIVEIRA" w:date="2025-08-08T17:13:00Z"/>
          <w:rFonts w:ascii="Times New Roman" w:eastAsia="Times New Roman" w:hAnsi="Times New Roman" w:cs="Times New Roman"/>
        </w:rPr>
      </w:pPr>
      <w:ins w:id="2564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apresenta uma área de texto para o usuário descrever sua solicitação (prompt), detalhando seus objetivos, restrições, preferências, etc.</w:t>
        </w:r>
      </w:ins>
    </w:p>
    <w:p w14:paraId="6FABA9EB" w14:textId="77777777" w:rsidR="00F51EE6" w:rsidRPr="00F51EE6" w:rsidRDefault="00F51EE6" w:rsidP="00F51EE6">
      <w:pPr>
        <w:numPr>
          <w:ilvl w:val="1"/>
          <w:numId w:val="63"/>
        </w:numPr>
        <w:rPr>
          <w:ins w:id="2565" w:author="HUGO SAMUEL DE LIMA OLIVEIRA" w:date="2025-08-08T17:13:00Z"/>
          <w:rFonts w:ascii="Times New Roman" w:eastAsia="Times New Roman" w:hAnsi="Times New Roman" w:cs="Times New Roman"/>
        </w:rPr>
      </w:pPr>
      <w:ins w:id="2566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escreve e envia o prompt.</w:t>
        </w:r>
      </w:ins>
    </w:p>
    <w:p w14:paraId="27A2990E" w14:textId="77777777" w:rsidR="00F51EE6" w:rsidRPr="00F51EE6" w:rsidRDefault="00F51EE6" w:rsidP="00F51EE6">
      <w:pPr>
        <w:numPr>
          <w:ilvl w:val="1"/>
          <w:numId w:val="63"/>
        </w:numPr>
        <w:rPr>
          <w:ins w:id="2567" w:author="HUGO SAMUEL DE LIMA OLIVEIRA" w:date="2025-08-08T17:13:00Z"/>
          <w:rFonts w:ascii="Times New Roman" w:eastAsia="Times New Roman" w:hAnsi="Times New Roman" w:cs="Times New Roman"/>
        </w:rPr>
      </w:pPr>
      <w:ins w:id="2568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Ao enviar, o fluxo do caso de uso Obter Treino/Dieta Personalizado é obrigatoriamente iniciado.</w:t>
        </w:r>
      </w:ins>
    </w:p>
    <w:p w14:paraId="23D66B28" w14:textId="77777777" w:rsidR="00F51EE6" w:rsidRPr="00F51EE6" w:rsidRDefault="00F51EE6" w:rsidP="00F51EE6">
      <w:pPr>
        <w:numPr>
          <w:ilvl w:val="0"/>
          <w:numId w:val="62"/>
        </w:numPr>
        <w:rPr>
          <w:ins w:id="2569" w:author="HUGO SAMUEL DE LIMA OLIVEIRA" w:date="2025-08-08T17:13:00Z"/>
          <w:rFonts w:ascii="Times New Roman" w:eastAsia="Times New Roman" w:hAnsi="Times New Roman" w:cs="Times New Roman"/>
        </w:rPr>
      </w:pPr>
      <w:ins w:id="2570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73D9926E" w14:textId="77777777" w:rsidR="00F51EE6" w:rsidRPr="00F51EE6" w:rsidRDefault="00F51EE6" w:rsidP="00F51EE6">
      <w:pPr>
        <w:numPr>
          <w:ilvl w:val="1"/>
          <w:numId w:val="62"/>
        </w:numPr>
        <w:rPr>
          <w:ins w:id="2571" w:author="HUGO SAMUEL DE LIMA OLIVEIRA" w:date="2025-08-08T17:13:00Z"/>
          <w:rFonts w:ascii="Times New Roman" w:eastAsia="Times New Roman" w:hAnsi="Times New Roman" w:cs="Times New Roman"/>
        </w:rPr>
      </w:pPr>
      <w:ins w:id="2572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prompt do usuário é enviado ao sistema para processamento pela IA.</w:t>
        </w:r>
      </w:ins>
    </w:p>
    <w:p w14:paraId="7CD368F0" w14:textId="77777777" w:rsidR="00F51EE6" w:rsidRPr="00F51EE6" w:rsidRDefault="00F51EE6" w:rsidP="00F51EE6">
      <w:pPr>
        <w:numPr>
          <w:ilvl w:val="0"/>
          <w:numId w:val="62"/>
        </w:numPr>
        <w:rPr>
          <w:ins w:id="2573" w:author="HUGO SAMUEL DE LIMA OLIVEIRA" w:date="2025-08-08T17:13:00Z"/>
          <w:rFonts w:ascii="Times New Roman" w:eastAsia="Times New Roman" w:hAnsi="Times New Roman" w:cs="Times New Roman"/>
        </w:rPr>
      </w:pPr>
      <w:ins w:id="2574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F51EE6">
          <w:rPr>
            <w:rFonts w:ascii="Times New Roman" w:eastAsia="Times New Roman" w:hAnsi="Times New Roman" w:cs="Times New Roman"/>
          </w:rPr>
          <w:t xml:space="preserve"> Este caso de uso </w:t>
        </w:r>
        <w:r w:rsidRPr="00F51EE6">
          <w:rPr>
            <w:rFonts w:ascii="Times New Roman" w:eastAsia="Times New Roman" w:hAnsi="Times New Roman" w:cs="Times New Roman"/>
            <w:b/>
            <w:bCs/>
          </w:rPr>
          <w:t>estende</w:t>
        </w:r>
        <w:r w:rsidRPr="00F51EE6">
          <w:rPr>
            <w:rFonts w:ascii="Times New Roman" w:eastAsia="Times New Roman" w:hAnsi="Times New Roman" w:cs="Times New Roman"/>
          </w:rPr>
          <w:t xml:space="preserve"> Selecionar Gerador de Treino/Dieta e </w:t>
        </w:r>
        <w:r w:rsidRPr="00F51EE6">
          <w:rPr>
            <w:rFonts w:ascii="Times New Roman" w:eastAsia="Times New Roman" w:hAnsi="Times New Roman" w:cs="Times New Roman"/>
            <w:b/>
            <w:bCs/>
          </w:rPr>
          <w:t>inclui</w:t>
        </w:r>
        <w:r w:rsidRPr="00F51EE6">
          <w:rPr>
            <w:rFonts w:ascii="Times New Roman" w:eastAsia="Times New Roman" w:hAnsi="Times New Roman" w:cs="Times New Roman"/>
          </w:rPr>
          <w:t xml:space="preserve"> obrigatoriamente o caso de uso Obter Treino/Dieta Personalizado.</w:t>
        </w:r>
      </w:ins>
    </w:p>
    <w:p w14:paraId="556DBD71" w14:textId="67F41EB5" w:rsidR="00F51EE6" w:rsidRPr="00F51EE6" w:rsidRDefault="00F51EE6" w:rsidP="00F51EE6">
      <w:pPr>
        <w:rPr>
          <w:ins w:id="2575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576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>4.4.5.</w:t>
        </w:r>
      </w:ins>
      <w:ins w:id="2577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 xml:space="preserve"> Obter Treino/Dieta Personalizado</w:t>
        </w:r>
      </w:ins>
    </w:p>
    <w:p w14:paraId="6E09746F" w14:textId="77777777" w:rsidR="00F51EE6" w:rsidRPr="00F51EE6" w:rsidRDefault="00F51EE6" w:rsidP="00F51EE6">
      <w:pPr>
        <w:numPr>
          <w:ilvl w:val="0"/>
          <w:numId w:val="64"/>
        </w:numPr>
        <w:rPr>
          <w:ins w:id="2578" w:author="HUGO SAMUEL DE LIMA OLIVEIRA" w:date="2025-08-08T17:13:00Z"/>
          <w:rFonts w:ascii="Times New Roman" w:eastAsia="Times New Roman" w:hAnsi="Times New Roman" w:cs="Times New Roman"/>
        </w:rPr>
      </w:pPr>
      <w:ins w:id="2579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Times New Roman" w:hAnsi="Times New Roman" w:cs="Times New Roman"/>
          </w:rPr>
          <w:t xml:space="preserve"> Sistema (</w:t>
        </w:r>
        <w:proofErr w:type="spellStart"/>
        <w:r w:rsidRPr="00F51EE6">
          <w:rPr>
            <w:rFonts w:ascii="Times New Roman" w:eastAsia="Times New Roman" w:hAnsi="Times New Roman" w:cs="Times New Roman"/>
          </w:rPr>
          <w:t>FitAI</w:t>
        </w:r>
        <w:proofErr w:type="spellEnd"/>
        <w:r w:rsidRPr="00F51EE6">
          <w:rPr>
            <w:rFonts w:ascii="Times New Roman" w:eastAsia="Times New Roman" w:hAnsi="Times New Roman" w:cs="Times New Roman"/>
          </w:rPr>
          <w:t>).</w:t>
        </w:r>
      </w:ins>
    </w:p>
    <w:p w14:paraId="7BC4C519" w14:textId="77777777" w:rsidR="00F51EE6" w:rsidRPr="00F51EE6" w:rsidRDefault="00F51EE6" w:rsidP="00F51EE6">
      <w:pPr>
        <w:numPr>
          <w:ilvl w:val="0"/>
          <w:numId w:val="64"/>
        </w:numPr>
        <w:rPr>
          <w:ins w:id="2580" w:author="HUGO SAMUEL DE LIMA OLIVEIRA" w:date="2025-08-08T17:13:00Z"/>
          <w:rFonts w:ascii="Times New Roman" w:eastAsia="Times New Roman" w:hAnsi="Times New Roman" w:cs="Times New Roman"/>
        </w:rPr>
      </w:pPr>
      <w:ins w:id="2581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46CA5D2C" w14:textId="77777777" w:rsidR="00F51EE6" w:rsidRPr="00F51EE6" w:rsidRDefault="00F51EE6" w:rsidP="00F51EE6">
      <w:pPr>
        <w:numPr>
          <w:ilvl w:val="1"/>
          <w:numId w:val="64"/>
        </w:numPr>
        <w:rPr>
          <w:ins w:id="2582" w:author="HUGO SAMUEL DE LIMA OLIVEIRA" w:date="2025-08-08T17:13:00Z"/>
          <w:rFonts w:ascii="Times New Roman" w:eastAsia="Times New Roman" w:hAnsi="Times New Roman" w:cs="Times New Roman"/>
        </w:rPr>
      </w:pPr>
      <w:ins w:id="2583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caso de uso Escrever Prompt para IA foi concluído pelo usuário.</w:t>
        </w:r>
      </w:ins>
    </w:p>
    <w:p w14:paraId="5C653C05" w14:textId="77777777" w:rsidR="00F51EE6" w:rsidRPr="00F51EE6" w:rsidRDefault="00F51EE6" w:rsidP="00F51EE6">
      <w:pPr>
        <w:numPr>
          <w:ilvl w:val="0"/>
          <w:numId w:val="64"/>
        </w:numPr>
        <w:rPr>
          <w:ins w:id="2584" w:author="HUGO SAMUEL DE LIMA OLIVEIRA" w:date="2025-08-08T17:13:00Z"/>
          <w:rFonts w:ascii="Times New Roman" w:eastAsia="Times New Roman" w:hAnsi="Times New Roman" w:cs="Times New Roman"/>
        </w:rPr>
      </w:pPr>
      <w:ins w:id="2585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lastRenderedPageBreak/>
          <w:t>Fluxo principal:</w:t>
        </w:r>
      </w:ins>
    </w:p>
    <w:p w14:paraId="32BC8042" w14:textId="77777777" w:rsidR="00F51EE6" w:rsidRPr="00F51EE6" w:rsidRDefault="00F51EE6" w:rsidP="00F51EE6">
      <w:pPr>
        <w:numPr>
          <w:ilvl w:val="1"/>
          <w:numId w:val="65"/>
        </w:numPr>
        <w:rPr>
          <w:ins w:id="2586" w:author="HUGO SAMUEL DE LIMA OLIVEIRA" w:date="2025-08-08T17:13:00Z"/>
          <w:rFonts w:ascii="Times New Roman" w:eastAsia="Times New Roman" w:hAnsi="Times New Roman" w:cs="Times New Roman"/>
        </w:rPr>
      </w:pPr>
      <w:ins w:id="2587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recebe o prompt do usuário.</w:t>
        </w:r>
      </w:ins>
    </w:p>
    <w:p w14:paraId="049121CC" w14:textId="77777777" w:rsidR="00F51EE6" w:rsidRPr="00F51EE6" w:rsidRDefault="00F51EE6" w:rsidP="00F51EE6">
      <w:pPr>
        <w:numPr>
          <w:ilvl w:val="1"/>
          <w:numId w:val="65"/>
        </w:numPr>
        <w:rPr>
          <w:ins w:id="2588" w:author="HUGO SAMUEL DE LIMA OLIVEIRA" w:date="2025-08-08T17:13:00Z"/>
          <w:rFonts w:ascii="Times New Roman" w:eastAsia="Times New Roman" w:hAnsi="Times New Roman" w:cs="Times New Roman"/>
        </w:rPr>
      </w:pPr>
      <w:ins w:id="2589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processa a solicitação utilizando seu modelo de Inteligência Artificial.</w:t>
        </w:r>
      </w:ins>
    </w:p>
    <w:p w14:paraId="4ECA3CF7" w14:textId="77777777" w:rsidR="00F51EE6" w:rsidRPr="00F51EE6" w:rsidRDefault="00F51EE6" w:rsidP="00F51EE6">
      <w:pPr>
        <w:numPr>
          <w:ilvl w:val="1"/>
          <w:numId w:val="65"/>
        </w:numPr>
        <w:rPr>
          <w:ins w:id="2590" w:author="HUGO SAMUEL DE LIMA OLIVEIRA" w:date="2025-08-08T17:13:00Z"/>
          <w:rFonts w:ascii="Times New Roman" w:eastAsia="Times New Roman" w:hAnsi="Times New Roman" w:cs="Times New Roman"/>
        </w:rPr>
      </w:pPr>
      <w:ins w:id="2591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gera um plano de treino ou dieta de acordo com o prompt.</w:t>
        </w:r>
      </w:ins>
    </w:p>
    <w:p w14:paraId="3F91AFDD" w14:textId="77777777" w:rsidR="00F51EE6" w:rsidRPr="00F51EE6" w:rsidRDefault="00F51EE6" w:rsidP="00F51EE6">
      <w:pPr>
        <w:numPr>
          <w:ilvl w:val="1"/>
          <w:numId w:val="65"/>
        </w:numPr>
        <w:rPr>
          <w:ins w:id="2592" w:author="HUGO SAMUEL DE LIMA OLIVEIRA" w:date="2025-08-08T17:13:00Z"/>
          <w:rFonts w:ascii="Times New Roman" w:eastAsia="Times New Roman" w:hAnsi="Times New Roman" w:cs="Times New Roman"/>
        </w:rPr>
      </w:pPr>
      <w:ins w:id="2593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plano gerado é formatado e exibido na tela para o usuário.</w:t>
        </w:r>
      </w:ins>
    </w:p>
    <w:p w14:paraId="53148CD9" w14:textId="77777777" w:rsidR="00F51EE6" w:rsidRPr="00F51EE6" w:rsidRDefault="00F51EE6" w:rsidP="00F51EE6">
      <w:pPr>
        <w:numPr>
          <w:ilvl w:val="0"/>
          <w:numId w:val="64"/>
        </w:numPr>
        <w:rPr>
          <w:ins w:id="2594" w:author="HUGO SAMUEL DE LIMA OLIVEIRA" w:date="2025-08-08T17:13:00Z"/>
          <w:rFonts w:ascii="Times New Roman" w:eastAsia="Times New Roman" w:hAnsi="Times New Roman" w:cs="Times New Roman"/>
        </w:rPr>
      </w:pPr>
      <w:ins w:id="2595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566C3952" w14:textId="77777777" w:rsidR="00F51EE6" w:rsidRPr="00F51EE6" w:rsidRDefault="00F51EE6" w:rsidP="00F51EE6">
      <w:pPr>
        <w:numPr>
          <w:ilvl w:val="1"/>
          <w:numId w:val="64"/>
        </w:numPr>
        <w:rPr>
          <w:ins w:id="2596" w:author="HUGO SAMUEL DE LIMA OLIVEIRA" w:date="2025-08-08T17:13:00Z"/>
          <w:rFonts w:ascii="Times New Roman" w:eastAsia="Times New Roman" w:hAnsi="Times New Roman" w:cs="Times New Roman"/>
        </w:rPr>
      </w:pPr>
      <w:ins w:id="2597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Um plano de treino ou dieta personalizado é apresentado ao usuário.</w:t>
        </w:r>
      </w:ins>
    </w:p>
    <w:p w14:paraId="10DFEC7D" w14:textId="77777777" w:rsidR="00F51EE6" w:rsidRPr="00F51EE6" w:rsidRDefault="00F51EE6" w:rsidP="00F51EE6">
      <w:pPr>
        <w:numPr>
          <w:ilvl w:val="0"/>
          <w:numId w:val="64"/>
        </w:numPr>
        <w:rPr>
          <w:ins w:id="2598" w:author="HUGO SAMUEL DE LIMA OLIVEIRA" w:date="2025-08-08T17:13:00Z"/>
          <w:rFonts w:ascii="Times New Roman" w:eastAsia="Times New Roman" w:hAnsi="Times New Roman" w:cs="Times New Roman"/>
        </w:rPr>
      </w:pPr>
      <w:ins w:id="2599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F51EE6">
          <w:rPr>
            <w:rFonts w:ascii="Times New Roman" w:eastAsia="Times New Roman" w:hAnsi="Times New Roman" w:cs="Times New Roman"/>
          </w:rPr>
          <w:t xml:space="preserve"> Este é um caso de uso </w:t>
        </w:r>
        <w:r w:rsidRPr="00F51EE6">
          <w:rPr>
            <w:rFonts w:ascii="Times New Roman" w:eastAsia="Times New Roman" w:hAnsi="Times New Roman" w:cs="Times New Roman"/>
            <w:b/>
            <w:bCs/>
          </w:rPr>
          <w:t>incluído</w:t>
        </w:r>
        <w:r w:rsidRPr="00F51EE6">
          <w:rPr>
            <w:rFonts w:ascii="Times New Roman" w:eastAsia="Times New Roman" w:hAnsi="Times New Roman" w:cs="Times New Roman"/>
          </w:rPr>
          <w:t>, representando a resposta automática e obrigatória do sistema à submissão de um prompt. Ele não é iniciado diretamente pelo ator.</w:t>
        </w:r>
      </w:ins>
    </w:p>
    <w:p w14:paraId="798027E3" w14:textId="79043C3D" w:rsidR="00F51EE6" w:rsidRPr="00F51EE6" w:rsidRDefault="00F51EE6" w:rsidP="00F51EE6">
      <w:pPr>
        <w:rPr>
          <w:ins w:id="2600" w:author="HUGO SAMUEL DE LIMA OLIVEIRA" w:date="2025-08-08T17:13:00Z"/>
          <w:rFonts w:ascii="Times New Roman" w:eastAsia="Times New Roman" w:hAnsi="Times New Roman" w:cs="Times New Roman"/>
          <w:b/>
          <w:bCs/>
        </w:rPr>
      </w:pPr>
      <w:ins w:id="2601" w:author="HUGO SAMUEL DE LIMA OLIVEIRA" w:date="2025-08-08T17:14:00Z">
        <w:r>
          <w:rPr>
            <w:rFonts w:ascii="Times New Roman" w:eastAsia="Times New Roman" w:hAnsi="Times New Roman" w:cs="Times New Roman"/>
            <w:b/>
            <w:bCs/>
          </w:rPr>
          <w:t xml:space="preserve">4.4.6. </w:t>
        </w:r>
      </w:ins>
      <w:ins w:id="2602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Obter Dicas Fitness</w:t>
        </w:r>
      </w:ins>
    </w:p>
    <w:p w14:paraId="44871D4F" w14:textId="77777777" w:rsidR="00F51EE6" w:rsidRPr="00F51EE6" w:rsidRDefault="00F51EE6" w:rsidP="00F51EE6">
      <w:pPr>
        <w:numPr>
          <w:ilvl w:val="0"/>
          <w:numId w:val="66"/>
        </w:numPr>
        <w:rPr>
          <w:ins w:id="2603" w:author="HUGO SAMUEL DE LIMA OLIVEIRA" w:date="2025-08-08T17:13:00Z"/>
          <w:rFonts w:ascii="Times New Roman" w:eastAsia="Times New Roman" w:hAnsi="Times New Roman" w:cs="Times New Roman"/>
        </w:rPr>
      </w:pPr>
      <w:ins w:id="2604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Times New Roman" w:hAnsi="Times New Roman" w:cs="Times New Roman"/>
          </w:rPr>
          <w:t xml:space="preserve"> Usuário.</w:t>
        </w:r>
      </w:ins>
    </w:p>
    <w:p w14:paraId="0E7C44A2" w14:textId="77777777" w:rsidR="00F51EE6" w:rsidRPr="00F51EE6" w:rsidRDefault="00F51EE6" w:rsidP="00F51EE6">
      <w:pPr>
        <w:numPr>
          <w:ilvl w:val="0"/>
          <w:numId w:val="66"/>
        </w:numPr>
        <w:rPr>
          <w:ins w:id="2605" w:author="HUGO SAMUEL DE LIMA OLIVEIRA" w:date="2025-08-08T17:13:00Z"/>
          <w:rFonts w:ascii="Times New Roman" w:eastAsia="Times New Roman" w:hAnsi="Times New Roman" w:cs="Times New Roman"/>
        </w:rPr>
      </w:pPr>
      <w:ins w:id="2606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Pré-condições:</w:t>
        </w:r>
      </w:ins>
    </w:p>
    <w:p w14:paraId="5061A1AA" w14:textId="77777777" w:rsidR="00F51EE6" w:rsidRPr="00F51EE6" w:rsidRDefault="00F51EE6" w:rsidP="00F51EE6">
      <w:pPr>
        <w:numPr>
          <w:ilvl w:val="1"/>
          <w:numId w:val="66"/>
        </w:numPr>
        <w:rPr>
          <w:ins w:id="2607" w:author="HUGO SAMUEL DE LIMA OLIVEIRA" w:date="2025-08-08T17:13:00Z"/>
          <w:rFonts w:ascii="Times New Roman" w:eastAsia="Times New Roman" w:hAnsi="Times New Roman" w:cs="Times New Roman"/>
        </w:rPr>
      </w:pPr>
      <w:ins w:id="2608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deve estar na tela do caso de uso Selecionar Gerador de Treino/Dieta.</w:t>
        </w:r>
      </w:ins>
    </w:p>
    <w:p w14:paraId="4C83D40B" w14:textId="77777777" w:rsidR="00F51EE6" w:rsidRPr="00F51EE6" w:rsidRDefault="00F51EE6" w:rsidP="00F51EE6">
      <w:pPr>
        <w:numPr>
          <w:ilvl w:val="0"/>
          <w:numId w:val="66"/>
        </w:numPr>
        <w:rPr>
          <w:ins w:id="2609" w:author="HUGO SAMUEL DE LIMA OLIVEIRA" w:date="2025-08-08T17:13:00Z"/>
          <w:rFonts w:ascii="Times New Roman" w:eastAsia="Times New Roman" w:hAnsi="Times New Roman" w:cs="Times New Roman"/>
        </w:rPr>
      </w:pPr>
      <w:ins w:id="2610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Fluxo principal:</w:t>
        </w:r>
      </w:ins>
    </w:p>
    <w:p w14:paraId="786A894D" w14:textId="77777777" w:rsidR="00F51EE6" w:rsidRPr="00F51EE6" w:rsidRDefault="00F51EE6" w:rsidP="00F51EE6">
      <w:pPr>
        <w:numPr>
          <w:ilvl w:val="1"/>
          <w:numId w:val="67"/>
        </w:numPr>
        <w:rPr>
          <w:ins w:id="2611" w:author="HUGO SAMUEL DE LIMA OLIVEIRA" w:date="2025-08-08T17:13:00Z"/>
          <w:rFonts w:ascii="Times New Roman" w:eastAsia="Times New Roman" w:hAnsi="Times New Roman" w:cs="Times New Roman"/>
        </w:rPr>
      </w:pPr>
      <w:ins w:id="2612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usuário seleciona a opção para receber dicas de fitness.</w:t>
        </w:r>
      </w:ins>
    </w:p>
    <w:p w14:paraId="2A2250FA" w14:textId="77777777" w:rsidR="00F51EE6" w:rsidRPr="00F51EE6" w:rsidRDefault="00F51EE6" w:rsidP="00F51EE6">
      <w:pPr>
        <w:numPr>
          <w:ilvl w:val="1"/>
          <w:numId w:val="67"/>
        </w:numPr>
        <w:rPr>
          <w:ins w:id="2613" w:author="HUGO SAMUEL DE LIMA OLIVEIRA" w:date="2025-08-08T17:13:00Z"/>
          <w:rFonts w:ascii="Times New Roman" w:eastAsia="Times New Roman" w:hAnsi="Times New Roman" w:cs="Times New Roman"/>
        </w:rPr>
      </w:pPr>
      <w:ins w:id="2614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pode solicitar um tópico de interesse ou gerar uma dica aleatória.</w:t>
        </w:r>
      </w:ins>
    </w:p>
    <w:p w14:paraId="01893FFF" w14:textId="77777777" w:rsidR="00F51EE6" w:rsidRPr="00F51EE6" w:rsidRDefault="00F51EE6" w:rsidP="00F51EE6">
      <w:pPr>
        <w:numPr>
          <w:ilvl w:val="1"/>
          <w:numId w:val="67"/>
        </w:numPr>
        <w:rPr>
          <w:ins w:id="2615" w:author="HUGO SAMUEL DE LIMA OLIVEIRA" w:date="2025-08-08T17:13:00Z"/>
          <w:rFonts w:ascii="Times New Roman" w:eastAsia="Times New Roman" w:hAnsi="Times New Roman" w:cs="Times New Roman"/>
        </w:rPr>
      </w:pPr>
      <w:ins w:id="2616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O sistema consulta a IA para obter uma dica relevante.</w:t>
        </w:r>
      </w:ins>
    </w:p>
    <w:p w14:paraId="0968BD75" w14:textId="77777777" w:rsidR="00F51EE6" w:rsidRPr="00F51EE6" w:rsidRDefault="00F51EE6" w:rsidP="00F51EE6">
      <w:pPr>
        <w:numPr>
          <w:ilvl w:val="1"/>
          <w:numId w:val="67"/>
        </w:numPr>
        <w:rPr>
          <w:ins w:id="2617" w:author="HUGO SAMUEL DE LIMA OLIVEIRA" w:date="2025-08-08T17:13:00Z"/>
          <w:rFonts w:ascii="Times New Roman" w:eastAsia="Times New Roman" w:hAnsi="Times New Roman" w:cs="Times New Roman"/>
        </w:rPr>
      </w:pPr>
      <w:ins w:id="2618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A dica é exibida na tela para o usuário.</w:t>
        </w:r>
      </w:ins>
    </w:p>
    <w:p w14:paraId="1238DE3E" w14:textId="77777777" w:rsidR="00F51EE6" w:rsidRPr="00F51EE6" w:rsidRDefault="00F51EE6" w:rsidP="00F51EE6">
      <w:pPr>
        <w:numPr>
          <w:ilvl w:val="0"/>
          <w:numId w:val="66"/>
        </w:numPr>
        <w:rPr>
          <w:ins w:id="2619" w:author="HUGO SAMUEL DE LIMA OLIVEIRA" w:date="2025-08-08T17:13:00Z"/>
          <w:rFonts w:ascii="Times New Roman" w:eastAsia="Times New Roman" w:hAnsi="Times New Roman" w:cs="Times New Roman"/>
        </w:rPr>
      </w:pPr>
      <w:ins w:id="2620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Pós-condições:</w:t>
        </w:r>
      </w:ins>
    </w:p>
    <w:p w14:paraId="2AB299FF" w14:textId="77777777" w:rsidR="00F51EE6" w:rsidRPr="00F51EE6" w:rsidRDefault="00F51EE6" w:rsidP="00F51EE6">
      <w:pPr>
        <w:numPr>
          <w:ilvl w:val="1"/>
          <w:numId w:val="66"/>
        </w:numPr>
        <w:rPr>
          <w:ins w:id="2621" w:author="HUGO SAMUEL DE LIMA OLIVEIRA" w:date="2025-08-08T17:13:00Z"/>
          <w:rFonts w:ascii="Times New Roman" w:eastAsia="Times New Roman" w:hAnsi="Times New Roman" w:cs="Times New Roman"/>
        </w:rPr>
      </w:pPr>
      <w:ins w:id="2622" w:author="HUGO SAMUEL DE LIMA OLIVEIRA" w:date="2025-08-08T17:13:00Z">
        <w:r w:rsidRPr="00F51EE6">
          <w:rPr>
            <w:rFonts w:ascii="Times New Roman" w:eastAsia="Times New Roman" w:hAnsi="Times New Roman" w:cs="Times New Roman"/>
          </w:rPr>
          <w:t>Uma dica de fitness é apresentada ao usuário.</w:t>
        </w:r>
      </w:ins>
    </w:p>
    <w:p w14:paraId="20CAA6F0" w14:textId="77777777" w:rsidR="00F51EE6" w:rsidRPr="00F51EE6" w:rsidRDefault="00F51EE6" w:rsidP="00F51EE6">
      <w:pPr>
        <w:numPr>
          <w:ilvl w:val="0"/>
          <w:numId w:val="66"/>
        </w:numPr>
        <w:rPr>
          <w:ins w:id="2623" w:author="HUGO SAMUEL DE LIMA OLIVEIRA" w:date="2025-08-08T17:13:00Z"/>
          <w:rFonts w:ascii="Times New Roman" w:eastAsia="Times New Roman" w:hAnsi="Times New Roman" w:cs="Times New Roman"/>
        </w:rPr>
      </w:pPr>
      <w:ins w:id="2624" w:author="HUGO SAMUEL DE LIMA OLIVEIRA" w:date="2025-08-08T17:13:00Z">
        <w:r w:rsidRPr="00F51EE6">
          <w:rPr>
            <w:rFonts w:ascii="Times New Roman" w:eastAsia="Times New Roman" w:hAnsi="Times New Roman" w:cs="Times New Roman"/>
            <w:b/>
            <w:bCs/>
          </w:rPr>
          <w:t>Observação:</w:t>
        </w:r>
        <w:r w:rsidRPr="00F51EE6">
          <w:rPr>
            <w:rFonts w:ascii="Times New Roman" w:eastAsia="Times New Roman" w:hAnsi="Times New Roman" w:cs="Times New Roman"/>
          </w:rPr>
          <w:t xml:space="preserve"> Este caso de uso </w:t>
        </w:r>
        <w:r w:rsidRPr="00F51EE6">
          <w:rPr>
            <w:rFonts w:ascii="Times New Roman" w:eastAsia="Times New Roman" w:hAnsi="Times New Roman" w:cs="Times New Roman"/>
            <w:b/>
            <w:bCs/>
          </w:rPr>
          <w:t>estende</w:t>
        </w:r>
        <w:r w:rsidRPr="00F51EE6">
          <w:rPr>
            <w:rFonts w:ascii="Times New Roman" w:eastAsia="Times New Roman" w:hAnsi="Times New Roman" w:cs="Times New Roman"/>
          </w:rPr>
          <w:t xml:space="preserve"> Selecionar Gerador de Treino/Dieta, funcionando como uma funcionalidade alternativa à geração de um plano completo.</w:t>
        </w:r>
      </w:ins>
    </w:p>
    <w:p w14:paraId="4775DF9E" w14:textId="20D622BD" w:rsidR="00714659" w:rsidRPr="001F772C" w:rsidDel="000B3D22" w:rsidRDefault="464D0A62">
      <w:pPr>
        <w:spacing w:line="276" w:lineRule="auto"/>
        <w:jc w:val="both"/>
        <w:rPr>
          <w:ins w:id="2625" w:author="LUCAS EMANOEL AMARAL GOMES" w:date="2025-06-13T22:26:00Z"/>
          <w:del w:id="2626" w:author="WESLEY DOS SANTOS GATINHO" w:date="2025-06-13T20:51:00Z"/>
          <w:rFonts w:ascii="Times New Roman" w:eastAsia="Aptos" w:hAnsi="Times New Roman" w:cs="Times New Roman"/>
          <w:color w:val="000000" w:themeColor="text1"/>
          <w:rPrChange w:id="2627" w:author="WESLEY DOS SANTOS GATINHO" w:date="2025-06-13T20:43:00Z">
            <w:rPr>
              <w:ins w:id="2628" w:author="LUCAS EMANOEL AMARAL GOMES" w:date="2025-06-13T22:26:00Z"/>
              <w:del w:id="2629" w:author="WESLEY DOS SANTOS GATINHO" w:date="2025-06-13T20:51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2630" w:author="WESLEY DOS SANTOS GATINHO" w:date="2025-06-13T20:45:00Z">
          <w:pPr>
            <w:spacing w:line="360" w:lineRule="auto"/>
            <w:jc w:val="both"/>
          </w:pPr>
        </w:pPrChange>
      </w:pPr>
      <w:ins w:id="2631" w:author="LUCAS EMANOEL AMARAL GOMES" w:date="2025-06-13T22:26:00Z">
        <w:del w:id="2632" w:author="WESLEY DOS SANTOS GATINHO" w:date="2025-06-13T20:51:00Z">
          <w:r w:rsidRPr="001F772C" w:rsidDel="000B3D22">
            <w:rPr>
              <w:rFonts w:ascii="Times New Roman" w:eastAsia="Times New Roman" w:hAnsi="Times New Roman" w:cs="Times New Roman"/>
            </w:rPr>
            <w:delText xml:space="preserve">Figura 4 - </w:delText>
          </w:r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633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Diagrama de Casos de Uso de </w:delText>
          </w:r>
        </w:del>
      </w:ins>
      <w:ins w:id="2634" w:author="LUCAS EMANOEL AMARAL GOMES" w:date="2025-06-13T22:28:00Z">
        <w:del w:id="2635" w:author="WESLEY DOS SANTOS GATINHO" w:date="2025-06-13T20:51:00Z"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636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Gerador</w:delText>
          </w:r>
        </w:del>
      </w:ins>
      <w:ins w:id="2637" w:author="LUCAS EMANOEL AMARAL GOMES" w:date="2025-06-13T22:26:00Z">
        <w:del w:id="2638" w:author="WESLEY DOS SANTOS GATINHO" w:date="2025-06-13T20:51:00Z"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639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 de </w:delText>
          </w:r>
        </w:del>
      </w:ins>
      <w:ins w:id="2640" w:author="LUCAS EMANOEL AMARAL GOMES" w:date="2025-06-13T22:28:00Z">
        <w:del w:id="2641" w:author="WESLEY DOS SANTOS GATINHO" w:date="2025-06-13T20:51:00Z"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642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Treino/Dieta Personalizada</w:delText>
          </w:r>
        </w:del>
      </w:ins>
      <w:ins w:id="2643" w:author="LUCAS EMANOEL AMARAL GOMES" w:date="2025-06-13T22:26:00Z">
        <w:del w:id="2644" w:author="WESLEY DOS SANTOS GATINHO" w:date="2025-06-13T20:51:00Z"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645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.</w:delText>
          </w:r>
        </w:del>
      </w:ins>
    </w:p>
    <w:p w14:paraId="4B2657A6" w14:textId="6AB318A1" w:rsidR="00714659" w:rsidRPr="001F772C" w:rsidDel="00F51EE6" w:rsidRDefault="464D0A62">
      <w:pPr>
        <w:spacing w:before="240" w:after="240" w:line="276" w:lineRule="auto"/>
        <w:jc w:val="both"/>
        <w:rPr>
          <w:ins w:id="2646" w:author="LUCAS EMANOEL AMARAL GOMES" w:date="2025-06-13T22:26:00Z"/>
          <w:del w:id="2647" w:author="HUGO SAMUEL DE LIMA OLIVEIRA" w:date="2025-08-08T17:13:00Z"/>
          <w:rFonts w:ascii="Times New Roman" w:hAnsi="Times New Roman" w:cs="Times New Roman"/>
          <w:rPrChange w:id="2648" w:author="WESLEY DOS SANTOS GATINHO" w:date="2025-06-13T20:43:00Z">
            <w:rPr>
              <w:ins w:id="2649" w:author="LUCAS EMANOEL AMARAL GOMES" w:date="2025-06-13T22:26:00Z"/>
              <w:del w:id="2650" w:author="HUGO SAMUEL DE LIMA OLIVEIRA" w:date="2025-08-08T17:13:00Z"/>
            </w:rPr>
          </w:rPrChange>
        </w:rPr>
        <w:pPrChange w:id="2651" w:author="WESLEY DOS SANTOS GATINHO" w:date="2025-06-13T20:45:00Z">
          <w:pPr>
            <w:spacing w:before="240" w:after="240" w:line="360" w:lineRule="auto"/>
            <w:jc w:val="both"/>
          </w:pPr>
        </w:pPrChange>
      </w:pPr>
      <w:ins w:id="2652" w:author="LUCAS EMANOEL AMARAL GOMES" w:date="2025-06-13T22:27:00Z">
        <w:del w:id="2653" w:author="WESLEY DOS SANTOS GATINHO" w:date="2025-06-13T20:51:00Z">
          <w:r w:rsidRPr="001F772C" w:rsidDel="000B3D22">
            <w:rPr>
              <w:rFonts w:ascii="Times New Roman" w:hAnsi="Times New Roman" w:cs="Times New Roman"/>
              <w:noProof/>
              <w:rPrChange w:id="2654" w:author="WESLEY DOS SANTOS GATINHO" w:date="2025-06-13T20:43:00Z">
                <w:rPr>
                  <w:noProof/>
                </w:rPr>
              </w:rPrChange>
            </w:rPr>
            <w:drawing>
              <wp:inline distT="0" distB="0" distL="0" distR="0" wp14:anchorId="3E811F34" wp14:editId="649FACB4">
                <wp:extent cx="5762626" cy="3629025"/>
                <wp:effectExtent l="0" t="0" r="0" b="0"/>
                <wp:docPr id="623717248" name="Picture 623717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629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207BC27B" w14:textId="36B3AD6C" w:rsidR="00714659" w:rsidRPr="00F51EE6" w:rsidDel="00F51EE6" w:rsidRDefault="464D0A62" w:rsidP="003D0E17">
      <w:pPr>
        <w:rPr>
          <w:ins w:id="2655" w:author="LUCAS EMANOEL AMARAL GOMES" w:date="2025-06-13T22:27:00Z"/>
          <w:del w:id="2656" w:author="HUGO SAMUEL DE LIMA OLIVEIRA" w:date="2025-08-08T17:13:00Z"/>
          <w:rFonts w:ascii="Times New Roman" w:eastAsia="Aptos" w:hAnsi="Times New Roman" w:cs="Times New Roman"/>
          <w:rPrChange w:id="2657" w:author="HUGO SAMUEL DE LIMA OLIVEIRA" w:date="2025-08-08T17:13:00Z">
            <w:rPr>
              <w:ins w:id="2658" w:author="LUCAS EMANOEL AMARAL GOMES" w:date="2025-06-13T22:27:00Z"/>
              <w:del w:id="2659" w:author="HUGO SAMUEL DE LIMA OLIVEIRA" w:date="2025-08-08T17:13:00Z"/>
              <w:rFonts w:ascii="Aptos" w:eastAsia="Aptos" w:hAnsi="Aptos" w:cs="Aptos"/>
            </w:rPr>
          </w:rPrChange>
        </w:rPr>
      </w:pPr>
      <w:ins w:id="2660" w:author="LUCAS EMANOEL AMARAL GOMES" w:date="2025-06-13T22:27:00Z">
        <w:del w:id="2661" w:author="HUGO SAMUEL DE LIMA OLIVEIRA" w:date="2025-08-08T17:13:00Z">
          <w:r w:rsidRPr="00F51EE6" w:rsidDel="00F51EE6">
            <w:rPr>
              <w:rFonts w:ascii="Times New Roman" w:eastAsia="Aptos" w:hAnsi="Times New Roman" w:cs="Times New Roman"/>
              <w:rPrChange w:id="2662" w:author="HUGO SAMUEL DE LIMA OLIVEIRA" w:date="2025-08-08T17:13:00Z">
                <w:rPr>
                  <w:rFonts w:ascii="Aptos" w:eastAsia="Aptos" w:hAnsi="Aptos" w:cs="Aptos"/>
                </w:rPr>
              </w:rPrChange>
            </w:rPr>
            <w:delText>O "Usuário" inicia a interação com o sistema ao "Selecionar Gerador de Treino/Dieta". A partir dessa seleção, o usuário tem duas opções principais:</w:delText>
          </w:r>
        </w:del>
      </w:ins>
    </w:p>
    <w:p w14:paraId="33268847" w14:textId="10127FA2" w:rsidR="00714659" w:rsidRPr="001F772C" w:rsidDel="00F51EE6" w:rsidRDefault="464D0A62">
      <w:pPr>
        <w:rPr>
          <w:ins w:id="2663" w:author="LUCAS EMANOEL AMARAL GOMES" w:date="2025-06-13T22:27:00Z"/>
          <w:del w:id="2664" w:author="HUGO SAMUEL DE LIMA OLIVEIRA" w:date="2025-08-08T17:13:00Z"/>
          <w:rPrChange w:id="2665" w:author="WESLEY DOS SANTOS GATINHO" w:date="2025-06-13T20:43:00Z">
            <w:rPr>
              <w:ins w:id="2666" w:author="LUCAS EMANOEL AMARAL GOMES" w:date="2025-06-13T22:27:00Z"/>
              <w:del w:id="2667" w:author="HUGO SAMUEL DE LIMA OLIVEIRA" w:date="2025-08-08T17:13:00Z"/>
              <w:rFonts w:ascii="Aptos" w:eastAsia="Aptos" w:hAnsi="Aptos" w:cs="Aptos"/>
            </w:rPr>
          </w:rPrChange>
        </w:rPr>
        <w:pPrChange w:id="2668" w:author="HUGO SAMUEL DE LIMA OLIVEIRA" w:date="2025-08-08T17:13:00Z">
          <w:pPr>
            <w:pStyle w:val="PargrafodaLista"/>
            <w:numPr>
              <w:numId w:val="1"/>
            </w:numPr>
            <w:ind w:hanging="360"/>
          </w:pPr>
        </w:pPrChange>
      </w:pPr>
      <w:ins w:id="2669" w:author="LUCAS EMANOEL AMARAL GOMES" w:date="2025-06-13T22:27:00Z">
        <w:del w:id="2670" w:author="HUGO SAMUEL DE LIMA OLIVEIRA" w:date="2025-08-08T17:13:00Z">
          <w:r w:rsidRPr="001F772C" w:rsidDel="00F51EE6">
            <w:rPr>
              <w:b/>
              <w:bCs/>
              <w:rPrChange w:id="2671" w:author="WESLEY DOS SANTOS GATINHO" w:date="2025-06-13T20:43:00Z">
                <w:rPr>
                  <w:rFonts w:ascii="Aptos" w:eastAsia="Aptos" w:hAnsi="Aptos" w:cs="Aptos"/>
                  <w:b/>
                  <w:bCs/>
                </w:rPr>
              </w:rPrChange>
            </w:rPr>
            <w:delText>Gerar Conteúdo Personalizado:</w:delText>
          </w:r>
          <w:r w:rsidRPr="001F772C" w:rsidDel="00F51EE6">
            <w:rPr>
              <w:rPrChange w:id="2672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 xml:space="preserve"> O usuário pode "Escrever Prompt para IA", que é uma etapa obrigatória para que o sistema possa "Obter Treino Treino/Dieta Personalizado" com base nas especificações do prompt.</w:delText>
          </w:r>
        </w:del>
      </w:ins>
    </w:p>
    <w:p w14:paraId="4D1A10C3" w14:textId="182B4523" w:rsidR="00714659" w:rsidDel="00F51EE6" w:rsidRDefault="464D0A62">
      <w:pPr>
        <w:rPr>
          <w:ins w:id="2673" w:author="WESLEY DOS SANTOS GATINHO" w:date="2025-06-13T20:57:00Z"/>
          <w:del w:id="2674" w:author="HUGO SAMUEL DE LIMA OLIVEIRA" w:date="2025-08-08T17:13:00Z"/>
        </w:rPr>
        <w:pPrChange w:id="2675" w:author="HUGO SAMUEL DE LIMA OLIVEIRA" w:date="2025-08-08T17:13:00Z">
          <w:pPr>
            <w:pStyle w:val="PargrafodaLista"/>
            <w:numPr>
              <w:numId w:val="11"/>
            </w:numPr>
            <w:spacing w:after="0" w:line="276" w:lineRule="auto"/>
            <w:ind w:hanging="360"/>
            <w:jc w:val="both"/>
          </w:pPr>
        </w:pPrChange>
      </w:pPr>
      <w:ins w:id="2676" w:author="LUCAS EMANOEL AMARAL GOMES" w:date="2025-06-13T22:27:00Z">
        <w:del w:id="2677" w:author="HUGO SAMUEL DE LIMA OLIVEIRA" w:date="2025-08-08T17:13:00Z">
          <w:r w:rsidRPr="001F772C" w:rsidDel="00F51EE6">
            <w:rPr>
              <w:b/>
              <w:bCs/>
              <w:rPrChange w:id="2678" w:author="WESLEY DOS SANTOS GATINHO" w:date="2025-06-13T20:43:00Z">
                <w:rPr>
                  <w:rFonts w:ascii="Aptos" w:eastAsia="Aptos" w:hAnsi="Aptos" w:cs="Aptos"/>
                  <w:b/>
                  <w:bCs/>
                </w:rPr>
              </w:rPrChange>
            </w:rPr>
            <w:delText>Obter Dicas:</w:delText>
          </w:r>
          <w:r w:rsidRPr="001F772C" w:rsidDel="00F51EE6">
            <w:rPr>
              <w:rPrChange w:id="2679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 xml:space="preserve"> O usuário pode "Obter Dicas Fitness", que é uma funcionalidade complementar.</w:delText>
          </w:r>
        </w:del>
      </w:ins>
    </w:p>
    <w:p w14:paraId="10524F5D" w14:textId="77777777" w:rsidR="00443112" w:rsidRDefault="00443112">
      <w:pPr>
        <w:spacing w:before="240" w:after="240" w:line="276" w:lineRule="auto"/>
        <w:jc w:val="both"/>
        <w:rPr>
          <w:ins w:id="2680" w:author="WESLEY DOS SANTOS GATINHO" w:date="2025-06-13T20:53:00Z"/>
        </w:rPr>
        <w:pPrChange w:id="2681" w:author="HUGO SAMUEL DE LIMA OLIVEIRA" w:date="2025-08-08T17:13:00Z">
          <w:pPr>
            <w:pStyle w:val="PargrafodaLista"/>
            <w:numPr>
              <w:numId w:val="11"/>
            </w:numPr>
            <w:spacing w:after="0" w:line="276" w:lineRule="auto"/>
            <w:ind w:hanging="360"/>
            <w:jc w:val="both"/>
          </w:pPr>
        </w:pPrChange>
      </w:pPr>
    </w:p>
    <w:tbl>
      <w:tblPr>
        <w:tblStyle w:val="Tabelacomgrade"/>
        <w:tblW w:w="10490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682" w:author="WESLEY DOS SANTOS GATINHO" w:date="2025-06-13T20:57:00Z">
          <w:tblPr>
            <w:tblStyle w:val="Tabelacomgrade"/>
            <w:tblW w:w="0" w:type="auto"/>
            <w:tblInd w:w="720" w:type="dxa"/>
            <w:tblLook w:val="04A0" w:firstRow="1" w:lastRow="0" w:firstColumn="1" w:lastColumn="0" w:noHBand="0" w:noVBand="1"/>
          </w:tblPr>
        </w:tblPrChange>
      </w:tblPr>
      <w:tblGrid>
        <w:gridCol w:w="10490"/>
        <w:tblGridChange w:id="2683">
          <w:tblGrid>
            <w:gridCol w:w="10490"/>
            <w:gridCol w:w="1183"/>
            <w:gridCol w:w="8341"/>
          </w:tblGrid>
        </w:tblGridChange>
      </w:tblGrid>
      <w:tr w:rsidR="003D2E23" w14:paraId="34AE71A9" w14:textId="77777777" w:rsidTr="00443112">
        <w:trPr>
          <w:trHeight w:val="402"/>
          <w:ins w:id="2684" w:author="WESLEY DOS SANTOS GATINHO" w:date="2025-06-13T20:53:00Z"/>
          <w:trPrChange w:id="2685" w:author="WESLEY DOS SANTOS GATINHO" w:date="2025-06-13T20:57:00Z">
            <w:trPr>
              <w:gridBefore w:val="2"/>
            </w:trPr>
          </w:trPrChange>
        </w:trPr>
        <w:tc>
          <w:tcPr>
            <w:tcW w:w="10490" w:type="dxa"/>
            <w:tcPrChange w:id="2686" w:author="WESLEY DOS SANTOS GATINHO" w:date="2025-06-13T20:57:00Z">
              <w:tcPr>
                <w:tcW w:w="9061" w:type="dxa"/>
              </w:tcPr>
            </w:tcPrChange>
          </w:tcPr>
          <w:p w14:paraId="0A51C622" w14:textId="77777777" w:rsidR="00443112" w:rsidRDefault="00443112" w:rsidP="00783431">
            <w:pPr>
              <w:spacing w:line="276" w:lineRule="auto"/>
              <w:jc w:val="center"/>
              <w:rPr>
                <w:ins w:id="2687" w:author="WESLEY DOS SANTOS GATINHO" w:date="2025-06-13T20:57:00Z"/>
                <w:rFonts w:ascii="Times New Roman" w:eastAsia="Times New Roman" w:hAnsi="Times New Roman" w:cs="Times New Roman"/>
              </w:rPr>
            </w:pPr>
          </w:p>
          <w:p w14:paraId="25E58EC9" w14:textId="77777777" w:rsidR="00443112" w:rsidRDefault="00443112" w:rsidP="00783431">
            <w:pPr>
              <w:spacing w:line="276" w:lineRule="auto"/>
              <w:jc w:val="center"/>
              <w:rPr>
                <w:ins w:id="2688" w:author="WESLEY DOS SANTOS GATINHO" w:date="2025-06-13T20:57:00Z"/>
                <w:rFonts w:ascii="Times New Roman" w:eastAsia="Times New Roman" w:hAnsi="Times New Roman" w:cs="Times New Roman"/>
              </w:rPr>
            </w:pPr>
          </w:p>
          <w:p w14:paraId="7812B294" w14:textId="77777777" w:rsidR="00443112" w:rsidRDefault="00443112" w:rsidP="00783431">
            <w:pPr>
              <w:spacing w:line="276" w:lineRule="auto"/>
              <w:jc w:val="center"/>
              <w:rPr>
                <w:ins w:id="2689" w:author="WESLEY DOS SANTOS GATINHO" w:date="2025-06-13T20:57:00Z"/>
                <w:rFonts w:ascii="Times New Roman" w:eastAsia="Times New Roman" w:hAnsi="Times New Roman" w:cs="Times New Roman"/>
              </w:rPr>
            </w:pPr>
          </w:p>
          <w:p w14:paraId="0CE38B9F" w14:textId="77777777" w:rsidR="00443112" w:rsidRDefault="00443112" w:rsidP="00783431">
            <w:pPr>
              <w:spacing w:line="276" w:lineRule="auto"/>
              <w:jc w:val="center"/>
              <w:rPr>
                <w:ins w:id="2690" w:author="WESLEY DOS SANTOS GATINHO" w:date="2025-06-13T20:57:00Z"/>
                <w:rFonts w:ascii="Times New Roman" w:eastAsia="Times New Roman" w:hAnsi="Times New Roman" w:cs="Times New Roman"/>
              </w:rPr>
            </w:pPr>
          </w:p>
          <w:p w14:paraId="736C797B" w14:textId="77777777" w:rsidR="00443112" w:rsidRDefault="00443112" w:rsidP="00783431">
            <w:pPr>
              <w:spacing w:line="276" w:lineRule="auto"/>
              <w:jc w:val="center"/>
              <w:rPr>
                <w:ins w:id="2691" w:author="WESLEY DOS SANTOS GATINHO" w:date="2025-06-13T20:57:00Z"/>
                <w:rFonts w:ascii="Times New Roman" w:eastAsia="Times New Roman" w:hAnsi="Times New Roman" w:cs="Times New Roman"/>
              </w:rPr>
            </w:pPr>
          </w:p>
          <w:p w14:paraId="0E836044" w14:textId="77777777" w:rsidR="00443112" w:rsidDel="00F51EE6" w:rsidRDefault="00443112" w:rsidP="00783431">
            <w:pPr>
              <w:spacing w:line="276" w:lineRule="auto"/>
              <w:jc w:val="center"/>
              <w:rPr>
                <w:ins w:id="2692" w:author="WESLEY DOS SANTOS GATINHO" w:date="2025-06-13T20:57:00Z"/>
                <w:del w:id="2693" w:author="HUGO SAMUEL DE LIMA OLIVEIRA" w:date="2025-08-08T17:15:00Z"/>
                <w:rFonts w:ascii="Times New Roman" w:eastAsia="Times New Roman" w:hAnsi="Times New Roman" w:cs="Times New Roman"/>
              </w:rPr>
            </w:pPr>
          </w:p>
          <w:p w14:paraId="4488B2E6" w14:textId="77777777" w:rsidR="00443112" w:rsidDel="00F51EE6" w:rsidRDefault="00443112" w:rsidP="00783431">
            <w:pPr>
              <w:spacing w:line="276" w:lineRule="auto"/>
              <w:jc w:val="center"/>
              <w:rPr>
                <w:ins w:id="2694" w:author="WESLEY DOS SANTOS GATINHO" w:date="2025-06-13T20:57:00Z"/>
                <w:del w:id="2695" w:author="HUGO SAMUEL DE LIMA OLIVEIRA" w:date="2025-08-08T17:15:00Z"/>
                <w:rFonts w:ascii="Times New Roman" w:eastAsia="Times New Roman" w:hAnsi="Times New Roman" w:cs="Times New Roman"/>
              </w:rPr>
            </w:pPr>
          </w:p>
          <w:p w14:paraId="1BF6FA9C" w14:textId="77777777" w:rsidR="00443112" w:rsidDel="00F51EE6" w:rsidRDefault="00443112" w:rsidP="00783431">
            <w:pPr>
              <w:spacing w:line="276" w:lineRule="auto"/>
              <w:jc w:val="center"/>
              <w:rPr>
                <w:ins w:id="2696" w:author="WESLEY DOS SANTOS GATINHO" w:date="2025-06-13T20:57:00Z"/>
                <w:del w:id="2697" w:author="HUGO SAMUEL DE LIMA OLIVEIRA" w:date="2025-08-08T17:15:00Z"/>
                <w:rFonts w:ascii="Times New Roman" w:eastAsia="Times New Roman" w:hAnsi="Times New Roman" w:cs="Times New Roman"/>
              </w:rPr>
            </w:pPr>
          </w:p>
          <w:p w14:paraId="39C9810E" w14:textId="77777777" w:rsidR="00443112" w:rsidDel="00F51EE6" w:rsidRDefault="00443112" w:rsidP="00783431">
            <w:pPr>
              <w:spacing w:line="276" w:lineRule="auto"/>
              <w:jc w:val="center"/>
              <w:rPr>
                <w:ins w:id="2698" w:author="WESLEY DOS SANTOS GATINHO" w:date="2025-06-13T20:57:00Z"/>
                <w:del w:id="2699" w:author="HUGO SAMUEL DE LIMA OLIVEIRA" w:date="2025-08-08T17:15:00Z"/>
                <w:rFonts w:ascii="Times New Roman" w:eastAsia="Times New Roman" w:hAnsi="Times New Roman" w:cs="Times New Roman"/>
              </w:rPr>
            </w:pPr>
          </w:p>
          <w:p w14:paraId="3F6E1893" w14:textId="77777777" w:rsidR="00443112" w:rsidDel="00F51EE6" w:rsidRDefault="00443112" w:rsidP="00783431">
            <w:pPr>
              <w:spacing w:line="276" w:lineRule="auto"/>
              <w:jc w:val="center"/>
              <w:rPr>
                <w:ins w:id="2700" w:author="WESLEY DOS SANTOS GATINHO" w:date="2025-06-13T20:57:00Z"/>
                <w:del w:id="2701" w:author="HUGO SAMUEL DE LIMA OLIVEIRA" w:date="2025-08-08T17:15:00Z"/>
                <w:rFonts w:ascii="Times New Roman" w:eastAsia="Times New Roman" w:hAnsi="Times New Roman" w:cs="Times New Roman"/>
              </w:rPr>
            </w:pPr>
          </w:p>
          <w:p w14:paraId="36780C82" w14:textId="77777777" w:rsidR="00443112" w:rsidRDefault="00443112">
            <w:pPr>
              <w:spacing w:line="276" w:lineRule="auto"/>
              <w:rPr>
                <w:ins w:id="2702" w:author="WESLEY DOS SANTOS GATINHO" w:date="2025-06-13T20:57:00Z"/>
                <w:rFonts w:ascii="Times New Roman" w:eastAsia="Times New Roman" w:hAnsi="Times New Roman" w:cs="Times New Roman"/>
              </w:rPr>
              <w:pPrChange w:id="2703" w:author="HUGO SAMUEL DE LIMA OLIVEIRA" w:date="2025-08-08T17:15:00Z">
                <w:pPr>
                  <w:spacing w:line="276" w:lineRule="auto"/>
                  <w:jc w:val="center"/>
                </w:pPr>
              </w:pPrChange>
            </w:pPr>
          </w:p>
          <w:p w14:paraId="3C843CDB" w14:textId="77777777" w:rsidR="00443112" w:rsidRDefault="00443112" w:rsidP="00783431">
            <w:pPr>
              <w:spacing w:line="276" w:lineRule="auto"/>
              <w:jc w:val="center"/>
              <w:rPr>
                <w:ins w:id="2704" w:author="WESLEY DOS SANTOS GATINHO" w:date="2025-06-13T20:57:00Z"/>
                <w:rFonts w:ascii="Times New Roman" w:eastAsia="Times New Roman" w:hAnsi="Times New Roman" w:cs="Times New Roman"/>
              </w:rPr>
            </w:pPr>
          </w:p>
          <w:p w14:paraId="534B8068" w14:textId="3728EC49" w:rsidR="00D27044" w:rsidRPr="00D27044" w:rsidDel="00783431" w:rsidRDefault="00D27044">
            <w:pPr>
              <w:spacing w:line="276" w:lineRule="auto"/>
              <w:jc w:val="center"/>
              <w:rPr>
                <w:ins w:id="2705" w:author="WESLEY DOS SANTOS GATINHO" w:date="2025-06-13T20:54:00Z"/>
                <w:del w:id="2706" w:author="WESLEY DOS SANTOS GATINHO" w:date="2025-06-13T20:56:00Z"/>
                <w:rFonts w:ascii="Times New Roman" w:eastAsia="Aptos" w:hAnsi="Times New Roman" w:cs="Times New Roman"/>
                <w:color w:val="000000" w:themeColor="text1"/>
                <w:rPrChange w:id="2707" w:author="WESLEY DOS SANTOS GATINHO" w:date="2025-06-13T20:54:00Z">
                  <w:rPr>
                    <w:ins w:id="2708" w:author="WESLEY DOS SANTOS GATINHO" w:date="2025-06-13T20:54:00Z"/>
                    <w:del w:id="2709" w:author="WESLEY DOS SANTOS GATINHO" w:date="2025-06-13T20:56:00Z"/>
                  </w:rPr>
                </w:rPrChange>
              </w:rPr>
              <w:pPrChange w:id="2710" w:author="WESLEY DOS SANTOS GATINHO" w:date="2025-06-13T20:56:00Z">
                <w:pPr>
                  <w:pStyle w:val="PargrafodaLista"/>
                  <w:numPr>
                    <w:numId w:val="11"/>
                  </w:numPr>
                  <w:spacing w:line="276" w:lineRule="auto"/>
                  <w:ind w:hanging="360"/>
                  <w:jc w:val="both"/>
                </w:pPr>
              </w:pPrChange>
            </w:pPr>
            <w:ins w:id="2711" w:author="WESLEY DOS SANTOS GATINHO" w:date="2025-06-13T20:54:00Z">
              <w:r w:rsidRPr="00D27044">
                <w:rPr>
                  <w:rFonts w:ascii="Times New Roman" w:eastAsia="Times New Roman" w:hAnsi="Times New Roman" w:cs="Times New Roman"/>
                  <w:rPrChange w:id="2712" w:author="WESLEY DOS SANTOS GATINHO" w:date="2025-06-13T20:54:00Z">
                    <w:rPr>
                      <w:rFonts w:eastAsia="Times New Roman"/>
                    </w:rPr>
                  </w:rPrChange>
                </w:rPr>
                <w:t xml:space="preserve">Figura </w:t>
              </w:r>
            </w:ins>
            <w:ins w:id="2713" w:author="WESLEY DOS SANTOS GATINHO" w:date="2025-06-13T21:24:00Z">
              <w:r w:rsidR="00E94A9A">
                <w:rPr>
                  <w:rFonts w:ascii="Times New Roman" w:eastAsia="Times New Roman" w:hAnsi="Times New Roman" w:cs="Times New Roman"/>
                </w:rPr>
                <w:t>0</w:t>
              </w:r>
            </w:ins>
            <w:ins w:id="2714" w:author="WESLEY DOS SANTOS GATINHO" w:date="2025-06-13T21:23:00Z">
              <w:r w:rsidR="00E94A9A">
                <w:rPr>
                  <w:rFonts w:ascii="Times New Roman" w:eastAsia="Times New Roman" w:hAnsi="Times New Roman" w:cs="Times New Roman"/>
                </w:rPr>
                <w:t>5</w:t>
              </w:r>
            </w:ins>
            <w:ins w:id="2715" w:author="WESLEY DOS SANTOS GATINHO" w:date="2025-06-13T20:54:00Z">
              <w:r>
                <w:rPr>
                  <w:rFonts w:ascii="Times New Roman" w:eastAsia="Times New Roman" w:hAnsi="Times New Roman" w:cs="Times New Roman"/>
                </w:rPr>
                <w:t>:</w:t>
              </w:r>
              <w:del w:id="2716" w:author="WESLEY DOS SANTOS GATINHO" w:date="2025-06-13T20:54:00Z">
                <w:r w:rsidRPr="00D27044" w:rsidDel="00D27044">
                  <w:rPr>
                    <w:rFonts w:ascii="Times New Roman" w:eastAsia="Times New Roman" w:hAnsi="Times New Roman" w:cs="Times New Roman"/>
                    <w:rPrChange w:id="2717" w:author="WESLEY DOS SANTOS GATINHO" w:date="2025-06-13T20:54:00Z">
                      <w:rPr>
                        <w:rFonts w:eastAsia="Times New Roman"/>
                      </w:rPr>
                    </w:rPrChange>
                  </w:rPr>
                  <w:delText xml:space="preserve"> -</w:delText>
                </w:r>
              </w:del>
              <w:r w:rsidRPr="00D27044">
                <w:rPr>
                  <w:rFonts w:ascii="Times New Roman" w:eastAsia="Times New Roman" w:hAnsi="Times New Roman" w:cs="Times New Roman"/>
                  <w:rPrChange w:id="2718" w:author="WESLEY DOS SANTOS GATINHO" w:date="2025-06-13T20:54:00Z">
                    <w:rPr>
                      <w:rFonts w:eastAsia="Times New Roman"/>
                    </w:rPr>
                  </w:rPrChange>
                </w:rPr>
                <w:t xml:space="preserve"> </w:t>
              </w:r>
              <w:r w:rsidRPr="00D27044">
                <w:rPr>
                  <w:rFonts w:ascii="Times New Roman" w:eastAsia="Aptos" w:hAnsi="Times New Roman" w:cs="Times New Roman"/>
                  <w:color w:val="000000" w:themeColor="text1"/>
                  <w:rPrChange w:id="2719" w:author="WESLEY DOS SANTOS GATINHO" w:date="2025-06-13T20:54:00Z">
                    <w:rPr/>
                  </w:rPrChange>
                </w:rPr>
                <w:t>Diagrama de Casos de Uso de Monitoramento Guiado por I</w:t>
              </w:r>
            </w:ins>
            <w:ins w:id="2720" w:author="HUGO SAMUEL DE LIMA OLIVEIRA" w:date="2025-08-08T17:16:00Z">
              <w:r w:rsidR="00F51EE6">
                <w:rPr>
                  <w:rFonts w:ascii="Times New Roman" w:eastAsia="Aptos" w:hAnsi="Times New Roman" w:cs="Times New Roman"/>
                  <w:color w:val="000000" w:themeColor="text1"/>
                </w:rPr>
                <w:t>A</w:t>
              </w:r>
            </w:ins>
            <w:ins w:id="2721" w:author="WESLEY DOS SANTOS GATINHO" w:date="2025-06-13T20:54:00Z">
              <w:del w:id="2722" w:author="HUGO SAMUEL DE LIMA OLIVEIRA" w:date="2025-08-08T17:16:00Z">
                <w:r w:rsidRPr="00D27044" w:rsidDel="00F51EE6">
                  <w:rPr>
                    <w:rFonts w:ascii="Times New Roman" w:eastAsia="Aptos" w:hAnsi="Times New Roman" w:cs="Times New Roman"/>
                    <w:color w:val="000000" w:themeColor="text1"/>
                    <w:rPrChange w:id="2723" w:author="WESLEY DOS SANTOS GATINHO" w:date="2025-06-13T20:54:00Z">
                      <w:rPr/>
                    </w:rPrChange>
                  </w:rPr>
                  <w:delText>a</w:delText>
                </w:r>
              </w:del>
            </w:ins>
          </w:p>
          <w:p w14:paraId="13295BAB" w14:textId="77777777" w:rsidR="003D2E23" w:rsidRDefault="003D2E23">
            <w:pPr>
              <w:spacing w:line="276" w:lineRule="auto"/>
              <w:jc w:val="center"/>
              <w:rPr>
                <w:ins w:id="2724" w:author="WESLEY DOS SANTOS GATINHO" w:date="2025-06-13T20:53:00Z"/>
                <w:rFonts w:ascii="Times New Roman" w:eastAsia="Aptos" w:hAnsi="Times New Roman" w:cs="Times New Roman"/>
              </w:rPr>
              <w:pPrChange w:id="2725" w:author="WESLEY DOS SANTOS GATINHO" w:date="2025-06-13T20:56:00Z">
                <w:pPr>
                  <w:pStyle w:val="PargrafodaLista"/>
                  <w:spacing w:line="276" w:lineRule="auto"/>
                  <w:ind w:left="0"/>
                  <w:jc w:val="both"/>
                </w:pPr>
              </w:pPrChange>
            </w:pPr>
          </w:p>
        </w:tc>
      </w:tr>
      <w:tr w:rsidR="003D2E23" w14:paraId="13FB1007" w14:textId="77777777" w:rsidTr="00443112">
        <w:trPr>
          <w:ins w:id="2726" w:author="WESLEY DOS SANTOS GATINHO" w:date="2025-06-13T20:53:00Z"/>
          <w:trPrChange w:id="2727" w:author="WESLEY DOS SANTOS GATINHO" w:date="2025-06-13T20:57:00Z">
            <w:trPr>
              <w:gridBefore w:val="2"/>
            </w:trPr>
          </w:trPrChange>
        </w:trPr>
        <w:tc>
          <w:tcPr>
            <w:tcW w:w="10490" w:type="dxa"/>
            <w:tcPrChange w:id="2728" w:author="WESLEY DOS SANTOS GATINHO" w:date="2025-06-13T20:57:00Z">
              <w:tcPr>
                <w:tcW w:w="9061" w:type="dxa"/>
              </w:tcPr>
            </w:tcPrChange>
          </w:tcPr>
          <w:p w14:paraId="234B1F43" w14:textId="53AF7A4C" w:rsidR="003D2E23" w:rsidRDefault="003D2E23">
            <w:pPr>
              <w:pStyle w:val="PargrafodaLista"/>
              <w:spacing w:line="276" w:lineRule="auto"/>
              <w:ind w:left="0"/>
              <w:jc w:val="center"/>
              <w:rPr>
                <w:ins w:id="2729" w:author="WESLEY DOS SANTOS GATINHO" w:date="2025-06-13T20:53:00Z"/>
                <w:rFonts w:ascii="Times New Roman" w:eastAsia="Aptos" w:hAnsi="Times New Roman" w:cs="Times New Roman"/>
              </w:rPr>
              <w:pPrChange w:id="2730" w:author="WESLEY DOS SANTOS GATINHO" w:date="2025-06-13T20:53:00Z">
                <w:pPr>
                  <w:pStyle w:val="PargrafodaLista"/>
                  <w:spacing w:line="276" w:lineRule="auto"/>
                  <w:ind w:left="0"/>
                  <w:jc w:val="both"/>
                </w:pPr>
              </w:pPrChange>
            </w:pPr>
            <w:ins w:id="2731" w:author="WESLEY DOS SANTOS GATINHO" w:date="2025-06-13T20:53:00Z">
              <w:r w:rsidRPr="001F772C">
                <w:rPr>
                  <w:rFonts w:ascii="Times New Roman" w:hAnsi="Times New Roman" w:cs="Times New Roman"/>
                  <w:noProof/>
                  <w:rPrChange w:id="2732" w:author="WESLEY DOS SANTOS GATINHO" w:date="2025-06-13T20:43:00Z">
                    <w:rPr>
                      <w:noProof/>
                    </w:rPr>
                  </w:rPrChange>
                </w:rPr>
                <w:lastRenderedPageBreak/>
                <w:drawing>
                  <wp:inline distT="0" distB="0" distL="0" distR="0" wp14:anchorId="0DF39632" wp14:editId="4337AA33">
                    <wp:extent cx="5969356" cy="2200275"/>
                    <wp:effectExtent l="0" t="0" r="0" b="0"/>
                    <wp:docPr id="866750028" name="Picture 83523613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92374" cy="220875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3D2E23" w14:paraId="784775C6" w14:textId="77777777" w:rsidTr="00443112">
        <w:trPr>
          <w:ins w:id="2733" w:author="WESLEY DOS SANTOS GATINHO" w:date="2025-06-13T20:53:00Z"/>
          <w:trPrChange w:id="2734" w:author="WESLEY DOS SANTOS GATINHO" w:date="2025-06-13T20:57:00Z">
            <w:trPr>
              <w:gridBefore w:val="2"/>
            </w:trPr>
          </w:trPrChange>
        </w:trPr>
        <w:tc>
          <w:tcPr>
            <w:tcW w:w="10490" w:type="dxa"/>
            <w:tcPrChange w:id="2735" w:author="WESLEY DOS SANTOS GATINHO" w:date="2025-06-13T20:57:00Z">
              <w:tcPr>
                <w:tcW w:w="9061" w:type="dxa"/>
              </w:tcPr>
            </w:tcPrChange>
          </w:tcPr>
          <w:p w14:paraId="5BD47066" w14:textId="77777777" w:rsidR="003D2E23" w:rsidRDefault="00D27044">
            <w:pPr>
              <w:pStyle w:val="PargrafodaLista"/>
              <w:spacing w:line="276" w:lineRule="auto"/>
              <w:ind w:left="0"/>
              <w:jc w:val="center"/>
              <w:rPr>
                <w:ins w:id="2736" w:author="HUGO SAMUEL DE LIMA OLIVEIRA" w:date="2025-08-08T17:16:00Z"/>
                <w:rFonts w:ascii="Times New Roman" w:eastAsia="Aptos" w:hAnsi="Times New Roman" w:cs="Times New Roman"/>
                <w:b/>
                <w:bCs/>
              </w:rPr>
            </w:pPr>
            <w:ins w:id="2737" w:author="WESLEY DOS SANTOS GATINHO" w:date="2025-06-13T20:54:00Z">
              <w:r w:rsidRPr="00D27044">
                <w:rPr>
                  <w:rFonts w:ascii="Times New Roman" w:eastAsia="Aptos" w:hAnsi="Times New Roman" w:cs="Times New Roman"/>
                  <w:b/>
                  <w:bCs/>
                  <w:rPrChange w:id="2738" w:author="WESLEY DOS SANTOS GATINHO" w:date="2025-06-13T20:54:00Z">
                    <w:rPr>
                      <w:rFonts w:ascii="Times New Roman" w:eastAsia="Aptos" w:hAnsi="Times New Roman" w:cs="Times New Roman"/>
                    </w:rPr>
                  </w:rPrChange>
                </w:rPr>
                <w:t>Fonte</w:t>
              </w:r>
              <w:r>
                <w:rPr>
                  <w:rFonts w:ascii="Times New Roman" w:eastAsia="Aptos" w:hAnsi="Times New Roman" w:cs="Times New Roman"/>
                  <w:b/>
                  <w:bCs/>
                </w:rPr>
                <w:t>: A</w:t>
              </w:r>
            </w:ins>
            <w:ins w:id="2739" w:author="WESLEY DOS SANTOS GATINHO" w:date="2025-06-13T20:55:00Z">
              <w:r>
                <w:rPr>
                  <w:rFonts w:ascii="Times New Roman" w:eastAsia="Aptos" w:hAnsi="Times New Roman" w:cs="Times New Roman"/>
                  <w:b/>
                  <w:bCs/>
                </w:rPr>
                <w:t>utores, 2025.</w:t>
              </w:r>
            </w:ins>
          </w:p>
          <w:p w14:paraId="21A2A959" w14:textId="6754F412" w:rsidR="00F51EE6" w:rsidRPr="00D27044" w:rsidRDefault="00F51EE6">
            <w:pPr>
              <w:pStyle w:val="PargrafodaLista"/>
              <w:spacing w:line="276" w:lineRule="auto"/>
              <w:ind w:left="0"/>
              <w:jc w:val="center"/>
              <w:rPr>
                <w:ins w:id="2740" w:author="WESLEY DOS SANTOS GATINHO" w:date="2025-06-13T20:53:00Z"/>
                <w:rFonts w:ascii="Times New Roman" w:eastAsia="Aptos" w:hAnsi="Times New Roman" w:cs="Times New Roman"/>
                <w:b/>
                <w:bCs/>
                <w:rPrChange w:id="2741" w:author="WESLEY DOS SANTOS GATINHO" w:date="2025-06-13T20:54:00Z">
                  <w:rPr>
                    <w:ins w:id="2742" w:author="WESLEY DOS SANTOS GATINHO" w:date="2025-06-13T20:53:00Z"/>
                    <w:rFonts w:ascii="Times New Roman" w:eastAsia="Aptos" w:hAnsi="Times New Roman" w:cs="Times New Roman"/>
                  </w:rPr>
                </w:rPrChange>
              </w:rPr>
              <w:pPrChange w:id="2743" w:author="WESLEY DOS SANTOS GATINHO" w:date="2025-06-13T20:54:00Z">
                <w:pPr>
                  <w:pStyle w:val="PargrafodaLista"/>
                  <w:spacing w:line="276" w:lineRule="auto"/>
                  <w:ind w:left="0"/>
                  <w:jc w:val="both"/>
                </w:pPr>
              </w:pPrChange>
            </w:pPr>
          </w:p>
        </w:tc>
      </w:tr>
    </w:tbl>
    <w:p w14:paraId="4347B29F" w14:textId="6DBFA891" w:rsidR="00F51EE6" w:rsidRPr="00F51EE6" w:rsidRDefault="00F51EE6" w:rsidP="00F51EE6">
      <w:pPr>
        <w:rPr>
          <w:ins w:id="2744" w:author="HUGO SAMUEL DE LIMA OLIVEIRA" w:date="2025-08-08T17:16:00Z"/>
          <w:rFonts w:ascii="Times New Roman" w:eastAsia="Aptos" w:hAnsi="Times New Roman" w:cs="Times New Roman"/>
          <w:b/>
          <w:bCs/>
        </w:rPr>
      </w:pPr>
      <w:ins w:id="2745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>4.5.</w:t>
        </w:r>
      </w:ins>
      <w:ins w:id="2746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 xml:space="preserve"> Descrição Geral</w:t>
        </w:r>
        <w:r>
          <w:rPr>
            <w:rFonts w:ascii="Times New Roman" w:eastAsia="Aptos" w:hAnsi="Times New Roman" w:cs="Times New Roman"/>
            <w:b/>
            <w:bCs/>
          </w:rPr>
          <w:t xml:space="preserve"> </w:t>
        </w:r>
        <w:r w:rsidRPr="00F51EE6">
          <w:rPr>
            <w:rFonts w:ascii="Times New Roman" w:eastAsia="Aptos" w:hAnsi="Times New Roman" w:cs="Times New Roman"/>
            <w:b/>
            <w:bCs/>
            <w:rPrChange w:id="2747" w:author="HUGO SAMUEL DE LIMA OLIVEIRA" w:date="2025-08-08T17:16:00Z">
              <w:rPr>
                <w:rFonts w:ascii="Times New Roman" w:eastAsia="Aptos" w:hAnsi="Times New Roman" w:cs="Times New Roman"/>
              </w:rPr>
            </w:rPrChange>
          </w:rPr>
          <w:t>Monitoramento Guiado por IA</w:t>
        </w:r>
      </w:ins>
    </w:p>
    <w:p w14:paraId="309C5907" w14:textId="77777777" w:rsidR="00F51EE6" w:rsidRPr="00F51EE6" w:rsidRDefault="00F51EE6" w:rsidP="00F51EE6">
      <w:pPr>
        <w:rPr>
          <w:ins w:id="2748" w:author="HUGO SAMUEL DE LIMA OLIVEIRA" w:date="2025-08-08T17:16:00Z"/>
          <w:rFonts w:ascii="Times New Roman" w:eastAsia="Aptos" w:hAnsi="Times New Roman" w:cs="Times New Roman"/>
        </w:rPr>
      </w:pPr>
      <w:ins w:id="2749" w:author="HUGO SAMUEL DE LIMA OLIVEIRA" w:date="2025-08-08T17:16:00Z">
        <w:r w:rsidRPr="00F51EE6">
          <w:rPr>
            <w:rFonts w:ascii="Times New Roman" w:eastAsia="Aptos" w:hAnsi="Times New Roman" w:cs="Times New Roman"/>
          </w:rPr>
          <w:t xml:space="preserve">O diagrama representa o módulo "Monitoramento Guiado por IA" do 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. O propósito desta funcionalidade é oferecer ao </w:t>
        </w:r>
        <w:r w:rsidRPr="00F51EE6">
          <w:rPr>
            <w:rFonts w:ascii="Times New Roman" w:eastAsia="Aptos" w:hAnsi="Times New Roman" w:cs="Times New Roman"/>
            <w:b/>
            <w:bCs/>
          </w:rPr>
          <w:t>Usuário</w:t>
        </w:r>
        <w:r w:rsidRPr="00F51EE6">
          <w:rPr>
            <w:rFonts w:ascii="Times New Roman" w:eastAsia="Aptos" w:hAnsi="Times New Roman" w:cs="Times New Roman"/>
          </w:rPr>
          <w:t xml:space="preserve"> uma experiência de treino interativa e inteligente. O sistema utiliza a IA para monitorar a execução de um exercício em tempo real, fornecendo estatísticas de desempenho e feedback corretivo para melhorar a forma, a eficácia e a segurança do treino.</w:t>
        </w:r>
      </w:ins>
    </w:p>
    <w:p w14:paraId="79101E28" w14:textId="5A1C3445" w:rsidR="00F51EE6" w:rsidRPr="00F51EE6" w:rsidRDefault="00F51EE6" w:rsidP="00F51EE6">
      <w:pPr>
        <w:rPr>
          <w:ins w:id="2750" w:author="HUGO SAMUEL DE LIMA OLIVEIRA" w:date="2025-08-08T17:16:00Z"/>
          <w:rFonts w:ascii="Times New Roman" w:eastAsia="Aptos" w:hAnsi="Times New Roman" w:cs="Times New Roman"/>
          <w:b/>
          <w:bCs/>
        </w:rPr>
      </w:pPr>
      <w:ins w:id="2751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>4.5.1.</w:t>
        </w:r>
      </w:ins>
      <w:ins w:id="2752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 xml:space="preserve"> Atores</w:t>
        </w:r>
      </w:ins>
    </w:p>
    <w:p w14:paraId="7A61E2B5" w14:textId="77777777" w:rsidR="00F51EE6" w:rsidRPr="00F51EE6" w:rsidRDefault="00F51EE6" w:rsidP="00F51EE6">
      <w:pPr>
        <w:numPr>
          <w:ilvl w:val="0"/>
          <w:numId w:val="68"/>
        </w:numPr>
        <w:rPr>
          <w:ins w:id="2753" w:author="HUGO SAMUEL DE LIMA OLIVEIRA" w:date="2025-08-08T17:16:00Z"/>
          <w:rFonts w:ascii="Times New Roman" w:eastAsia="Aptos" w:hAnsi="Times New Roman" w:cs="Times New Roman"/>
        </w:rPr>
      </w:pPr>
      <w:ins w:id="2754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Usuário:</w:t>
        </w:r>
        <w:r w:rsidRPr="00F51EE6">
          <w:rPr>
            <w:rFonts w:ascii="Times New Roman" w:eastAsia="Aptos" w:hAnsi="Times New Roman" w:cs="Times New Roman"/>
          </w:rPr>
          <w:t xml:space="preserve"> Pessoa que realiza um exercício enquanto é monitorada e guiada pelo sistema de Inteligência Artificial.</w:t>
        </w:r>
      </w:ins>
    </w:p>
    <w:p w14:paraId="18433577" w14:textId="74DF41C0" w:rsidR="00F51EE6" w:rsidRPr="00F51EE6" w:rsidRDefault="00F51EE6" w:rsidP="00F51EE6">
      <w:pPr>
        <w:rPr>
          <w:ins w:id="2755" w:author="HUGO SAMUEL DE LIMA OLIVEIRA" w:date="2025-08-08T17:16:00Z"/>
          <w:rFonts w:ascii="Times New Roman" w:eastAsia="Aptos" w:hAnsi="Times New Roman" w:cs="Times New Roman"/>
          <w:b/>
          <w:bCs/>
        </w:rPr>
      </w:pPr>
      <w:ins w:id="2756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>4.5.2.</w:t>
        </w:r>
      </w:ins>
      <w:ins w:id="2757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 xml:space="preserve"> Casos de Uso</w:t>
        </w:r>
      </w:ins>
    </w:p>
    <w:p w14:paraId="6566C582" w14:textId="399D059A" w:rsidR="00F51EE6" w:rsidRPr="00F51EE6" w:rsidRDefault="00F51EE6" w:rsidP="00F51EE6">
      <w:pPr>
        <w:rPr>
          <w:ins w:id="2758" w:author="HUGO SAMUEL DE LIMA OLIVEIRA" w:date="2025-08-08T17:16:00Z"/>
          <w:rFonts w:ascii="Times New Roman" w:eastAsia="Aptos" w:hAnsi="Times New Roman" w:cs="Times New Roman"/>
          <w:b/>
          <w:bCs/>
        </w:rPr>
      </w:pPr>
      <w:ins w:id="2759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 xml:space="preserve">4.5.3. </w:t>
        </w:r>
      </w:ins>
      <w:ins w:id="2760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Selecionar Exercício</w:t>
        </w:r>
      </w:ins>
    </w:p>
    <w:p w14:paraId="32B3FDAB" w14:textId="77777777" w:rsidR="00F51EE6" w:rsidRPr="00F51EE6" w:rsidRDefault="00F51EE6" w:rsidP="00F51EE6">
      <w:pPr>
        <w:numPr>
          <w:ilvl w:val="0"/>
          <w:numId w:val="69"/>
        </w:numPr>
        <w:rPr>
          <w:ins w:id="2761" w:author="HUGO SAMUEL DE LIMA OLIVEIRA" w:date="2025-08-08T17:16:00Z"/>
          <w:rFonts w:ascii="Times New Roman" w:eastAsia="Aptos" w:hAnsi="Times New Roman" w:cs="Times New Roman"/>
        </w:rPr>
      </w:pPr>
      <w:ins w:id="2762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Usuário.</w:t>
        </w:r>
      </w:ins>
    </w:p>
    <w:p w14:paraId="3E17631C" w14:textId="77777777" w:rsidR="00F51EE6" w:rsidRPr="00F51EE6" w:rsidRDefault="00F51EE6" w:rsidP="00F51EE6">
      <w:pPr>
        <w:numPr>
          <w:ilvl w:val="0"/>
          <w:numId w:val="69"/>
        </w:numPr>
        <w:rPr>
          <w:ins w:id="2763" w:author="HUGO SAMUEL DE LIMA OLIVEIRA" w:date="2025-08-08T17:16:00Z"/>
          <w:rFonts w:ascii="Times New Roman" w:eastAsia="Aptos" w:hAnsi="Times New Roman" w:cs="Times New Roman"/>
        </w:rPr>
      </w:pPr>
      <w:ins w:id="2764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224208C8" w14:textId="77777777" w:rsidR="00F51EE6" w:rsidRPr="00F51EE6" w:rsidRDefault="00F51EE6" w:rsidP="00F51EE6">
      <w:pPr>
        <w:numPr>
          <w:ilvl w:val="1"/>
          <w:numId w:val="69"/>
        </w:numPr>
        <w:rPr>
          <w:ins w:id="2765" w:author="HUGO SAMUEL DE LIMA OLIVEIRA" w:date="2025-08-08T17:16:00Z"/>
          <w:rFonts w:ascii="Times New Roman" w:eastAsia="Aptos" w:hAnsi="Times New Roman" w:cs="Times New Roman"/>
        </w:rPr>
      </w:pPr>
      <w:ins w:id="2766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deve estar autenticado no sistema.</w:t>
        </w:r>
      </w:ins>
    </w:p>
    <w:p w14:paraId="5A57B1CD" w14:textId="77777777" w:rsidR="00F51EE6" w:rsidRPr="00F51EE6" w:rsidRDefault="00F51EE6" w:rsidP="00F51EE6">
      <w:pPr>
        <w:numPr>
          <w:ilvl w:val="0"/>
          <w:numId w:val="69"/>
        </w:numPr>
        <w:rPr>
          <w:ins w:id="2767" w:author="HUGO SAMUEL DE LIMA OLIVEIRA" w:date="2025-08-08T17:16:00Z"/>
          <w:rFonts w:ascii="Times New Roman" w:eastAsia="Aptos" w:hAnsi="Times New Roman" w:cs="Times New Roman"/>
        </w:rPr>
      </w:pPr>
      <w:ins w:id="2768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714CFACF" w14:textId="77777777" w:rsidR="00F51EE6" w:rsidRPr="00F51EE6" w:rsidRDefault="00F51EE6" w:rsidP="00F51EE6">
      <w:pPr>
        <w:numPr>
          <w:ilvl w:val="1"/>
          <w:numId w:val="70"/>
        </w:numPr>
        <w:rPr>
          <w:ins w:id="2769" w:author="HUGO SAMUEL DE LIMA OLIVEIRA" w:date="2025-08-08T17:16:00Z"/>
          <w:rFonts w:ascii="Times New Roman" w:eastAsia="Aptos" w:hAnsi="Times New Roman" w:cs="Times New Roman"/>
        </w:rPr>
      </w:pPr>
      <w:ins w:id="2770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acessa a lista de exercícios disponíveis para monitoramento guiado.</w:t>
        </w:r>
      </w:ins>
    </w:p>
    <w:p w14:paraId="313EC246" w14:textId="77777777" w:rsidR="00F51EE6" w:rsidRPr="00F51EE6" w:rsidRDefault="00F51EE6" w:rsidP="00F51EE6">
      <w:pPr>
        <w:numPr>
          <w:ilvl w:val="1"/>
          <w:numId w:val="70"/>
        </w:numPr>
        <w:rPr>
          <w:ins w:id="2771" w:author="HUGO SAMUEL DE LIMA OLIVEIRA" w:date="2025-08-08T17:16:00Z"/>
          <w:rFonts w:ascii="Times New Roman" w:eastAsia="Aptos" w:hAnsi="Times New Roman" w:cs="Times New Roman"/>
        </w:rPr>
      </w:pPr>
      <w:ins w:id="2772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escolhe um exercício que deseja realizar.</w:t>
        </w:r>
      </w:ins>
    </w:p>
    <w:p w14:paraId="4FAFC0A2" w14:textId="77777777" w:rsidR="00F51EE6" w:rsidRPr="00F51EE6" w:rsidRDefault="00F51EE6" w:rsidP="00F51EE6">
      <w:pPr>
        <w:numPr>
          <w:ilvl w:val="1"/>
          <w:numId w:val="70"/>
        </w:numPr>
        <w:rPr>
          <w:ins w:id="2773" w:author="HUGO SAMUEL DE LIMA OLIVEIRA" w:date="2025-08-08T17:16:00Z"/>
          <w:rFonts w:ascii="Times New Roman" w:eastAsia="Aptos" w:hAnsi="Times New Roman" w:cs="Times New Roman"/>
        </w:rPr>
      </w:pPr>
      <w:ins w:id="2774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sistema carrega as informações e as instruções para o exercício selecionado.</w:t>
        </w:r>
      </w:ins>
    </w:p>
    <w:p w14:paraId="247DF273" w14:textId="77777777" w:rsidR="00F51EE6" w:rsidRPr="00F51EE6" w:rsidRDefault="00F51EE6" w:rsidP="00F51EE6">
      <w:pPr>
        <w:numPr>
          <w:ilvl w:val="0"/>
          <w:numId w:val="69"/>
        </w:numPr>
        <w:rPr>
          <w:ins w:id="2775" w:author="HUGO SAMUEL DE LIMA OLIVEIRA" w:date="2025-08-08T17:16:00Z"/>
          <w:rFonts w:ascii="Times New Roman" w:eastAsia="Aptos" w:hAnsi="Times New Roman" w:cs="Times New Roman"/>
        </w:rPr>
      </w:pPr>
      <w:ins w:id="2776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0ECAF953" w14:textId="77777777" w:rsidR="00F51EE6" w:rsidRPr="00F51EE6" w:rsidRDefault="00F51EE6" w:rsidP="00F51EE6">
      <w:pPr>
        <w:numPr>
          <w:ilvl w:val="1"/>
          <w:numId w:val="69"/>
        </w:numPr>
        <w:rPr>
          <w:ins w:id="2777" w:author="HUGO SAMUEL DE LIMA OLIVEIRA" w:date="2025-08-08T17:16:00Z"/>
          <w:rFonts w:ascii="Times New Roman" w:eastAsia="Aptos" w:hAnsi="Times New Roman" w:cs="Times New Roman"/>
        </w:rPr>
      </w:pPr>
      <w:ins w:id="2778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exercício está selecionado e o sistema está pronto para iniciar o monitoramento do treino.</w:t>
        </w:r>
      </w:ins>
    </w:p>
    <w:p w14:paraId="1BCBACF0" w14:textId="77777777" w:rsidR="00F51EE6" w:rsidRPr="00F51EE6" w:rsidRDefault="00F51EE6" w:rsidP="00F51EE6">
      <w:pPr>
        <w:numPr>
          <w:ilvl w:val="0"/>
          <w:numId w:val="69"/>
        </w:numPr>
        <w:rPr>
          <w:ins w:id="2779" w:author="HUGO SAMUEL DE LIMA OLIVEIRA" w:date="2025-08-08T17:16:00Z"/>
          <w:rFonts w:ascii="Times New Roman" w:eastAsia="Aptos" w:hAnsi="Times New Roman" w:cs="Times New Roman"/>
        </w:rPr>
      </w:pPr>
      <w:ins w:id="2780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lastRenderedPageBreak/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é o caso de uso inicial, que serve como ponto de partida para a funcionalidade de Iniciar Treino.</w:t>
        </w:r>
      </w:ins>
    </w:p>
    <w:p w14:paraId="6FB6271C" w14:textId="106D9D96" w:rsidR="00F51EE6" w:rsidRPr="00F51EE6" w:rsidRDefault="00F51EE6" w:rsidP="00F51EE6">
      <w:pPr>
        <w:rPr>
          <w:ins w:id="2781" w:author="HUGO SAMUEL DE LIMA OLIVEIRA" w:date="2025-08-08T17:16:00Z"/>
          <w:rFonts w:ascii="Times New Roman" w:eastAsia="Aptos" w:hAnsi="Times New Roman" w:cs="Times New Roman"/>
          <w:b/>
          <w:bCs/>
        </w:rPr>
      </w:pPr>
      <w:ins w:id="2782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 xml:space="preserve">4.5.4. </w:t>
        </w:r>
      </w:ins>
      <w:ins w:id="2783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Iniciar Treino</w:t>
        </w:r>
      </w:ins>
    </w:p>
    <w:p w14:paraId="3A0758A8" w14:textId="77777777" w:rsidR="00F51EE6" w:rsidRPr="00F51EE6" w:rsidRDefault="00F51EE6" w:rsidP="00F51EE6">
      <w:pPr>
        <w:numPr>
          <w:ilvl w:val="0"/>
          <w:numId w:val="71"/>
        </w:numPr>
        <w:rPr>
          <w:ins w:id="2784" w:author="HUGO SAMUEL DE LIMA OLIVEIRA" w:date="2025-08-08T17:16:00Z"/>
          <w:rFonts w:ascii="Times New Roman" w:eastAsia="Aptos" w:hAnsi="Times New Roman" w:cs="Times New Roman"/>
        </w:rPr>
      </w:pPr>
      <w:ins w:id="2785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Usuário.</w:t>
        </w:r>
      </w:ins>
    </w:p>
    <w:p w14:paraId="46E0E5B2" w14:textId="77777777" w:rsidR="00F51EE6" w:rsidRPr="00F51EE6" w:rsidRDefault="00F51EE6" w:rsidP="00F51EE6">
      <w:pPr>
        <w:numPr>
          <w:ilvl w:val="0"/>
          <w:numId w:val="71"/>
        </w:numPr>
        <w:rPr>
          <w:ins w:id="2786" w:author="HUGO SAMUEL DE LIMA OLIVEIRA" w:date="2025-08-08T17:16:00Z"/>
          <w:rFonts w:ascii="Times New Roman" w:eastAsia="Aptos" w:hAnsi="Times New Roman" w:cs="Times New Roman"/>
        </w:rPr>
      </w:pPr>
      <w:ins w:id="2787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3CD8AE23" w14:textId="77777777" w:rsidR="00F51EE6" w:rsidRPr="00F51EE6" w:rsidRDefault="00F51EE6" w:rsidP="00F51EE6">
      <w:pPr>
        <w:numPr>
          <w:ilvl w:val="1"/>
          <w:numId w:val="71"/>
        </w:numPr>
        <w:rPr>
          <w:ins w:id="2788" w:author="HUGO SAMUEL DE LIMA OLIVEIRA" w:date="2025-08-08T17:16:00Z"/>
          <w:rFonts w:ascii="Times New Roman" w:eastAsia="Aptos" w:hAnsi="Times New Roman" w:cs="Times New Roman"/>
        </w:rPr>
      </w:pPr>
      <w:ins w:id="2789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deve ter concluído o caso de uso Selecionar Exercício.</w:t>
        </w:r>
      </w:ins>
    </w:p>
    <w:p w14:paraId="5F9D51B3" w14:textId="77777777" w:rsidR="00F51EE6" w:rsidRPr="00F51EE6" w:rsidRDefault="00F51EE6" w:rsidP="00F51EE6">
      <w:pPr>
        <w:numPr>
          <w:ilvl w:val="0"/>
          <w:numId w:val="71"/>
        </w:numPr>
        <w:rPr>
          <w:ins w:id="2790" w:author="HUGO SAMUEL DE LIMA OLIVEIRA" w:date="2025-08-08T17:16:00Z"/>
          <w:rFonts w:ascii="Times New Roman" w:eastAsia="Aptos" w:hAnsi="Times New Roman" w:cs="Times New Roman"/>
        </w:rPr>
      </w:pPr>
      <w:ins w:id="2791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315429D4" w14:textId="77777777" w:rsidR="00F51EE6" w:rsidRPr="00F51EE6" w:rsidRDefault="00F51EE6" w:rsidP="00F51EE6">
      <w:pPr>
        <w:numPr>
          <w:ilvl w:val="1"/>
          <w:numId w:val="72"/>
        </w:numPr>
        <w:rPr>
          <w:ins w:id="2792" w:author="HUGO SAMUEL DE LIMA OLIVEIRA" w:date="2025-08-08T17:16:00Z"/>
          <w:rFonts w:ascii="Times New Roman" w:eastAsia="Aptos" w:hAnsi="Times New Roman" w:cs="Times New Roman"/>
        </w:rPr>
      </w:pPr>
      <w:ins w:id="2793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aciona o comando para iniciar a sessão de treino do exercício selecionado.</w:t>
        </w:r>
      </w:ins>
    </w:p>
    <w:p w14:paraId="04D56FC7" w14:textId="77777777" w:rsidR="00F51EE6" w:rsidRPr="00F51EE6" w:rsidRDefault="00F51EE6" w:rsidP="00F51EE6">
      <w:pPr>
        <w:numPr>
          <w:ilvl w:val="1"/>
          <w:numId w:val="72"/>
        </w:numPr>
        <w:rPr>
          <w:ins w:id="2794" w:author="HUGO SAMUEL DE LIMA OLIVEIRA" w:date="2025-08-08T17:16:00Z"/>
          <w:rFonts w:ascii="Times New Roman" w:eastAsia="Aptos" w:hAnsi="Times New Roman" w:cs="Times New Roman"/>
        </w:rPr>
      </w:pPr>
      <w:ins w:id="2795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sistema ativa o modo de monitoramento (</w:t>
        </w:r>
        <w:proofErr w:type="spellStart"/>
        <w:r w:rsidRPr="00F51EE6">
          <w:rPr>
            <w:rFonts w:ascii="Times New Roman" w:eastAsia="Aptos" w:hAnsi="Times New Roman" w:cs="Times New Roman"/>
          </w:rPr>
          <w:t>ex</w:t>
        </w:r>
        <w:proofErr w:type="spellEnd"/>
        <w:r w:rsidRPr="00F51EE6">
          <w:rPr>
            <w:rFonts w:ascii="Times New Roman" w:eastAsia="Aptos" w:hAnsi="Times New Roman" w:cs="Times New Roman"/>
          </w:rPr>
          <w:t>: utilizando a câmera do dispositivo).</w:t>
        </w:r>
      </w:ins>
    </w:p>
    <w:p w14:paraId="0B2DDCE5" w14:textId="77777777" w:rsidR="00F51EE6" w:rsidRPr="00F51EE6" w:rsidRDefault="00F51EE6" w:rsidP="00F51EE6">
      <w:pPr>
        <w:numPr>
          <w:ilvl w:val="1"/>
          <w:numId w:val="72"/>
        </w:numPr>
        <w:rPr>
          <w:ins w:id="2796" w:author="HUGO SAMUEL DE LIMA OLIVEIRA" w:date="2025-08-08T17:16:00Z"/>
          <w:rFonts w:ascii="Times New Roman" w:eastAsia="Aptos" w:hAnsi="Times New Roman" w:cs="Times New Roman"/>
        </w:rPr>
      </w:pPr>
      <w:ins w:id="2797" w:author="HUGO SAMUEL DE LIMA OLIVEIRA" w:date="2025-08-08T17:16:00Z">
        <w:r w:rsidRPr="00F51EE6">
          <w:rPr>
            <w:rFonts w:ascii="Times New Roman" w:eastAsia="Aptos" w:hAnsi="Times New Roman" w:cs="Times New Roman"/>
          </w:rPr>
          <w:t>Durante a execução, os fluxos dos casos de uso Receber Estatística do Exercício e Receber Feedback da IA são executados continuamente.</w:t>
        </w:r>
      </w:ins>
    </w:p>
    <w:p w14:paraId="797FE81F" w14:textId="77777777" w:rsidR="00F51EE6" w:rsidRPr="00F51EE6" w:rsidRDefault="00F51EE6" w:rsidP="00F51EE6">
      <w:pPr>
        <w:numPr>
          <w:ilvl w:val="0"/>
          <w:numId w:val="71"/>
        </w:numPr>
        <w:rPr>
          <w:ins w:id="2798" w:author="HUGO SAMUEL DE LIMA OLIVEIRA" w:date="2025-08-08T17:16:00Z"/>
          <w:rFonts w:ascii="Times New Roman" w:eastAsia="Aptos" w:hAnsi="Times New Roman" w:cs="Times New Roman"/>
        </w:rPr>
      </w:pPr>
      <w:ins w:id="2799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3AF8F089" w14:textId="77777777" w:rsidR="00F51EE6" w:rsidRPr="00F51EE6" w:rsidRDefault="00F51EE6" w:rsidP="00F51EE6">
      <w:pPr>
        <w:numPr>
          <w:ilvl w:val="1"/>
          <w:numId w:val="71"/>
        </w:numPr>
        <w:rPr>
          <w:ins w:id="2800" w:author="HUGO SAMUEL DE LIMA OLIVEIRA" w:date="2025-08-08T17:16:00Z"/>
          <w:rFonts w:ascii="Times New Roman" w:eastAsia="Aptos" w:hAnsi="Times New Roman" w:cs="Times New Roman"/>
        </w:rPr>
      </w:pPr>
      <w:ins w:id="2801" w:author="HUGO SAMUEL DE LIMA OLIVEIRA" w:date="2025-08-08T17:16:00Z">
        <w:r w:rsidRPr="00F51EE6">
          <w:rPr>
            <w:rFonts w:ascii="Times New Roman" w:eastAsia="Aptos" w:hAnsi="Times New Roman" w:cs="Times New Roman"/>
          </w:rPr>
          <w:t>A sessão de treino guiado por IA está ativa e monitorando o usuário.</w:t>
        </w:r>
      </w:ins>
    </w:p>
    <w:p w14:paraId="7B309A99" w14:textId="77777777" w:rsidR="00F51EE6" w:rsidRPr="00F51EE6" w:rsidRDefault="00F51EE6" w:rsidP="00F51EE6">
      <w:pPr>
        <w:numPr>
          <w:ilvl w:val="0"/>
          <w:numId w:val="71"/>
        </w:numPr>
        <w:rPr>
          <w:ins w:id="2802" w:author="HUGO SAMUEL DE LIMA OLIVEIRA" w:date="2025-08-08T17:16:00Z"/>
          <w:rFonts w:ascii="Times New Roman" w:eastAsia="Aptos" w:hAnsi="Times New Roman" w:cs="Times New Roman"/>
        </w:rPr>
      </w:pPr>
      <w:ins w:id="2803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caso de uso </w:t>
        </w:r>
        <w:r w:rsidRPr="00F51EE6">
          <w:rPr>
            <w:rFonts w:ascii="Times New Roman" w:eastAsia="Aptos" w:hAnsi="Times New Roman" w:cs="Times New Roman"/>
            <w:b/>
            <w:bCs/>
          </w:rPr>
          <w:t>estende</w:t>
        </w:r>
        <w:r w:rsidRPr="00F51EE6">
          <w:rPr>
            <w:rFonts w:ascii="Times New Roman" w:eastAsia="Aptos" w:hAnsi="Times New Roman" w:cs="Times New Roman"/>
          </w:rPr>
          <w:t xml:space="preserve"> Selecionar Exercício. Ele </w:t>
        </w:r>
        <w:r w:rsidRPr="00F51EE6">
          <w:rPr>
            <w:rFonts w:ascii="Times New Roman" w:eastAsia="Aptos" w:hAnsi="Times New Roman" w:cs="Times New Roman"/>
            <w:b/>
            <w:bCs/>
          </w:rPr>
          <w:t>inclui</w:t>
        </w:r>
        <w:r w:rsidRPr="00F51EE6">
          <w:rPr>
            <w:rFonts w:ascii="Times New Roman" w:eastAsia="Aptos" w:hAnsi="Times New Roman" w:cs="Times New Roman"/>
          </w:rPr>
          <w:t xml:space="preserve"> obrigatoriamente as funcionalidades Receber Estatística do Exercício e Receber Feedback da IA, e pode ser </w:t>
        </w:r>
        <w:r w:rsidRPr="00F51EE6">
          <w:rPr>
            <w:rFonts w:ascii="Times New Roman" w:eastAsia="Aptos" w:hAnsi="Times New Roman" w:cs="Times New Roman"/>
            <w:b/>
            <w:bCs/>
          </w:rPr>
          <w:t>estendido</w:t>
        </w:r>
        <w:r w:rsidRPr="00F51EE6">
          <w:rPr>
            <w:rFonts w:ascii="Times New Roman" w:eastAsia="Aptos" w:hAnsi="Times New Roman" w:cs="Times New Roman"/>
          </w:rPr>
          <w:t xml:space="preserve"> pela ação Parar Treino.</w:t>
        </w:r>
      </w:ins>
    </w:p>
    <w:p w14:paraId="12A7CFD4" w14:textId="026ED026" w:rsidR="00F51EE6" w:rsidRPr="00F51EE6" w:rsidRDefault="00F51EE6" w:rsidP="00F51EE6">
      <w:pPr>
        <w:rPr>
          <w:ins w:id="2804" w:author="HUGO SAMUEL DE LIMA OLIVEIRA" w:date="2025-08-08T17:16:00Z"/>
          <w:rFonts w:ascii="Times New Roman" w:eastAsia="Aptos" w:hAnsi="Times New Roman" w:cs="Times New Roman"/>
          <w:b/>
          <w:bCs/>
        </w:rPr>
      </w:pPr>
      <w:ins w:id="2805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 xml:space="preserve">4.5.5. </w:t>
        </w:r>
      </w:ins>
      <w:ins w:id="2806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Receber Estatística do Exercício</w:t>
        </w:r>
      </w:ins>
    </w:p>
    <w:p w14:paraId="4ADCAF63" w14:textId="77777777" w:rsidR="00F51EE6" w:rsidRPr="00F51EE6" w:rsidRDefault="00F51EE6" w:rsidP="00F51EE6">
      <w:pPr>
        <w:numPr>
          <w:ilvl w:val="0"/>
          <w:numId w:val="73"/>
        </w:numPr>
        <w:rPr>
          <w:ins w:id="2807" w:author="HUGO SAMUEL DE LIMA OLIVEIRA" w:date="2025-08-08T17:16:00Z"/>
          <w:rFonts w:ascii="Times New Roman" w:eastAsia="Aptos" w:hAnsi="Times New Roman" w:cs="Times New Roman"/>
        </w:rPr>
      </w:pPr>
      <w:ins w:id="2808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Sistema (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>).</w:t>
        </w:r>
      </w:ins>
    </w:p>
    <w:p w14:paraId="0F414BB9" w14:textId="77777777" w:rsidR="00F51EE6" w:rsidRPr="00F51EE6" w:rsidRDefault="00F51EE6" w:rsidP="00F51EE6">
      <w:pPr>
        <w:numPr>
          <w:ilvl w:val="0"/>
          <w:numId w:val="73"/>
        </w:numPr>
        <w:rPr>
          <w:ins w:id="2809" w:author="HUGO SAMUEL DE LIMA OLIVEIRA" w:date="2025-08-08T17:16:00Z"/>
          <w:rFonts w:ascii="Times New Roman" w:eastAsia="Aptos" w:hAnsi="Times New Roman" w:cs="Times New Roman"/>
        </w:rPr>
      </w:pPr>
      <w:ins w:id="2810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5702BB1E" w14:textId="77777777" w:rsidR="00F51EE6" w:rsidRPr="00F51EE6" w:rsidRDefault="00F51EE6" w:rsidP="00F51EE6">
      <w:pPr>
        <w:numPr>
          <w:ilvl w:val="1"/>
          <w:numId w:val="73"/>
        </w:numPr>
        <w:rPr>
          <w:ins w:id="2811" w:author="HUGO SAMUEL DE LIMA OLIVEIRA" w:date="2025-08-08T17:16:00Z"/>
          <w:rFonts w:ascii="Times New Roman" w:eastAsia="Aptos" w:hAnsi="Times New Roman" w:cs="Times New Roman"/>
        </w:rPr>
      </w:pPr>
      <w:ins w:id="2812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caso de uso Iniciar Treino deve estar ativo.</w:t>
        </w:r>
      </w:ins>
    </w:p>
    <w:p w14:paraId="1ED14F9B" w14:textId="77777777" w:rsidR="00F51EE6" w:rsidRPr="00F51EE6" w:rsidRDefault="00F51EE6" w:rsidP="00F51EE6">
      <w:pPr>
        <w:numPr>
          <w:ilvl w:val="0"/>
          <w:numId w:val="73"/>
        </w:numPr>
        <w:rPr>
          <w:ins w:id="2813" w:author="HUGO SAMUEL DE LIMA OLIVEIRA" w:date="2025-08-08T17:16:00Z"/>
          <w:rFonts w:ascii="Times New Roman" w:eastAsia="Aptos" w:hAnsi="Times New Roman" w:cs="Times New Roman"/>
        </w:rPr>
      </w:pPr>
      <w:ins w:id="2814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5EE7C1C0" w14:textId="77777777" w:rsidR="00F51EE6" w:rsidRPr="00F51EE6" w:rsidRDefault="00F51EE6" w:rsidP="00F51EE6">
      <w:pPr>
        <w:numPr>
          <w:ilvl w:val="1"/>
          <w:numId w:val="74"/>
        </w:numPr>
        <w:rPr>
          <w:ins w:id="2815" w:author="HUGO SAMUEL DE LIMA OLIVEIRA" w:date="2025-08-08T17:16:00Z"/>
          <w:rFonts w:ascii="Times New Roman" w:eastAsia="Aptos" w:hAnsi="Times New Roman" w:cs="Times New Roman"/>
        </w:rPr>
      </w:pPr>
      <w:ins w:id="2816" w:author="HUGO SAMUEL DE LIMA OLIVEIRA" w:date="2025-08-08T17:16:00Z">
        <w:r w:rsidRPr="00F51EE6">
          <w:rPr>
            <w:rFonts w:ascii="Times New Roman" w:eastAsia="Aptos" w:hAnsi="Times New Roman" w:cs="Times New Roman"/>
          </w:rPr>
          <w:t>Enquanto o usuário se exercita, o sistema rastreia e exibe métricas de desempenho em tempo real.</w:t>
        </w:r>
      </w:ins>
    </w:p>
    <w:p w14:paraId="7C00D7C9" w14:textId="77777777" w:rsidR="00F51EE6" w:rsidRPr="00F51EE6" w:rsidRDefault="00F51EE6" w:rsidP="00F51EE6">
      <w:pPr>
        <w:numPr>
          <w:ilvl w:val="1"/>
          <w:numId w:val="74"/>
        </w:numPr>
        <w:rPr>
          <w:ins w:id="2817" w:author="HUGO SAMUEL DE LIMA OLIVEIRA" w:date="2025-08-08T17:16:00Z"/>
          <w:rFonts w:ascii="Times New Roman" w:eastAsia="Aptos" w:hAnsi="Times New Roman" w:cs="Times New Roman"/>
        </w:rPr>
      </w:pPr>
      <w:ins w:id="2818" w:author="HUGO SAMUEL DE LIMA OLIVEIRA" w:date="2025-08-08T17:16:00Z">
        <w:r w:rsidRPr="00F51EE6">
          <w:rPr>
            <w:rFonts w:ascii="Times New Roman" w:eastAsia="Aptos" w:hAnsi="Times New Roman" w:cs="Times New Roman"/>
          </w:rPr>
          <w:t>As métricas podem incluir contagem de repetições, tempo de execução, amplitude do movimento, entre outras.</w:t>
        </w:r>
      </w:ins>
    </w:p>
    <w:p w14:paraId="47632F95" w14:textId="77777777" w:rsidR="00F51EE6" w:rsidRPr="00F51EE6" w:rsidRDefault="00F51EE6" w:rsidP="00F51EE6">
      <w:pPr>
        <w:numPr>
          <w:ilvl w:val="0"/>
          <w:numId w:val="73"/>
        </w:numPr>
        <w:rPr>
          <w:ins w:id="2819" w:author="HUGO SAMUEL DE LIMA OLIVEIRA" w:date="2025-08-08T17:16:00Z"/>
          <w:rFonts w:ascii="Times New Roman" w:eastAsia="Aptos" w:hAnsi="Times New Roman" w:cs="Times New Roman"/>
        </w:rPr>
      </w:pPr>
      <w:ins w:id="2820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432540D1" w14:textId="77777777" w:rsidR="00F51EE6" w:rsidRPr="00F51EE6" w:rsidRDefault="00F51EE6" w:rsidP="00F51EE6">
      <w:pPr>
        <w:numPr>
          <w:ilvl w:val="1"/>
          <w:numId w:val="73"/>
        </w:numPr>
        <w:rPr>
          <w:ins w:id="2821" w:author="HUGO SAMUEL DE LIMA OLIVEIRA" w:date="2025-08-08T17:16:00Z"/>
          <w:rFonts w:ascii="Times New Roman" w:eastAsia="Aptos" w:hAnsi="Times New Roman" w:cs="Times New Roman"/>
        </w:rPr>
      </w:pPr>
      <w:ins w:id="2822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visualiza seus dados de performance continuamente durante o exercício.</w:t>
        </w:r>
      </w:ins>
    </w:p>
    <w:p w14:paraId="07347C07" w14:textId="77777777" w:rsidR="00F51EE6" w:rsidRPr="00F51EE6" w:rsidRDefault="00F51EE6" w:rsidP="00F51EE6">
      <w:pPr>
        <w:numPr>
          <w:ilvl w:val="0"/>
          <w:numId w:val="73"/>
        </w:numPr>
        <w:rPr>
          <w:ins w:id="2823" w:author="HUGO SAMUEL DE LIMA OLIVEIRA" w:date="2025-08-08T17:16:00Z"/>
          <w:rFonts w:ascii="Times New Roman" w:eastAsia="Aptos" w:hAnsi="Times New Roman" w:cs="Times New Roman"/>
        </w:rPr>
      </w:pPr>
      <w:ins w:id="2824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lastRenderedPageBreak/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é um caso de uso </w:t>
        </w:r>
        <w:r w:rsidRPr="00F51EE6">
          <w:rPr>
            <w:rFonts w:ascii="Times New Roman" w:eastAsia="Aptos" w:hAnsi="Times New Roman" w:cs="Times New Roman"/>
            <w:b/>
            <w:bCs/>
          </w:rPr>
          <w:t>incluído</w:t>
        </w:r>
        <w:r w:rsidRPr="00F51EE6">
          <w:rPr>
            <w:rFonts w:ascii="Times New Roman" w:eastAsia="Aptos" w:hAnsi="Times New Roman" w:cs="Times New Roman"/>
          </w:rPr>
          <w:t>, representando uma parte obrigatória e contínua da funcionalidade Iniciar Treino. Ele não é acionado diretamente pelo usuário.</w:t>
        </w:r>
      </w:ins>
    </w:p>
    <w:p w14:paraId="0386D3D1" w14:textId="343864B1" w:rsidR="00F51EE6" w:rsidRPr="00F51EE6" w:rsidRDefault="00F51EE6" w:rsidP="00F51EE6">
      <w:pPr>
        <w:rPr>
          <w:ins w:id="2825" w:author="HUGO SAMUEL DE LIMA OLIVEIRA" w:date="2025-08-08T17:16:00Z"/>
          <w:rFonts w:ascii="Times New Roman" w:eastAsia="Aptos" w:hAnsi="Times New Roman" w:cs="Times New Roman"/>
          <w:b/>
          <w:bCs/>
        </w:rPr>
      </w:pPr>
      <w:ins w:id="2826" w:author="HUGO SAMUEL DE LIMA OLIVEIRA" w:date="2025-08-08T17:17:00Z">
        <w:r>
          <w:rPr>
            <w:rFonts w:ascii="Times New Roman" w:eastAsia="Times New Roman" w:hAnsi="Times New Roman" w:cs="Times New Roman"/>
            <w:b/>
            <w:bCs/>
          </w:rPr>
          <w:t xml:space="preserve">4.5.6. </w:t>
        </w:r>
      </w:ins>
      <w:ins w:id="2827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Receber Feedback da IA</w:t>
        </w:r>
      </w:ins>
    </w:p>
    <w:p w14:paraId="6678A009" w14:textId="77777777" w:rsidR="00F51EE6" w:rsidRPr="00F51EE6" w:rsidRDefault="00F51EE6" w:rsidP="00F51EE6">
      <w:pPr>
        <w:numPr>
          <w:ilvl w:val="0"/>
          <w:numId w:val="75"/>
        </w:numPr>
        <w:rPr>
          <w:ins w:id="2828" w:author="HUGO SAMUEL DE LIMA OLIVEIRA" w:date="2025-08-08T17:16:00Z"/>
          <w:rFonts w:ascii="Times New Roman" w:eastAsia="Aptos" w:hAnsi="Times New Roman" w:cs="Times New Roman"/>
        </w:rPr>
      </w:pPr>
      <w:ins w:id="2829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Sistema (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>).</w:t>
        </w:r>
      </w:ins>
    </w:p>
    <w:p w14:paraId="3CA0726E" w14:textId="77777777" w:rsidR="00F51EE6" w:rsidRPr="00F51EE6" w:rsidRDefault="00F51EE6" w:rsidP="00F51EE6">
      <w:pPr>
        <w:numPr>
          <w:ilvl w:val="0"/>
          <w:numId w:val="75"/>
        </w:numPr>
        <w:rPr>
          <w:ins w:id="2830" w:author="HUGO SAMUEL DE LIMA OLIVEIRA" w:date="2025-08-08T17:16:00Z"/>
          <w:rFonts w:ascii="Times New Roman" w:eastAsia="Aptos" w:hAnsi="Times New Roman" w:cs="Times New Roman"/>
        </w:rPr>
      </w:pPr>
      <w:ins w:id="2831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7252B4C8" w14:textId="77777777" w:rsidR="00F51EE6" w:rsidRPr="00F51EE6" w:rsidRDefault="00F51EE6" w:rsidP="00F51EE6">
      <w:pPr>
        <w:numPr>
          <w:ilvl w:val="1"/>
          <w:numId w:val="75"/>
        </w:numPr>
        <w:rPr>
          <w:ins w:id="2832" w:author="HUGO SAMUEL DE LIMA OLIVEIRA" w:date="2025-08-08T17:16:00Z"/>
          <w:rFonts w:ascii="Times New Roman" w:eastAsia="Aptos" w:hAnsi="Times New Roman" w:cs="Times New Roman"/>
        </w:rPr>
      </w:pPr>
      <w:ins w:id="2833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caso de uso Iniciar Treino deve estar ativo.</w:t>
        </w:r>
      </w:ins>
    </w:p>
    <w:p w14:paraId="69EE6027" w14:textId="77777777" w:rsidR="00F51EE6" w:rsidRPr="00F51EE6" w:rsidRDefault="00F51EE6" w:rsidP="00F51EE6">
      <w:pPr>
        <w:numPr>
          <w:ilvl w:val="0"/>
          <w:numId w:val="75"/>
        </w:numPr>
        <w:rPr>
          <w:ins w:id="2834" w:author="HUGO SAMUEL DE LIMA OLIVEIRA" w:date="2025-08-08T17:16:00Z"/>
          <w:rFonts w:ascii="Times New Roman" w:eastAsia="Aptos" w:hAnsi="Times New Roman" w:cs="Times New Roman"/>
        </w:rPr>
      </w:pPr>
      <w:ins w:id="2835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78EBAFFA" w14:textId="77777777" w:rsidR="00F51EE6" w:rsidRPr="00F51EE6" w:rsidRDefault="00F51EE6" w:rsidP="00F51EE6">
      <w:pPr>
        <w:numPr>
          <w:ilvl w:val="1"/>
          <w:numId w:val="76"/>
        </w:numPr>
        <w:rPr>
          <w:ins w:id="2836" w:author="HUGO SAMUEL DE LIMA OLIVEIRA" w:date="2025-08-08T17:16:00Z"/>
          <w:rFonts w:ascii="Times New Roman" w:eastAsia="Aptos" w:hAnsi="Times New Roman" w:cs="Times New Roman"/>
        </w:rPr>
      </w:pPr>
      <w:ins w:id="2837" w:author="HUGO SAMUEL DE LIMA OLIVEIRA" w:date="2025-08-08T17:16:00Z">
        <w:r w:rsidRPr="00F51EE6">
          <w:rPr>
            <w:rFonts w:ascii="Times New Roman" w:eastAsia="Aptos" w:hAnsi="Times New Roman" w:cs="Times New Roman"/>
          </w:rPr>
          <w:t>A IA do sistema analisa a postura e a execução do usuário em tempo real.</w:t>
        </w:r>
      </w:ins>
    </w:p>
    <w:p w14:paraId="04CAF4AC" w14:textId="77777777" w:rsidR="00F51EE6" w:rsidRPr="00F51EE6" w:rsidRDefault="00F51EE6" w:rsidP="00F51EE6">
      <w:pPr>
        <w:numPr>
          <w:ilvl w:val="1"/>
          <w:numId w:val="76"/>
        </w:numPr>
        <w:rPr>
          <w:ins w:id="2838" w:author="HUGO SAMUEL DE LIMA OLIVEIRA" w:date="2025-08-08T17:16:00Z"/>
          <w:rFonts w:ascii="Times New Roman" w:eastAsia="Aptos" w:hAnsi="Times New Roman" w:cs="Times New Roman"/>
        </w:rPr>
      </w:pPr>
      <w:ins w:id="2839" w:author="HUGO SAMUEL DE LIMA OLIVEIRA" w:date="2025-08-08T17:16:00Z">
        <w:r w:rsidRPr="00F51EE6">
          <w:rPr>
            <w:rFonts w:ascii="Times New Roman" w:eastAsia="Aptos" w:hAnsi="Times New Roman" w:cs="Times New Roman"/>
          </w:rPr>
          <w:t>Ao identificar uma oportunidade de melhoria ou um erro (</w:t>
        </w:r>
        <w:proofErr w:type="spellStart"/>
        <w:r w:rsidRPr="00F51EE6">
          <w:rPr>
            <w:rFonts w:ascii="Times New Roman" w:eastAsia="Aptos" w:hAnsi="Times New Roman" w:cs="Times New Roman"/>
          </w:rPr>
          <w:t>ex</w:t>
        </w:r>
        <w:proofErr w:type="spellEnd"/>
        <w:r w:rsidRPr="00F51EE6">
          <w:rPr>
            <w:rFonts w:ascii="Times New Roman" w:eastAsia="Aptos" w:hAnsi="Times New Roman" w:cs="Times New Roman"/>
          </w:rPr>
          <w:t>: postura incorreta, velocidade inadequada), o sistema fornece uma instrução corretiva ao usuário.</w:t>
        </w:r>
      </w:ins>
    </w:p>
    <w:p w14:paraId="79191EDB" w14:textId="77777777" w:rsidR="00F51EE6" w:rsidRPr="00F51EE6" w:rsidRDefault="00F51EE6" w:rsidP="00F51EE6">
      <w:pPr>
        <w:numPr>
          <w:ilvl w:val="1"/>
          <w:numId w:val="76"/>
        </w:numPr>
        <w:rPr>
          <w:ins w:id="2840" w:author="HUGO SAMUEL DE LIMA OLIVEIRA" w:date="2025-08-08T17:16:00Z"/>
          <w:rFonts w:ascii="Times New Roman" w:eastAsia="Aptos" w:hAnsi="Times New Roman" w:cs="Times New Roman"/>
        </w:rPr>
      </w:pPr>
      <w:ins w:id="2841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feedback pode ser sonoro (</w:t>
        </w:r>
        <w:proofErr w:type="spellStart"/>
        <w:r w:rsidRPr="00F51EE6">
          <w:rPr>
            <w:rFonts w:ascii="Times New Roman" w:eastAsia="Aptos" w:hAnsi="Times New Roman" w:cs="Times New Roman"/>
          </w:rPr>
          <w:t>ex</w:t>
        </w:r>
        <w:proofErr w:type="spellEnd"/>
        <w:r w:rsidRPr="00F51EE6">
          <w:rPr>
            <w:rFonts w:ascii="Times New Roman" w:eastAsia="Aptos" w:hAnsi="Times New Roman" w:cs="Times New Roman"/>
          </w:rPr>
          <w:t>: "Mantenha as costas retas") ou visual (uma mensagem na tela).</w:t>
        </w:r>
      </w:ins>
    </w:p>
    <w:p w14:paraId="53C1B67C" w14:textId="77777777" w:rsidR="00F51EE6" w:rsidRPr="00F51EE6" w:rsidRDefault="00F51EE6" w:rsidP="00F51EE6">
      <w:pPr>
        <w:numPr>
          <w:ilvl w:val="0"/>
          <w:numId w:val="75"/>
        </w:numPr>
        <w:rPr>
          <w:ins w:id="2842" w:author="HUGO SAMUEL DE LIMA OLIVEIRA" w:date="2025-08-08T17:16:00Z"/>
          <w:rFonts w:ascii="Times New Roman" w:eastAsia="Aptos" w:hAnsi="Times New Roman" w:cs="Times New Roman"/>
        </w:rPr>
      </w:pPr>
      <w:ins w:id="2843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4982A7DC" w14:textId="77777777" w:rsidR="00F51EE6" w:rsidRPr="00F51EE6" w:rsidRDefault="00F51EE6" w:rsidP="00F51EE6">
      <w:pPr>
        <w:numPr>
          <w:ilvl w:val="1"/>
          <w:numId w:val="75"/>
        </w:numPr>
        <w:rPr>
          <w:ins w:id="2844" w:author="HUGO SAMUEL DE LIMA OLIVEIRA" w:date="2025-08-08T17:16:00Z"/>
          <w:rFonts w:ascii="Times New Roman" w:eastAsia="Aptos" w:hAnsi="Times New Roman" w:cs="Times New Roman"/>
        </w:rPr>
      </w:pPr>
      <w:ins w:id="2845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recebe orientação em tempo real para executar o exercício com melhor forma e mais segurança.</w:t>
        </w:r>
      </w:ins>
    </w:p>
    <w:p w14:paraId="346E8395" w14:textId="77777777" w:rsidR="00F51EE6" w:rsidRPr="00F51EE6" w:rsidRDefault="00F51EE6" w:rsidP="00F51EE6">
      <w:pPr>
        <w:numPr>
          <w:ilvl w:val="0"/>
          <w:numId w:val="75"/>
        </w:numPr>
        <w:rPr>
          <w:ins w:id="2846" w:author="HUGO SAMUEL DE LIMA OLIVEIRA" w:date="2025-08-08T17:16:00Z"/>
          <w:rFonts w:ascii="Times New Roman" w:eastAsia="Aptos" w:hAnsi="Times New Roman" w:cs="Times New Roman"/>
        </w:rPr>
      </w:pPr>
      <w:ins w:id="2847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é um caso de uso </w:t>
        </w:r>
        <w:r w:rsidRPr="00F51EE6">
          <w:rPr>
            <w:rFonts w:ascii="Times New Roman" w:eastAsia="Aptos" w:hAnsi="Times New Roman" w:cs="Times New Roman"/>
            <w:b/>
            <w:bCs/>
          </w:rPr>
          <w:t>incluído</w:t>
        </w:r>
        <w:r w:rsidRPr="00F51EE6">
          <w:rPr>
            <w:rFonts w:ascii="Times New Roman" w:eastAsia="Aptos" w:hAnsi="Times New Roman" w:cs="Times New Roman"/>
          </w:rPr>
          <w:t xml:space="preserve"> e representa o núcleo da funcionalidade de "monitoramento guiado", sendo parte obrigatória do Iniciar Treino.</w:t>
        </w:r>
      </w:ins>
    </w:p>
    <w:p w14:paraId="0EBAAABF" w14:textId="7A8E8F5A" w:rsidR="00F51EE6" w:rsidRPr="00F51EE6" w:rsidRDefault="00F51EE6" w:rsidP="00F51EE6">
      <w:pPr>
        <w:rPr>
          <w:ins w:id="2848" w:author="HUGO SAMUEL DE LIMA OLIVEIRA" w:date="2025-08-08T17:16:00Z"/>
          <w:rFonts w:ascii="Times New Roman" w:eastAsia="Aptos" w:hAnsi="Times New Roman" w:cs="Times New Roman"/>
          <w:b/>
          <w:bCs/>
        </w:rPr>
      </w:pPr>
      <w:ins w:id="2849" w:author="HUGO SAMUEL DE LIMA OLIVEIRA" w:date="2025-08-08T17:18:00Z">
        <w:r>
          <w:rPr>
            <w:rFonts w:ascii="Times New Roman" w:eastAsia="Times New Roman" w:hAnsi="Times New Roman" w:cs="Times New Roman"/>
            <w:b/>
            <w:bCs/>
          </w:rPr>
          <w:t>4.5.7.</w:t>
        </w:r>
      </w:ins>
      <w:ins w:id="2850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 xml:space="preserve"> Parar Treino</w:t>
        </w:r>
      </w:ins>
    </w:p>
    <w:p w14:paraId="2A351D08" w14:textId="77777777" w:rsidR="00F51EE6" w:rsidRPr="00F51EE6" w:rsidRDefault="00F51EE6" w:rsidP="00F51EE6">
      <w:pPr>
        <w:numPr>
          <w:ilvl w:val="0"/>
          <w:numId w:val="77"/>
        </w:numPr>
        <w:rPr>
          <w:ins w:id="2851" w:author="HUGO SAMUEL DE LIMA OLIVEIRA" w:date="2025-08-08T17:16:00Z"/>
          <w:rFonts w:ascii="Times New Roman" w:eastAsia="Aptos" w:hAnsi="Times New Roman" w:cs="Times New Roman"/>
        </w:rPr>
      </w:pPr>
      <w:ins w:id="2852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Usuário.</w:t>
        </w:r>
      </w:ins>
    </w:p>
    <w:p w14:paraId="52A785DC" w14:textId="77777777" w:rsidR="00F51EE6" w:rsidRPr="00F51EE6" w:rsidRDefault="00F51EE6" w:rsidP="00F51EE6">
      <w:pPr>
        <w:numPr>
          <w:ilvl w:val="0"/>
          <w:numId w:val="77"/>
        </w:numPr>
        <w:rPr>
          <w:ins w:id="2853" w:author="HUGO SAMUEL DE LIMA OLIVEIRA" w:date="2025-08-08T17:16:00Z"/>
          <w:rFonts w:ascii="Times New Roman" w:eastAsia="Aptos" w:hAnsi="Times New Roman" w:cs="Times New Roman"/>
        </w:rPr>
      </w:pPr>
      <w:ins w:id="2854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7FC72D79" w14:textId="77777777" w:rsidR="00F51EE6" w:rsidRPr="00F51EE6" w:rsidRDefault="00F51EE6" w:rsidP="00F51EE6">
      <w:pPr>
        <w:numPr>
          <w:ilvl w:val="1"/>
          <w:numId w:val="77"/>
        </w:numPr>
        <w:rPr>
          <w:ins w:id="2855" w:author="HUGO SAMUEL DE LIMA OLIVEIRA" w:date="2025-08-08T17:16:00Z"/>
          <w:rFonts w:ascii="Times New Roman" w:eastAsia="Aptos" w:hAnsi="Times New Roman" w:cs="Times New Roman"/>
        </w:rPr>
      </w:pPr>
      <w:ins w:id="2856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caso de uso Iniciar Treino deve estar ativo.</w:t>
        </w:r>
      </w:ins>
    </w:p>
    <w:p w14:paraId="17287205" w14:textId="77777777" w:rsidR="00F51EE6" w:rsidRPr="00F51EE6" w:rsidRDefault="00F51EE6" w:rsidP="00F51EE6">
      <w:pPr>
        <w:numPr>
          <w:ilvl w:val="0"/>
          <w:numId w:val="77"/>
        </w:numPr>
        <w:rPr>
          <w:ins w:id="2857" w:author="HUGO SAMUEL DE LIMA OLIVEIRA" w:date="2025-08-08T17:16:00Z"/>
          <w:rFonts w:ascii="Times New Roman" w:eastAsia="Aptos" w:hAnsi="Times New Roman" w:cs="Times New Roman"/>
        </w:rPr>
      </w:pPr>
      <w:ins w:id="2858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05AAF56C" w14:textId="77777777" w:rsidR="00F51EE6" w:rsidRPr="00F51EE6" w:rsidRDefault="00F51EE6" w:rsidP="00F51EE6">
      <w:pPr>
        <w:numPr>
          <w:ilvl w:val="1"/>
          <w:numId w:val="78"/>
        </w:numPr>
        <w:rPr>
          <w:ins w:id="2859" w:author="HUGO SAMUEL DE LIMA OLIVEIRA" w:date="2025-08-08T17:16:00Z"/>
          <w:rFonts w:ascii="Times New Roman" w:eastAsia="Aptos" w:hAnsi="Times New Roman" w:cs="Times New Roman"/>
        </w:rPr>
      </w:pPr>
      <w:ins w:id="2860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decide encerrar a sessão de treino do exercício atual.</w:t>
        </w:r>
      </w:ins>
    </w:p>
    <w:p w14:paraId="0A95EE47" w14:textId="77777777" w:rsidR="00F51EE6" w:rsidRPr="00F51EE6" w:rsidRDefault="00F51EE6" w:rsidP="00F51EE6">
      <w:pPr>
        <w:numPr>
          <w:ilvl w:val="1"/>
          <w:numId w:val="78"/>
        </w:numPr>
        <w:rPr>
          <w:ins w:id="2861" w:author="HUGO SAMUEL DE LIMA OLIVEIRA" w:date="2025-08-08T17:16:00Z"/>
          <w:rFonts w:ascii="Times New Roman" w:eastAsia="Aptos" w:hAnsi="Times New Roman" w:cs="Times New Roman"/>
        </w:rPr>
      </w:pPr>
      <w:ins w:id="2862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usuário aciona o comando para parar.</w:t>
        </w:r>
      </w:ins>
    </w:p>
    <w:p w14:paraId="34E2DC8E" w14:textId="77777777" w:rsidR="00F51EE6" w:rsidRPr="00F51EE6" w:rsidRDefault="00F51EE6" w:rsidP="00F51EE6">
      <w:pPr>
        <w:numPr>
          <w:ilvl w:val="1"/>
          <w:numId w:val="78"/>
        </w:numPr>
        <w:rPr>
          <w:ins w:id="2863" w:author="HUGO SAMUEL DE LIMA OLIVEIRA" w:date="2025-08-08T17:16:00Z"/>
          <w:rFonts w:ascii="Times New Roman" w:eastAsia="Aptos" w:hAnsi="Times New Roman" w:cs="Times New Roman"/>
        </w:rPr>
      </w:pPr>
      <w:ins w:id="2864" w:author="HUGO SAMUEL DE LIMA OLIVEIRA" w:date="2025-08-08T17:16:00Z">
        <w:r w:rsidRPr="00F51EE6">
          <w:rPr>
            <w:rFonts w:ascii="Times New Roman" w:eastAsia="Aptos" w:hAnsi="Times New Roman" w:cs="Times New Roman"/>
          </w:rPr>
          <w:t>O sistema interrompe o monitoramento e finaliza a sessão de treino.</w:t>
        </w:r>
      </w:ins>
    </w:p>
    <w:p w14:paraId="7E34075A" w14:textId="77777777" w:rsidR="00F51EE6" w:rsidRPr="00F51EE6" w:rsidRDefault="00F51EE6" w:rsidP="00F51EE6">
      <w:pPr>
        <w:numPr>
          <w:ilvl w:val="0"/>
          <w:numId w:val="77"/>
        </w:numPr>
        <w:rPr>
          <w:ins w:id="2865" w:author="HUGO SAMUEL DE LIMA OLIVEIRA" w:date="2025-08-08T17:16:00Z"/>
          <w:rFonts w:ascii="Times New Roman" w:eastAsia="Aptos" w:hAnsi="Times New Roman" w:cs="Times New Roman"/>
        </w:rPr>
      </w:pPr>
      <w:ins w:id="2866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2D0B0ABF" w14:textId="77777777" w:rsidR="00F51EE6" w:rsidRPr="00F51EE6" w:rsidRDefault="00F51EE6" w:rsidP="00F51EE6">
      <w:pPr>
        <w:numPr>
          <w:ilvl w:val="1"/>
          <w:numId w:val="77"/>
        </w:numPr>
        <w:rPr>
          <w:ins w:id="2867" w:author="HUGO SAMUEL DE LIMA OLIVEIRA" w:date="2025-08-08T17:16:00Z"/>
          <w:rFonts w:ascii="Times New Roman" w:eastAsia="Aptos" w:hAnsi="Times New Roman" w:cs="Times New Roman"/>
        </w:rPr>
      </w:pPr>
      <w:ins w:id="2868" w:author="HUGO SAMUEL DE LIMA OLIVEIRA" w:date="2025-08-08T17:16:00Z">
        <w:r w:rsidRPr="00F51EE6">
          <w:rPr>
            <w:rFonts w:ascii="Times New Roman" w:eastAsia="Aptos" w:hAnsi="Times New Roman" w:cs="Times New Roman"/>
          </w:rPr>
          <w:t>A sessão de treino guiado é encerrada. O sistema pode apresentar um resumo do desempenho do usuário.</w:t>
        </w:r>
      </w:ins>
    </w:p>
    <w:p w14:paraId="1BA80F64" w14:textId="77777777" w:rsidR="00F51EE6" w:rsidRPr="00F51EE6" w:rsidRDefault="00F51EE6" w:rsidP="00F51EE6">
      <w:pPr>
        <w:numPr>
          <w:ilvl w:val="0"/>
          <w:numId w:val="77"/>
        </w:numPr>
        <w:rPr>
          <w:ins w:id="2869" w:author="HUGO SAMUEL DE LIMA OLIVEIRA" w:date="2025-08-08T17:16:00Z"/>
          <w:rFonts w:ascii="Times New Roman" w:eastAsia="Aptos" w:hAnsi="Times New Roman" w:cs="Times New Roman"/>
        </w:rPr>
      </w:pPr>
      <w:ins w:id="2870" w:author="HUGO SAMUEL DE LIMA OLIVEIRA" w:date="2025-08-08T17:16:00Z">
        <w:r w:rsidRPr="00F51EE6">
          <w:rPr>
            <w:rFonts w:ascii="Times New Roman" w:eastAsia="Aptos" w:hAnsi="Times New Roman" w:cs="Times New Roman"/>
            <w:b/>
            <w:bCs/>
          </w:rPr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caso de uso </w:t>
        </w:r>
        <w:r w:rsidRPr="00F51EE6">
          <w:rPr>
            <w:rFonts w:ascii="Times New Roman" w:eastAsia="Aptos" w:hAnsi="Times New Roman" w:cs="Times New Roman"/>
            <w:b/>
            <w:bCs/>
          </w:rPr>
          <w:t>estende</w:t>
        </w:r>
        <w:r w:rsidRPr="00F51EE6">
          <w:rPr>
            <w:rFonts w:ascii="Times New Roman" w:eastAsia="Aptos" w:hAnsi="Times New Roman" w:cs="Times New Roman"/>
          </w:rPr>
          <w:t xml:space="preserve"> Iniciar Treino, representando a ação opcional do usuário para finalizar o treino a qualquer momento.</w:t>
        </w:r>
      </w:ins>
    </w:p>
    <w:p w14:paraId="645BF3F8" w14:textId="77777777" w:rsidR="003D2E23" w:rsidRPr="001F772C" w:rsidDel="00F51EE6" w:rsidRDefault="003D2E23">
      <w:pPr>
        <w:pStyle w:val="PargrafodaLista"/>
        <w:spacing w:after="0" w:line="276" w:lineRule="auto"/>
        <w:jc w:val="both"/>
        <w:rPr>
          <w:ins w:id="2871" w:author="LUCAS EMANOEL AMARAL GOMES" w:date="2025-06-13T22:27:00Z"/>
          <w:del w:id="2872" w:author="HUGO SAMUEL DE LIMA OLIVEIRA" w:date="2025-08-08T17:16:00Z"/>
          <w:rFonts w:ascii="Times New Roman" w:eastAsia="Aptos" w:hAnsi="Times New Roman" w:cs="Times New Roman"/>
          <w:rPrChange w:id="2873" w:author="WESLEY DOS SANTOS GATINHO" w:date="2025-06-13T20:43:00Z">
            <w:rPr>
              <w:ins w:id="2874" w:author="LUCAS EMANOEL AMARAL GOMES" w:date="2025-06-13T22:27:00Z"/>
              <w:del w:id="2875" w:author="HUGO SAMUEL DE LIMA OLIVEIRA" w:date="2025-08-08T17:16:00Z"/>
              <w:rFonts w:ascii="Aptos" w:eastAsia="Aptos" w:hAnsi="Aptos" w:cs="Aptos"/>
            </w:rPr>
          </w:rPrChange>
        </w:rPr>
        <w:pPrChange w:id="2876" w:author="WESLEY DOS SANTOS GATINHO" w:date="2025-06-13T20:53:00Z">
          <w:pPr>
            <w:pStyle w:val="PargrafodaLista"/>
            <w:numPr>
              <w:numId w:val="1"/>
            </w:numPr>
            <w:ind w:hanging="360"/>
          </w:pPr>
        </w:pPrChange>
      </w:pPr>
    </w:p>
    <w:p w14:paraId="335E17E6" w14:textId="043A73EA" w:rsidR="00714659" w:rsidRPr="001F772C" w:rsidDel="00F51EE6" w:rsidRDefault="00443112">
      <w:pPr>
        <w:spacing w:after="0" w:line="276" w:lineRule="auto"/>
        <w:jc w:val="both"/>
        <w:rPr>
          <w:ins w:id="2877" w:author="LUCAS EMANOEL AMARAL GOMES" w:date="2025-06-13T22:28:00Z"/>
          <w:del w:id="2878" w:author="HUGO SAMUEL DE LIMA OLIVEIRA" w:date="2025-08-08T17:16:00Z"/>
          <w:rFonts w:ascii="Times New Roman" w:eastAsia="Aptos" w:hAnsi="Times New Roman" w:cs="Times New Roman"/>
          <w:rPrChange w:id="2879" w:author="WESLEY DOS SANTOS GATINHO" w:date="2025-06-13T20:43:00Z">
            <w:rPr>
              <w:ins w:id="2880" w:author="LUCAS EMANOEL AMARAL GOMES" w:date="2025-06-13T22:28:00Z"/>
              <w:del w:id="2881" w:author="HUGO SAMUEL DE LIMA OLIVEIRA" w:date="2025-08-08T17:16:00Z"/>
              <w:rFonts w:ascii="Aptos" w:eastAsia="Aptos" w:hAnsi="Aptos" w:cs="Aptos"/>
            </w:rPr>
          </w:rPrChange>
        </w:rPr>
        <w:pPrChange w:id="2882" w:author="HUGO SAMUEL DE LIMA OLIVEIRA" w:date="2025-08-08T17:16:00Z">
          <w:pPr>
            <w:pStyle w:val="PargrafodaLista"/>
            <w:numPr>
              <w:numId w:val="1"/>
            </w:numPr>
            <w:spacing w:after="0"/>
            <w:ind w:hanging="360"/>
            <w:jc w:val="both"/>
          </w:pPr>
        </w:pPrChange>
      </w:pPr>
      <w:ins w:id="2883" w:author="WESLEY DOS SANTOS GATINHO" w:date="2025-06-13T20:57:00Z">
        <w:del w:id="2884" w:author="HUGO SAMUEL DE LIMA OLIVEIRA" w:date="2025-08-08T17:16:00Z">
          <w:r w:rsidDel="00F51EE6">
            <w:rPr>
              <w:rFonts w:ascii="Times New Roman" w:eastAsia="Aptos" w:hAnsi="Times New Roman" w:cs="Times New Roman"/>
            </w:rPr>
            <w:delText xml:space="preserve">O </w:delText>
          </w:r>
        </w:del>
      </w:ins>
    </w:p>
    <w:p w14:paraId="3A824A63" w14:textId="517D8AD0" w:rsidR="00714659" w:rsidRPr="001F772C" w:rsidDel="00F51EE6" w:rsidRDefault="00714659">
      <w:pPr>
        <w:spacing w:after="0" w:line="276" w:lineRule="auto"/>
        <w:jc w:val="both"/>
        <w:rPr>
          <w:ins w:id="2885" w:author="LUCAS EMANOEL AMARAL GOMES" w:date="2025-06-13T22:28:00Z"/>
          <w:del w:id="2886" w:author="HUGO SAMUEL DE LIMA OLIVEIRA" w:date="2025-08-08T17:16:00Z"/>
          <w:rFonts w:ascii="Times New Roman" w:eastAsia="Aptos" w:hAnsi="Times New Roman" w:cs="Times New Roman"/>
          <w:rPrChange w:id="2887" w:author="WESLEY DOS SANTOS GATINHO" w:date="2025-06-13T20:43:00Z">
            <w:rPr>
              <w:ins w:id="2888" w:author="LUCAS EMANOEL AMARAL GOMES" w:date="2025-06-13T22:28:00Z"/>
              <w:del w:id="2889" w:author="HUGO SAMUEL DE LIMA OLIVEIRA" w:date="2025-08-08T17:16:00Z"/>
              <w:rFonts w:ascii="Aptos" w:eastAsia="Aptos" w:hAnsi="Aptos" w:cs="Aptos"/>
            </w:rPr>
          </w:rPrChange>
        </w:rPr>
        <w:pPrChange w:id="2890" w:author="HUGO SAMUEL DE LIMA OLIVEIRA" w:date="2025-08-08T17:16:00Z">
          <w:pPr>
            <w:spacing w:after="0" w:line="360" w:lineRule="auto"/>
            <w:jc w:val="both"/>
          </w:pPr>
        </w:pPrChange>
      </w:pPr>
    </w:p>
    <w:p w14:paraId="31682CDB" w14:textId="58431DE0" w:rsidR="00714659" w:rsidRPr="001F772C" w:rsidDel="00F51EE6" w:rsidRDefault="00714659">
      <w:pPr>
        <w:spacing w:after="0" w:line="276" w:lineRule="auto"/>
        <w:jc w:val="both"/>
        <w:rPr>
          <w:ins w:id="2891" w:author="LUCAS EMANOEL AMARAL GOMES" w:date="2025-06-13T22:28:00Z"/>
          <w:del w:id="2892" w:author="HUGO SAMUEL DE LIMA OLIVEIRA" w:date="2025-08-08T17:16:00Z"/>
          <w:rFonts w:ascii="Times New Roman" w:eastAsia="Aptos" w:hAnsi="Times New Roman" w:cs="Times New Roman"/>
          <w:rPrChange w:id="2893" w:author="WESLEY DOS SANTOS GATINHO" w:date="2025-06-13T20:43:00Z">
            <w:rPr>
              <w:ins w:id="2894" w:author="LUCAS EMANOEL AMARAL GOMES" w:date="2025-06-13T22:28:00Z"/>
              <w:del w:id="2895" w:author="HUGO SAMUEL DE LIMA OLIVEIRA" w:date="2025-08-08T17:16:00Z"/>
              <w:rFonts w:ascii="Aptos" w:eastAsia="Aptos" w:hAnsi="Aptos" w:cs="Aptos"/>
            </w:rPr>
          </w:rPrChange>
        </w:rPr>
        <w:pPrChange w:id="2896" w:author="HUGO SAMUEL DE LIMA OLIVEIRA" w:date="2025-08-08T17:16:00Z">
          <w:pPr>
            <w:spacing w:after="0" w:line="360" w:lineRule="auto"/>
            <w:jc w:val="both"/>
          </w:pPr>
        </w:pPrChange>
      </w:pPr>
    </w:p>
    <w:p w14:paraId="3B0AD201" w14:textId="21DE0081" w:rsidR="00714659" w:rsidRPr="001F772C" w:rsidDel="00F51EE6" w:rsidRDefault="00714659">
      <w:pPr>
        <w:spacing w:after="0" w:line="276" w:lineRule="auto"/>
        <w:jc w:val="both"/>
        <w:rPr>
          <w:ins w:id="2897" w:author="LUCAS EMANOEL AMARAL GOMES" w:date="2025-06-13T22:28:00Z"/>
          <w:del w:id="2898" w:author="HUGO SAMUEL DE LIMA OLIVEIRA" w:date="2025-08-08T17:16:00Z"/>
          <w:rFonts w:ascii="Times New Roman" w:eastAsia="Aptos" w:hAnsi="Times New Roman" w:cs="Times New Roman"/>
          <w:rPrChange w:id="2899" w:author="WESLEY DOS SANTOS GATINHO" w:date="2025-06-13T20:43:00Z">
            <w:rPr>
              <w:ins w:id="2900" w:author="LUCAS EMANOEL AMARAL GOMES" w:date="2025-06-13T22:28:00Z"/>
              <w:del w:id="2901" w:author="HUGO SAMUEL DE LIMA OLIVEIRA" w:date="2025-08-08T17:16:00Z"/>
              <w:rFonts w:ascii="Aptos" w:eastAsia="Aptos" w:hAnsi="Aptos" w:cs="Aptos"/>
            </w:rPr>
          </w:rPrChange>
        </w:rPr>
        <w:pPrChange w:id="2902" w:author="HUGO SAMUEL DE LIMA OLIVEIRA" w:date="2025-08-08T17:16:00Z">
          <w:pPr>
            <w:spacing w:after="0" w:line="360" w:lineRule="auto"/>
            <w:jc w:val="both"/>
          </w:pPr>
        </w:pPrChange>
      </w:pPr>
    </w:p>
    <w:p w14:paraId="20BE55BC" w14:textId="0D144C95" w:rsidR="00714659" w:rsidRPr="001F772C" w:rsidDel="00F51EE6" w:rsidRDefault="464D0A62">
      <w:pPr>
        <w:spacing w:line="276" w:lineRule="auto"/>
        <w:jc w:val="both"/>
        <w:rPr>
          <w:ins w:id="2903" w:author="LUCAS EMANOEL AMARAL GOMES" w:date="2025-06-13T22:28:00Z"/>
          <w:del w:id="2904" w:author="HUGO SAMUEL DE LIMA OLIVEIRA" w:date="2025-08-08T17:16:00Z"/>
          <w:rFonts w:ascii="Times New Roman" w:eastAsia="Aptos" w:hAnsi="Times New Roman" w:cs="Times New Roman"/>
          <w:color w:val="000000" w:themeColor="text1"/>
          <w:rPrChange w:id="2905" w:author="WESLEY DOS SANTOS GATINHO" w:date="2025-06-13T20:43:00Z">
            <w:rPr>
              <w:ins w:id="2906" w:author="LUCAS EMANOEL AMARAL GOMES" w:date="2025-06-13T22:28:00Z"/>
              <w:del w:id="2907" w:author="HUGO SAMUEL DE LIMA OLIVEIRA" w:date="2025-08-08T17:16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2908" w:author="HUGO SAMUEL DE LIMA OLIVEIRA" w:date="2025-08-08T17:16:00Z">
          <w:pPr>
            <w:spacing w:line="360" w:lineRule="auto"/>
            <w:jc w:val="both"/>
          </w:pPr>
        </w:pPrChange>
      </w:pPr>
      <w:ins w:id="2909" w:author="LUCAS EMANOEL AMARAL GOMES" w:date="2025-06-13T22:28:00Z">
        <w:del w:id="2910" w:author="HUGO SAMUEL DE LIMA OLIVEIRA" w:date="2025-08-08T17:16:00Z">
          <w:r w:rsidRPr="001F772C" w:rsidDel="00F51EE6">
            <w:rPr>
              <w:rFonts w:ascii="Times New Roman" w:eastAsia="Times New Roman" w:hAnsi="Times New Roman" w:cs="Times New Roman"/>
            </w:rPr>
            <w:delText xml:space="preserve">Figura 4 - </w:delText>
          </w:r>
          <w:r w:rsidRPr="001F772C" w:rsidDel="00F51EE6">
            <w:rPr>
              <w:rFonts w:ascii="Times New Roman" w:eastAsia="Aptos" w:hAnsi="Times New Roman" w:cs="Times New Roman"/>
              <w:color w:val="000000" w:themeColor="text1"/>
              <w:rPrChange w:id="2911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Diagrama de Casos de Uso de Moni</w:delText>
          </w:r>
        </w:del>
      </w:ins>
      <w:ins w:id="2912" w:author="LUCAS EMANOEL AMARAL GOMES" w:date="2025-06-13T22:29:00Z">
        <w:del w:id="2913" w:author="HUGO SAMUEL DE LIMA OLIVEIRA" w:date="2025-08-08T17:16:00Z">
          <w:r w:rsidRPr="001F772C" w:rsidDel="00F51EE6">
            <w:rPr>
              <w:rFonts w:ascii="Times New Roman" w:eastAsia="Aptos" w:hAnsi="Times New Roman" w:cs="Times New Roman"/>
              <w:color w:val="000000" w:themeColor="text1"/>
              <w:rPrChange w:id="2914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toramento Guiado por Ia</w:delText>
          </w:r>
        </w:del>
      </w:ins>
    </w:p>
    <w:p w14:paraId="5E2CA11A" w14:textId="5ECAAAF2" w:rsidR="00714659" w:rsidRPr="001F772C" w:rsidDel="00F51EE6" w:rsidRDefault="00714659">
      <w:pPr>
        <w:spacing w:after="0" w:line="276" w:lineRule="auto"/>
        <w:jc w:val="both"/>
        <w:rPr>
          <w:ins w:id="2915" w:author="LUCAS EMANOEL AMARAL GOMES" w:date="2025-06-13T22:28:00Z"/>
          <w:del w:id="2916" w:author="HUGO SAMUEL DE LIMA OLIVEIRA" w:date="2025-08-08T17:16:00Z"/>
          <w:rFonts w:ascii="Times New Roman" w:eastAsia="Aptos" w:hAnsi="Times New Roman" w:cs="Times New Roman"/>
          <w:rPrChange w:id="2917" w:author="WESLEY DOS SANTOS GATINHO" w:date="2025-06-13T20:43:00Z">
            <w:rPr>
              <w:ins w:id="2918" w:author="LUCAS EMANOEL AMARAL GOMES" w:date="2025-06-13T22:28:00Z"/>
              <w:del w:id="2919" w:author="HUGO SAMUEL DE LIMA OLIVEIRA" w:date="2025-08-08T17:16:00Z"/>
              <w:rFonts w:ascii="Aptos" w:eastAsia="Aptos" w:hAnsi="Aptos" w:cs="Aptos"/>
            </w:rPr>
          </w:rPrChange>
        </w:rPr>
        <w:pPrChange w:id="2920" w:author="HUGO SAMUEL DE LIMA OLIVEIRA" w:date="2025-08-08T17:16:00Z">
          <w:pPr>
            <w:spacing w:after="0" w:line="360" w:lineRule="auto"/>
            <w:jc w:val="both"/>
          </w:pPr>
        </w:pPrChange>
      </w:pPr>
    </w:p>
    <w:p w14:paraId="5872D5F8" w14:textId="349ADC55" w:rsidR="00714659" w:rsidRPr="001F772C" w:rsidDel="00F51EE6" w:rsidRDefault="464D0A62">
      <w:pPr>
        <w:spacing w:after="0" w:line="276" w:lineRule="auto"/>
        <w:jc w:val="both"/>
        <w:rPr>
          <w:ins w:id="2921" w:author="LUCAS EMANOEL AMARAL GOMES" w:date="2025-06-13T22:27:00Z"/>
          <w:del w:id="2922" w:author="HUGO SAMUEL DE LIMA OLIVEIRA" w:date="2025-08-08T17:16:00Z"/>
          <w:rFonts w:ascii="Times New Roman" w:hAnsi="Times New Roman" w:cs="Times New Roman"/>
          <w:rPrChange w:id="2923" w:author="WESLEY DOS SANTOS GATINHO" w:date="2025-06-13T20:43:00Z">
            <w:rPr>
              <w:ins w:id="2924" w:author="LUCAS EMANOEL AMARAL GOMES" w:date="2025-06-13T22:27:00Z"/>
              <w:del w:id="2925" w:author="HUGO SAMUEL DE LIMA OLIVEIRA" w:date="2025-08-08T17:16:00Z"/>
            </w:rPr>
          </w:rPrChange>
        </w:rPr>
        <w:pPrChange w:id="2926" w:author="HUGO SAMUEL DE LIMA OLIVEIRA" w:date="2025-08-08T17:16:00Z">
          <w:pPr/>
        </w:pPrChange>
      </w:pPr>
      <w:ins w:id="2927" w:author="LUCAS EMANOEL AMARAL GOMES" w:date="2025-06-13T22:28:00Z">
        <w:del w:id="2928" w:author="HUGO SAMUEL DE LIMA OLIVEIRA" w:date="2025-08-08T17:16:00Z">
          <w:r w:rsidRPr="001F772C" w:rsidDel="00F51EE6">
            <w:rPr>
              <w:rFonts w:ascii="Times New Roman" w:hAnsi="Times New Roman" w:cs="Times New Roman"/>
              <w:noProof/>
              <w:rPrChange w:id="2929" w:author="WESLEY DOS SANTOS GATINHO" w:date="2025-06-13T20:43:00Z">
                <w:rPr>
                  <w:noProof/>
                </w:rPr>
              </w:rPrChange>
            </w:rPr>
            <w:drawing>
              <wp:inline distT="0" distB="0" distL="0" distR="0" wp14:anchorId="2938C0D2" wp14:editId="17C06129">
                <wp:extent cx="5762626" cy="2124075"/>
                <wp:effectExtent l="0" t="0" r="0" b="0"/>
                <wp:docPr id="835236134" name="Picture 835236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2124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7323098E" w14:textId="414185F3" w:rsidR="00714659" w:rsidDel="00F51EE6" w:rsidRDefault="57E99DC4">
      <w:pPr>
        <w:spacing w:after="0" w:line="276" w:lineRule="auto"/>
        <w:jc w:val="both"/>
        <w:rPr>
          <w:ins w:id="2930" w:author="WESLEY DOS SANTOS GATINHO" w:date="2025-06-13T20:59:00Z"/>
          <w:del w:id="2931" w:author="HUGO SAMUEL DE LIMA OLIVEIRA" w:date="2025-08-08T17:16:00Z"/>
          <w:rFonts w:ascii="Times New Roman" w:eastAsia="Aptos" w:hAnsi="Times New Roman" w:cs="Times New Roman"/>
        </w:rPr>
        <w:pPrChange w:id="2932" w:author="HUGO SAMUEL DE LIMA OLIVEIRA" w:date="2025-08-08T17:16:00Z">
          <w:pPr>
            <w:spacing w:after="0" w:line="276" w:lineRule="auto"/>
            <w:ind w:firstLine="709"/>
            <w:jc w:val="both"/>
          </w:pPr>
        </w:pPrChange>
      </w:pPr>
      <w:ins w:id="2933" w:author="LUCAS EMANOEL AMARAL GOMES" w:date="2025-06-13T22:36:00Z">
        <w:del w:id="2934" w:author="HUGO SAMUEL DE LIMA OLIVEIRA" w:date="2025-08-08T17:16:00Z">
          <w:r w:rsidRPr="001F772C" w:rsidDel="00F51EE6">
            <w:rPr>
              <w:rFonts w:ascii="Times New Roman" w:eastAsia="Aptos" w:hAnsi="Times New Roman" w:cs="Times New Roman"/>
              <w:rPrChange w:id="2935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O "Usuário" começa a interação "Selecionando o Exercício" desejado. Uma vez que o exercício é selecionado, o usuário pode "Iniciar Treino". Durante a execução do "Iniciar Treino", o sistema, de forma obrigatória, realizará duas ações essenciais: "Receber Estatística do Exercício" (fornecendo dados sobre o desempenho) e "Receber Feedback da IA" (oferecendo orientações ou avaliações baseadas em inteligência artificial). A qualquer momento após o início do treino, o usuário tem a opção de "Parar Treino".</w:delText>
          </w:r>
        </w:del>
      </w:ins>
    </w:p>
    <w:p w14:paraId="37910AA6" w14:textId="77777777" w:rsidR="00065326" w:rsidRDefault="00065326">
      <w:pPr>
        <w:spacing w:after="0" w:line="276" w:lineRule="auto"/>
        <w:jc w:val="both"/>
        <w:rPr>
          <w:ins w:id="2936" w:author="WESLEY DOS SANTOS GATINHO" w:date="2025-06-13T20:57:00Z"/>
          <w:rFonts w:ascii="Times New Roman" w:eastAsia="Aptos" w:hAnsi="Times New Roman" w:cs="Times New Roman"/>
        </w:rPr>
        <w:pPrChange w:id="2937" w:author="HUGO SAMUEL DE LIMA OLIVEIRA" w:date="2025-08-08T17:16:00Z">
          <w:pPr>
            <w:spacing w:after="0" w:line="276" w:lineRule="auto"/>
            <w:ind w:firstLine="709"/>
            <w:jc w:val="both"/>
          </w:pPr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938" w:author="WESLEY DOS SANTOS GATINHO" w:date="2025-06-13T20:59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2939">
          <w:tblGrid>
            <w:gridCol w:w="40"/>
            <w:gridCol w:w="9031"/>
            <w:gridCol w:w="30"/>
          </w:tblGrid>
        </w:tblGridChange>
      </w:tblGrid>
      <w:tr w:rsidR="00443112" w14:paraId="596050E9" w14:textId="77777777" w:rsidTr="00065326">
        <w:trPr>
          <w:ins w:id="2940" w:author="WESLEY DOS SANTOS GATINHO" w:date="2025-06-13T20:57:00Z"/>
          <w:trPrChange w:id="2941" w:author="WESLEY DOS SANTOS GATINHO" w:date="2025-06-13T20:59:00Z">
            <w:trPr>
              <w:gridBefore w:val="1"/>
            </w:trPr>
          </w:trPrChange>
        </w:trPr>
        <w:tc>
          <w:tcPr>
            <w:tcW w:w="9061" w:type="dxa"/>
            <w:tcPrChange w:id="2942" w:author="WESLEY DOS SANTOS GATINHO" w:date="2025-06-13T20:59:00Z">
              <w:tcPr>
                <w:tcW w:w="9061" w:type="dxa"/>
                <w:gridSpan w:val="2"/>
              </w:tcPr>
            </w:tcPrChange>
          </w:tcPr>
          <w:p w14:paraId="7036DF8E" w14:textId="1394942A" w:rsidR="00443112" w:rsidRPr="00B470A3" w:rsidDel="00443112" w:rsidRDefault="00443112">
            <w:pPr>
              <w:spacing w:line="276" w:lineRule="auto"/>
              <w:jc w:val="center"/>
              <w:rPr>
                <w:ins w:id="2943" w:author="WESLEY DOS SANTOS GATINHO" w:date="2025-06-13T20:58:00Z"/>
                <w:del w:id="2944" w:author="WESLEY DOS SANTOS GATINHO" w:date="2025-06-13T20:58:00Z"/>
                <w:rFonts w:ascii="Times New Roman" w:eastAsia="Aptos" w:hAnsi="Times New Roman" w:cs="Times New Roman"/>
                <w:color w:val="000000" w:themeColor="text1"/>
              </w:rPr>
              <w:pPrChange w:id="2945" w:author="WESLEY DOS SANTOS GATINHO" w:date="2025-06-13T20:58:00Z">
                <w:pPr>
                  <w:spacing w:line="276" w:lineRule="auto"/>
                  <w:jc w:val="both"/>
                </w:pPr>
              </w:pPrChange>
            </w:pPr>
            <w:ins w:id="2946" w:author="WESLEY DOS SANTOS GATINHO" w:date="2025-06-13T20:58:00Z">
              <w:r w:rsidRPr="001F772C">
                <w:rPr>
                  <w:rFonts w:ascii="Times New Roman" w:eastAsia="Times New Roman" w:hAnsi="Times New Roman" w:cs="Times New Roman"/>
                </w:rPr>
                <w:t xml:space="preserve">Figura </w:t>
              </w:r>
            </w:ins>
            <w:ins w:id="2947" w:author="WESLEY DOS SANTOS GATINHO" w:date="2025-06-13T21:24:00Z">
              <w:r w:rsidR="00E94A9A">
                <w:rPr>
                  <w:rFonts w:ascii="Times New Roman" w:eastAsia="Times New Roman" w:hAnsi="Times New Roman" w:cs="Times New Roman"/>
                </w:rPr>
                <w:t>0</w:t>
              </w:r>
            </w:ins>
            <w:ins w:id="2948" w:author="WESLEY DOS SANTOS GATINHO" w:date="2025-06-13T20:58:00Z">
              <w:r w:rsidRPr="001F772C">
                <w:rPr>
                  <w:rFonts w:ascii="Times New Roman" w:eastAsia="Times New Roman" w:hAnsi="Times New Roman" w:cs="Times New Roman"/>
                </w:rPr>
                <w:t>6</w:t>
              </w:r>
              <w:r w:rsidR="00065326">
                <w:rPr>
                  <w:rFonts w:ascii="Times New Roman" w:eastAsia="Times New Roman" w:hAnsi="Times New Roman" w:cs="Times New Roman"/>
                </w:rPr>
                <w:t>:</w:t>
              </w:r>
              <w:del w:id="2949" w:author="WESLEY DOS SANTOS GATINHO" w:date="2025-06-13T20:58:00Z">
                <w:r w:rsidRPr="001F772C" w:rsidDel="00065326">
                  <w:rPr>
                    <w:rFonts w:ascii="Times New Roman" w:eastAsia="Times New Roman" w:hAnsi="Times New Roman" w:cs="Times New Roman"/>
                  </w:rPr>
                  <w:delText xml:space="preserve">  -</w:delText>
                </w:r>
              </w:del>
              <w:r w:rsidRPr="001F772C">
                <w:rPr>
                  <w:rFonts w:ascii="Times New Roman" w:eastAsia="Times New Roman" w:hAnsi="Times New Roman" w:cs="Times New Roman"/>
                </w:rPr>
                <w:t xml:space="preserve"> </w:t>
              </w:r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>Diagrama de Autenticação e Sessão do usuário</w:t>
              </w:r>
            </w:ins>
          </w:p>
          <w:p w14:paraId="6CB0E579" w14:textId="3F7032AC" w:rsidR="00443112" w:rsidRDefault="00443112">
            <w:pPr>
              <w:spacing w:line="276" w:lineRule="auto"/>
              <w:jc w:val="center"/>
              <w:rPr>
                <w:ins w:id="2950" w:author="WESLEY DOS SANTOS GATINHO" w:date="2025-06-13T20:57:00Z"/>
                <w:rFonts w:ascii="Times New Roman" w:eastAsia="Aptos" w:hAnsi="Times New Roman" w:cs="Times New Roman"/>
              </w:rPr>
              <w:pPrChange w:id="2951" w:author="WESLEY DOS SANTOS GATINHO" w:date="2025-06-13T20:58:00Z">
                <w:pPr>
                  <w:spacing w:line="276" w:lineRule="auto"/>
                  <w:jc w:val="both"/>
                </w:pPr>
              </w:pPrChange>
            </w:pPr>
            <w:ins w:id="2952" w:author="WESLEY DOS SANTOS GATINHO" w:date="2025-06-13T20:58:00Z">
              <w:r>
                <w:rPr>
                  <w:rFonts w:ascii="Times New Roman" w:eastAsia="Aptos" w:hAnsi="Times New Roman" w:cs="Times New Roman"/>
                </w:rPr>
                <w:t>.</w:t>
              </w:r>
            </w:ins>
          </w:p>
        </w:tc>
      </w:tr>
      <w:tr w:rsidR="00443112" w14:paraId="0C349438" w14:textId="77777777" w:rsidTr="00065326">
        <w:trPr>
          <w:ins w:id="2953" w:author="WESLEY DOS SANTOS GATINHO" w:date="2025-06-13T20:57:00Z"/>
          <w:trPrChange w:id="2954" w:author="WESLEY DOS SANTOS GATINHO" w:date="2025-06-13T20:59:00Z">
            <w:trPr>
              <w:gridBefore w:val="1"/>
            </w:trPr>
          </w:trPrChange>
        </w:trPr>
        <w:tc>
          <w:tcPr>
            <w:tcW w:w="9061" w:type="dxa"/>
            <w:tcPrChange w:id="2955" w:author="WESLEY DOS SANTOS GATINHO" w:date="2025-06-13T20:59:00Z">
              <w:tcPr>
                <w:tcW w:w="9061" w:type="dxa"/>
                <w:gridSpan w:val="2"/>
              </w:tcPr>
            </w:tcPrChange>
          </w:tcPr>
          <w:p w14:paraId="5F0CE185" w14:textId="024DEE0B" w:rsidR="00443112" w:rsidRDefault="00443112" w:rsidP="00443112">
            <w:pPr>
              <w:spacing w:line="276" w:lineRule="auto"/>
              <w:jc w:val="both"/>
              <w:rPr>
                <w:ins w:id="2956" w:author="WESLEY DOS SANTOS GATINHO" w:date="2025-06-13T20:57:00Z"/>
                <w:rFonts w:ascii="Times New Roman" w:eastAsia="Aptos" w:hAnsi="Times New Roman" w:cs="Times New Roman"/>
              </w:rPr>
            </w:pPr>
            <w:ins w:id="2957" w:author="WESLEY DOS SANTOS GATINHO" w:date="2025-06-13T20:57:00Z">
              <w:r w:rsidRPr="001F772C">
                <w:rPr>
                  <w:rFonts w:ascii="Times New Roman" w:hAnsi="Times New Roman" w:cs="Times New Roman"/>
                  <w:noProof/>
                  <w:rPrChange w:id="2958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02B1D6D2" wp14:editId="7B8AD9F4">
                    <wp:extent cx="5762626" cy="3533775"/>
                    <wp:effectExtent l="0" t="0" r="0" b="0"/>
                    <wp:docPr id="404288912" name="Picture 209263589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092635893"/>
                            <pic:cNvPicPr/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2626" cy="35337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443112" w14:paraId="6780C54D" w14:textId="77777777" w:rsidTr="00065326">
        <w:trPr>
          <w:ins w:id="2959" w:author="WESLEY DOS SANTOS GATINHO" w:date="2025-06-13T20:57:00Z"/>
          <w:trPrChange w:id="2960" w:author="WESLEY DOS SANTOS GATINHO" w:date="2025-06-13T20:59:00Z">
            <w:trPr>
              <w:gridBefore w:val="1"/>
            </w:trPr>
          </w:trPrChange>
        </w:trPr>
        <w:tc>
          <w:tcPr>
            <w:tcW w:w="9061" w:type="dxa"/>
            <w:tcPrChange w:id="2961" w:author="WESLEY DOS SANTOS GATINHO" w:date="2025-06-13T20:59:00Z">
              <w:tcPr>
                <w:tcW w:w="9061" w:type="dxa"/>
                <w:gridSpan w:val="2"/>
              </w:tcPr>
            </w:tcPrChange>
          </w:tcPr>
          <w:p w14:paraId="468B9A0E" w14:textId="77777777" w:rsidR="00443112" w:rsidRDefault="00065326">
            <w:pPr>
              <w:spacing w:line="276" w:lineRule="auto"/>
              <w:jc w:val="center"/>
              <w:rPr>
                <w:ins w:id="2962" w:author="HUGO SAMUEL DE LIMA OLIVEIRA" w:date="2025-08-08T17:18:00Z"/>
                <w:rFonts w:ascii="Times New Roman" w:eastAsia="Aptos" w:hAnsi="Times New Roman" w:cs="Times New Roman"/>
                <w:b/>
                <w:bCs/>
              </w:rPr>
            </w:pPr>
            <w:ins w:id="2963" w:author="WESLEY DOS SANTOS GATINHO" w:date="2025-06-13T20:58:00Z">
              <w:r>
                <w:rPr>
                  <w:rFonts w:ascii="Times New Roman" w:eastAsia="Aptos" w:hAnsi="Times New Roman" w:cs="Times New Roman"/>
                  <w:b/>
                  <w:bCs/>
                </w:rPr>
                <w:t>Fonte: Autores, 2025.</w:t>
              </w:r>
            </w:ins>
          </w:p>
          <w:p w14:paraId="5826E735" w14:textId="755798D2" w:rsidR="00F51EE6" w:rsidRPr="00065326" w:rsidRDefault="00F51EE6">
            <w:pPr>
              <w:spacing w:line="276" w:lineRule="auto"/>
              <w:jc w:val="center"/>
              <w:rPr>
                <w:ins w:id="2964" w:author="WESLEY DOS SANTOS GATINHO" w:date="2025-06-13T20:57:00Z"/>
                <w:rFonts w:ascii="Times New Roman" w:eastAsia="Aptos" w:hAnsi="Times New Roman" w:cs="Times New Roman"/>
                <w:b/>
                <w:bCs/>
                <w:rPrChange w:id="2965" w:author="WESLEY DOS SANTOS GATINHO" w:date="2025-06-13T20:58:00Z">
                  <w:rPr>
                    <w:ins w:id="2966" w:author="WESLEY DOS SANTOS GATINHO" w:date="2025-06-13T20:57:00Z"/>
                    <w:rFonts w:ascii="Times New Roman" w:eastAsia="Aptos" w:hAnsi="Times New Roman" w:cs="Times New Roman"/>
                  </w:rPr>
                </w:rPrChange>
              </w:rPr>
              <w:pPrChange w:id="2967" w:author="WESLEY DOS SANTOS GATINHO" w:date="2025-06-13T20:58:00Z">
                <w:pPr>
                  <w:spacing w:line="276" w:lineRule="auto"/>
                  <w:jc w:val="both"/>
                </w:pPr>
              </w:pPrChange>
            </w:pPr>
          </w:p>
        </w:tc>
      </w:tr>
    </w:tbl>
    <w:p w14:paraId="0E685F87" w14:textId="77777777" w:rsidR="00443112" w:rsidRPr="001F772C" w:rsidDel="00E94A9A" w:rsidRDefault="00443112">
      <w:pPr>
        <w:spacing w:after="0" w:line="276" w:lineRule="auto"/>
        <w:ind w:firstLine="709"/>
        <w:jc w:val="both"/>
        <w:rPr>
          <w:ins w:id="2968" w:author="LUCAS EMANOEL AMARAL GOMES" w:date="2025-06-13T22:26:00Z"/>
          <w:del w:id="2969" w:author="WESLEY DOS SANTOS GATINHO" w:date="2025-06-13T21:23:00Z"/>
          <w:rFonts w:ascii="Times New Roman" w:eastAsia="Aptos" w:hAnsi="Times New Roman" w:cs="Times New Roman"/>
          <w:rPrChange w:id="2970" w:author="WESLEY DOS SANTOS GATINHO" w:date="2025-06-13T20:43:00Z">
            <w:rPr>
              <w:ins w:id="2971" w:author="LUCAS EMANOEL AMARAL GOMES" w:date="2025-06-13T22:26:00Z"/>
              <w:del w:id="2972" w:author="WESLEY DOS SANTOS GATINHO" w:date="2025-06-13T21:23:00Z"/>
              <w:rFonts w:ascii="Aptos" w:eastAsia="Aptos" w:hAnsi="Aptos" w:cs="Aptos"/>
            </w:rPr>
          </w:rPrChange>
        </w:rPr>
        <w:pPrChange w:id="2973" w:author="WESLEY DOS SANTOS GATINHO" w:date="2025-06-13T20:57:00Z">
          <w:pPr>
            <w:spacing w:before="240" w:after="240" w:line="360" w:lineRule="auto"/>
            <w:jc w:val="both"/>
          </w:pPr>
        </w:pPrChange>
      </w:pPr>
    </w:p>
    <w:p w14:paraId="45EF5C5A" w14:textId="20F133C8" w:rsidR="00714659" w:rsidRPr="001F772C" w:rsidDel="00443112" w:rsidRDefault="17DE74E3">
      <w:pPr>
        <w:spacing w:line="276" w:lineRule="auto"/>
        <w:jc w:val="both"/>
        <w:rPr>
          <w:ins w:id="2974" w:author="LUCAS EMANOEL AMARAL GOMES" w:date="2025-06-13T22:48:00Z"/>
          <w:del w:id="2975" w:author="WESLEY DOS SANTOS GATINHO" w:date="2025-06-13T20:58:00Z"/>
          <w:rFonts w:ascii="Times New Roman" w:eastAsia="Aptos" w:hAnsi="Times New Roman" w:cs="Times New Roman"/>
          <w:color w:val="000000" w:themeColor="text1"/>
          <w:rPrChange w:id="2976" w:author="WESLEY DOS SANTOS GATINHO" w:date="2025-06-13T20:43:00Z">
            <w:rPr>
              <w:ins w:id="2977" w:author="LUCAS EMANOEL AMARAL GOMES" w:date="2025-06-13T22:48:00Z"/>
              <w:del w:id="2978" w:author="WESLEY DOS SANTOS GATINHO" w:date="2025-06-13T20:58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2979" w:author="WESLEY DOS SANTOS GATINHO" w:date="2025-06-13T20:45:00Z">
          <w:pPr>
            <w:spacing w:line="360" w:lineRule="auto"/>
            <w:jc w:val="both"/>
          </w:pPr>
        </w:pPrChange>
      </w:pPr>
      <w:ins w:id="2980" w:author="LUCAS EMANOEL AMARAL GOMES" w:date="2025-06-13T22:48:00Z">
        <w:del w:id="2981" w:author="WESLEY DOS SANTOS GATINHO" w:date="2025-06-13T20:58:00Z">
          <w:r w:rsidRPr="001F772C" w:rsidDel="00443112">
            <w:rPr>
              <w:rFonts w:ascii="Times New Roman" w:eastAsia="Times New Roman" w:hAnsi="Times New Roman" w:cs="Times New Roman"/>
            </w:rPr>
            <w:delText xml:space="preserve">Figura 6  - </w:delText>
          </w:r>
          <w:r w:rsidRPr="001F772C" w:rsidDel="00443112">
            <w:rPr>
              <w:rFonts w:ascii="Times New Roman" w:eastAsia="Aptos" w:hAnsi="Times New Roman" w:cs="Times New Roman"/>
              <w:color w:val="000000" w:themeColor="text1"/>
              <w:rPrChange w:id="2982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Diagrama de Autenticação e Sessão do</w:delText>
          </w:r>
        </w:del>
      </w:ins>
      <w:ins w:id="2983" w:author="LUCAS EMANOEL AMARAL GOMES" w:date="2025-06-13T22:49:00Z">
        <w:del w:id="2984" w:author="WESLEY DOS SANTOS GATINHO" w:date="2025-06-13T20:58:00Z">
          <w:r w:rsidRPr="001F772C" w:rsidDel="00443112">
            <w:rPr>
              <w:rFonts w:ascii="Times New Roman" w:eastAsia="Aptos" w:hAnsi="Times New Roman" w:cs="Times New Roman"/>
              <w:color w:val="000000" w:themeColor="text1"/>
              <w:rPrChange w:id="2985" w:author="WESLEY DOS SANTOS GATINHO" w:date="2025-06-13T20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 usuário </w:delText>
          </w:r>
        </w:del>
      </w:ins>
    </w:p>
    <w:p w14:paraId="7BD751D7" w14:textId="42D3ABA1" w:rsidR="00714659" w:rsidRPr="001F772C" w:rsidRDefault="00714659">
      <w:pPr>
        <w:spacing w:line="276" w:lineRule="auto"/>
        <w:jc w:val="both"/>
        <w:rPr>
          <w:ins w:id="2986" w:author="WESLEY DOS SANTOS GATINHO" w:date="2025-06-12T13:30:00Z"/>
          <w:del w:id="2987" w:author="LUCAS EMANOEL AMARAL GOMES" w:date="2025-06-13T22:49:00Z"/>
          <w:rFonts w:ascii="Times New Roman" w:eastAsia="Times New Roman" w:hAnsi="Times New Roman" w:cs="Times New Roman"/>
        </w:rPr>
        <w:pPrChange w:id="2988" w:author="WESLEY DOS SANTOS GATINHO" w:date="2025-06-13T20:45:00Z">
          <w:pPr>
            <w:spacing w:line="360" w:lineRule="auto"/>
            <w:jc w:val="both"/>
          </w:pPr>
        </w:pPrChange>
      </w:pPr>
    </w:p>
    <w:p w14:paraId="766A8183" w14:textId="3D9AE608" w:rsidR="00F51EE6" w:rsidRPr="00F51EE6" w:rsidRDefault="00F51EE6" w:rsidP="00F51EE6">
      <w:pPr>
        <w:rPr>
          <w:ins w:id="2989" w:author="HUGO SAMUEL DE LIMA OLIVEIRA" w:date="2025-08-08T17:19:00Z"/>
          <w:rFonts w:ascii="Times New Roman" w:eastAsia="Aptos" w:hAnsi="Times New Roman" w:cs="Times New Roman"/>
          <w:b/>
          <w:bCs/>
        </w:rPr>
      </w:pPr>
      <w:ins w:id="2990" w:author="HUGO SAMUEL DE LIMA OLIVEIRA" w:date="2025-08-08T17:20:00Z">
        <w:r>
          <w:rPr>
            <w:rFonts w:ascii="Times New Roman" w:eastAsia="Times New Roman" w:hAnsi="Times New Roman" w:cs="Times New Roman"/>
            <w:b/>
            <w:bCs/>
          </w:rPr>
          <w:t>4.6.</w:t>
        </w:r>
        <w:r w:rsidRPr="00F51EE6">
          <w:rPr>
            <w:rFonts w:ascii="Times New Roman" w:eastAsia="Aptos" w:hAnsi="Times New Roman" w:cs="Times New Roman"/>
            <w:b/>
            <w:bCs/>
          </w:rPr>
          <w:t xml:space="preserve"> </w:t>
        </w:r>
      </w:ins>
      <w:ins w:id="2991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 xml:space="preserve"> Descrição Geral</w:t>
        </w:r>
      </w:ins>
      <w:ins w:id="2992" w:author="HUGO SAMUEL DE LIMA OLIVEIRA" w:date="2025-08-08T17:20:00Z">
        <w:r>
          <w:rPr>
            <w:rFonts w:ascii="Times New Roman" w:eastAsia="Aptos" w:hAnsi="Times New Roman" w:cs="Times New Roman"/>
            <w:b/>
            <w:bCs/>
          </w:rPr>
          <w:t xml:space="preserve"> </w:t>
        </w:r>
        <w:r w:rsidRPr="00F51EE6">
          <w:rPr>
            <w:rFonts w:ascii="Times New Roman" w:eastAsia="Aptos" w:hAnsi="Times New Roman" w:cs="Times New Roman"/>
            <w:b/>
            <w:bCs/>
            <w:rPrChange w:id="2993" w:author="HUGO SAMUEL DE LIMA OLIVEIRA" w:date="2025-08-08T17:20:00Z">
              <w:rPr>
                <w:rFonts w:ascii="Times New Roman" w:eastAsia="Aptos" w:hAnsi="Times New Roman" w:cs="Times New Roman"/>
              </w:rPr>
            </w:rPrChange>
          </w:rPr>
          <w:t>Autenticação e Sessão de Usuário</w:t>
        </w:r>
      </w:ins>
    </w:p>
    <w:p w14:paraId="6EF775CC" w14:textId="77777777" w:rsidR="00F51EE6" w:rsidRPr="00F51EE6" w:rsidRDefault="00F51EE6" w:rsidP="00F51EE6">
      <w:pPr>
        <w:rPr>
          <w:ins w:id="2994" w:author="HUGO SAMUEL DE LIMA OLIVEIRA" w:date="2025-08-08T17:19:00Z"/>
          <w:rFonts w:ascii="Times New Roman" w:eastAsia="Aptos" w:hAnsi="Times New Roman" w:cs="Times New Roman"/>
        </w:rPr>
      </w:pPr>
      <w:ins w:id="2995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diagrama representa o módulo de "Autenticação e Sessão de Usuário" do 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. Ele descreve como um </w:t>
        </w:r>
        <w:r w:rsidRPr="00F51EE6">
          <w:rPr>
            <w:rFonts w:ascii="Times New Roman" w:eastAsia="Aptos" w:hAnsi="Times New Roman" w:cs="Times New Roman"/>
            <w:b/>
            <w:bCs/>
          </w:rPr>
          <w:t>Usuário</w:t>
        </w:r>
        <w:r w:rsidRPr="00F51EE6">
          <w:rPr>
            <w:rFonts w:ascii="Times New Roman" w:eastAsia="Aptos" w:hAnsi="Times New Roman" w:cs="Times New Roman"/>
          </w:rPr>
          <w:t xml:space="preserve"> acessa o sistema de forma segura utilizando um provedor de identidade externo (neste caso, o Google). O módulo também cobre as ações de finalização de sessão (logout) e a revogação completa do acesso do aplicativo à conta do usuário.</w:t>
        </w:r>
      </w:ins>
    </w:p>
    <w:p w14:paraId="266F1304" w14:textId="52C12C22" w:rsidR="00F51EE6" w:rsidRPr="00F51EE6" w:rsidRDefault="00F51EE6" w:rsidP="00F51EE6">
      <w:pPr>
        <w:rPr>
          <w:ins w:id="2996" w:author="HUGO SAMUEL DE LIMA OLIVEIRA" w:date="2025-08-08T17:19:00Z"/>
          <w:rFonts w:ascii="Times New Roman" w:eastAsia="Aptos" w:hAnsi="Times New Roman" w:cs="Times New Roman"/>
          <w:b/>
          <w:bCs/>
        </w:rPr>
      </w:pPr>
      <w:ins w:id="2997" w:author="HUGO SAMUEL DE LIMA OLIVEIRA" w:date="2025-08-08T17:20:00Z">
        <w:r>
          <w:rPr>
            <w:rFonts w:ascii="Times New Roman" w:eastAsia="Times New Roman" w:hAnsi="Times New Roman" w:cs="Times New Roman"/>
            <w:b/>
            <w:bCs/>
          </w:rPr>
          <w:t>4.6.1.</w:t>
        </w:r>
        <w:r>
          <w:rPr>
            <w:rFonts w:ascii="Times New Roman" w:eastAsia="Aptos" w:hAnsi="Times New Roman" w:cs="Times New Roman"/>
            <w:b/>
            <w:bCs/>
          </w:rPr>
          <w:t xml:space="preserve"> </w:t>
        </w:r>
      </w:ins>
      <w:ins w:id="2998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Atores</w:t>
        </w:r>
      </w:ins>
    </w:p>
    <w:p w14:paraId="0E393654" w14:textId="77777777" w:rsidR="00F51EE6" w:rsidRPr="00F51EE6" w:rsidRDefault="00F51EE6" w:rsidP="00F51EE6">
      <w:pPr>
        <w:numPr>
          <w:ilvl w:val="0"/>
          <w:numId w:val="79"/>
        </w:numPr>
        <w:rPr>
          <w:ins w:id="2999" w:author="HUGO SAMUEL DE LIMA OLIVEIRA" w:date="2025-08-08T17:19:00Z"/>
          <w:rFonts w:ascii="Times New Roman" w:eastAsia="Aptos" w:hAnsi="Times New Roman" w:cs="Times New Roman"/>
        </w:rPr>
      </w:pPr>
      <w:ins w:id="3000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Usuário:</w:t>
        </w:r>
        <w:r w:rsidRPr="00F51EE6">
          <w:rPr>
            <w:rFonts w:ascii="Times New Roman" w:eastAsia="Aptos" w:hAnsi="Times New Roman" w:cs="Times New Roman"/>
          </w:rPr>
          <w:t xml:space="preserve"> Pessoa que deseja acessar o </w:t>
        </w:r>
        <w:proofErr w:type="gramStart"/>
        <w:r w:rsidRPr="00F51EE6">
          <w:rPr>
            <w:rFonts w:ascii="Times New Roman" w:eastAsia="Aptos" w:hAnsi="Times New Roman" w:cs="Times New Roman"/>
          </w:rPr>
          <w:t xml:space="preserve">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 xml:space="preserve"> e gerenciar sua sessão.</w:t>
        </w:r>
      </w:ins>
    </w:p>
    <w:p w14:paraId="43E5FEFF" w14:textId="77777777" w:rsidR="00F51EE6" w:rsidRPr="00F51EE6" w:rsidRDefault="00F51EE6" w:rsidP="00F51EE6">
      <w:pPr>
        <w:numPr>
          <w:ilvl w:val="0"/>
          <w:numId w:val="79"/>
        </w:numPr>
        <w:rPr>
          <w:ins w:id="3001" w:author="HUGO SAMUEL DE LIMA OLIVEIRA" w:date="2025-08-08T17:19:00Z"/>
          <w:rFonts w:ascii="Times New Roman" w:eastAsia="Aptos" w:hAnsi="Times New Roman" w:cs="Times New Roman"/>
        </w:rPr>
      </w:pPr>
      <w:ins w:id="3002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Sistema de Autenticação (Google):</w:t>
        </w:r>
        <w:r w:rsidRPr="00F51EE6">
          <w:rPr>
            <w:rFonts w:ascii="Times New Roman" w:eastAsia="Aptos" w:hAnsi="Times New Roman" w:cs="Times New Roman"/>
          </w:rPr>
          <w:t xml:space="preserve"> Ator externo que representa o serviço de identidade do Google. É responsável por validar as credenciais do usuário e autorizar o acesso do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 à conta.</w:t>
        </w:r>
      </w:ins>
    </w:p>
    <w:p w14:paraId="6974453D" w14:textId="32DA5FFC" w:rsidR="00F51EE6" w:rsidRPr="00F51EE6" w:rsidRDefault="00F51EE6" w:rsidP="00F51EE6">
      <w:pPr>
        <w:rPr>
          <w:ins w:id="3003" w:author="HUGO SAMUEL DE LIMA OLIVEIRA" w:date="2025-08-08T17:19:00Z"/>
          <w:rFonts w:ascii="Times New Roman" w:eastAsia="Aptos" w:hAnsi="Times New Roman" w:cs="Times New Roman"/>
          <w:b/>
          <w:bCs/>
        </w:rPr>
      </w:pPr>
      <w:ins w:id="3004" w:author="HUGO SAMUEL DE LIMA OLIVEIRA" w:date="2025-08-08T17:20:00Z">
        <w:r>
          <w:rPr>
            <w:rFonts w:ascii="Times New Roman" w:eastAsia="Times New Roman" w:hAnsi="Times New Roman" w:cs="Times New Roman"/>
            <w:b/>
            <w:bCs/>
          </w:rPr>
          <w:t>4.6.2.</w:t>
        </w:r>
      </w:ins>
      <w:ins w:id="3005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 xml:space="preserve"> Casos de Uso</w:t>
        </w:r>
      </w:ins>
    </w:p>
    <w:p w14:paraId="2C9135BD" w14:textId="1BF1C889" w:rsidR="00F51EE6" w:rsidRPr="00F51EE6" w:rsidRDefault="00F51EE6" w:rsidP="00F51EE6">
      <w:pPr>
        <w:rPr>
          <w:ins w:id="3006" w:author="HUGO SAMUEL DE LIMA OLIVEIRA" w:date="2025-08-08T17:19:00Z"/>
          <w:rFonts w:ascii="Times New Roman" w:eastAsia="Aptos" w:hAnsi="Times New Roman" w:cs="Times New Roman"/>
          <w:b/>
          <w:bCs/>
        </w:rPr>
      </w:pPr>
      <w:ins w:id="3007" w:author="HUGO SAMUEL DE LIMA OLIVEIRA" w:date="2025-08-08T17:20:00Z">
        <w:r>
          <w:rPr>
            <w:rFonts w:ascii="Times New Roman" w:eastAsia="Times New Roman" w:hAnsi="Times New Roman" w:cs="Times New Roman"/>
            <w:b/>
            <w:bCs/>
          </w:rPr>
          <w:t>4.6.3.</w:t>
        </w:r>
      </w:ins>
      <w:ins w:id="3008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 xml:space="preserve"> Autenticar-se via Google</w:t>
        </w:r>
      </w:ins>
    </w:p>
    <w:p w14:paraId="59C761CF" w14:textId="77777777" w:rsidR="00F51EE6" w:rsidRPr="00F51EE6" w:rsidRDefault="00F51EE6" w:rsidP="00F51EE6">
      <w:pPr>
        <w:numPr>
          <w:ilvl w:val="0"/>
          <w:numId w:val="80"/>
        </w:numPr>
        <w:rPr>
          <w:ins w:id="3009" w:author="HUGO SAMUEL DE LIMA OLIVEIRA" w:date="2025-08-08T17:19:00Z"/>
          <w:rFonts w:ascii="Times New Roman" w:eastAsia="Aptos" w:hAnsi="Times New Roman" w:cs="Times New Roman"/>
        </w:rPr>
      </w:pPr>
      <w:ins w:id="3010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Usuário, Sistema de Autenticação (Google).</w:t>
        </w:r>
      </w:ins>
    </w:p>
    <w:p w14:paraId="51002D59" w14:textId="77777777" w:rsidR="00F51EE6" w:rsidRPr="00F51EE6" w:rsidRDefault="00F51EE6" w:rsidP="00F51EE6">
      <w:pPr>
        <w:numPr>
          <w:ilvl w:val="0"/>
          <w:numId w:val="80"/>
        </w:numPr>
        <w:rPr>
          <w:ins w:id="3011" w:author="HUGO SAMUEL DE LIMA OLIVEIRA" w:date="2025-08-08T17:19:00Z"/>
          <w:rFonts w:ascii="Times New Roman" w:eastAsia="Aptos" w:hAnsi="Times New Roman" w:cs="Times New Roman"/>
        </w:rPr>
      </w:pPr>
      <w:ins w:id="3012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0ED87F6F" w14:textId="77777777" w:rsidR="00F51EE6" w:rsidRPr="00F51EE6" w:rsidRDefault="00F51EE6" w:rsidP="00F51EE6">
      <w:pPr>
        <w:numPr>
          <w:ilvl w:val="1"/>
          <w:numId w:val="80"/>
        </w:numPr>
        <w:rPr>
          <w:ins w:id="3013" w:author="HUGO SAMUEL DE LIMA OLIVEIRA" w:date="2025-08-08T17:19:00Z"/>
          <w:rFonts w:ascii="Times New Roman" w:eastAsia="Aptos" w:hAnsi="Times New Roman" w:cs="Times New Roman"/>
        </w:rPr>
      </w:pPr>
      <w:ins w:id="3014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usuário não possui uma sessão ativa no </w:t>
        </w:r>
        <w:proofErr w:type="gramStart"/>
        <w:r w:rsidRPr="00F51EE6">
          <w:rPr>
            <w:rFonts w:ascii="Times New Roman" w:eastAsia="Aptos" w:hAnsi="Times New Roman" w:cs="Times New Roman"/>
          </w:rPr>
          <w:t xml:space="preserve">aplicativo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>.</w:t>
        </w:r>
      </w:ins>
    </w:p>
    <w:p w14:paraId="229D7F78" w14:textId="77777777" w:rsidR="00F51EE6" w:rsidRPr="00F51EE6" w:rsidRDefault="00F51EE6" w:rsidP="00F51EE6">
      <w:pPr>
        <w:numPr>
          <w:ilvl w:val="0"/>
          <w:numId w:val="80"/>
        </w:numPr>
        <w:rPr>
          <w:ins w:id="3015" w:author="HUGO SAMUEL DE LIMA OLIVEIRA" w:date="2025-08-08T17:19:00Z"/>
          <w:rFonts w:ascii="Times New Roman" w:eastAsia="Aptos" w:hAnsi="Times New Roman" w:cs="Times New Roman"/>
        </w:rPr>
      </w:pPr>
      <w:ins w:id="3016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0F2FF6A3" w14:textId="77777777" w:rsidR="00F51EE6" w:rsidRPr="00F51EE6" w:rsidRDefault="00F51EE6" w:rsidP="00F51EE6">
      <w:pPr>
        <w:numPr>
          <w:ilvl w:val="1"/>
          <w:numId w:val="81"/>
        </w:numPr>
        <w:rPr>
          <w:ins w:id="3017" w:author="HUGO SAMUEL DE LIMA OLIVEIRA" w:date="2025-08-08T17:19:00Z"/>
          <w:rFonts w:ascii="Times New Roman" w:eastAsia="Aptos" w:hAnsi="Times New Roman" w:cs="Times New Roman"/>
        </w:rPr>
      </w:pPr>
      <w:ins w:id="3018" w:author="HUGO SAMUEL DE LIMA OLIVEIRA" w:date="2025-08-08T17:19:00Z">
        <w:r w:rsidRPr="00F51EE6">
          <w:rPr>
            <w:rFonts w:ascii="Times New Roman" w:eastAsia="Aptos" w:hAnsi="Times New Roman" w:cs="Times New Roman"/>
          </w:rPr>
          <w:lastRenderedPageBreak/>
          <w:t xml:space="preserve">O Usuário seleciona a opção "Entrar com Google" na tela de login do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>.</w:t>
        </w:r>
      </w:ins>
    </w:p>
    <w:p w14:paraId="3E158F1A" w14:textId="77777777" w:rsidR="00F51EE6" w:rsidRPr="00F51EE6" w:rsidRDefault="00F51EE6" w:rsidP="00F51EE6">
      <w:pPr>
        <w:numPr>
          <w:ilvl w:val="1"/>
          <w:numId w:val="81"/>
        </w:numPr>
        <w:rPr>
          <w:ins w:id="3019" w:author="HUGO SAMUEL DE LIMA OLIVEIRA" w:date="2025-08-08T17:19:00Z"/>
          <w:rFonts w:ascii="Times New Roman" w:eastAsia="Aptos" w:hAnsi="Times New Roman" w:cs="Times New Roman"/>
        </w:rPr>
      </w:pPr>
      <w:ins w:id="3020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</w:t>
        </w:r>
        <w:proofErr w:type="gramStart"/>
        <w:r w:rsidRPr="00F51EE6">
          <w:rPr>
            <w:rFonts w:ascii="Times New Roman" w:eastAsia="Aptos" w:hAnsi="Times New Roman" w:cs="Times New Roman"/>
          </w:rPr>
          <w:t xml:space="preserve">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 xml:space="preserve"> redireciona o Usuário para a interface do Sistema de Autenticação (Google).</w:t>
        </w:r>
      </w:ins>
    </w:p>
    <w:p w14:paraId="5C1FA1A6" w14:textId="77777777" w:rsidR="00F51EE6" w:rsidRPr="00F51EE6" w:rsidRDefault="00F51EE6" w:rsidP="00F51EE6">
      <w:pPr>
        <w:numPr>
          <w:ilvl w:val="1"/>
          <w:numId w:val="81"/>
        </w:numPr>
        <w:rPr>
          <w:ins w:id="3021" w:author="HUGO SAMUEL DE LIMA OLIVEIRA" w:date="2025-08-08T17:19:00Z"/>
          <w:rFonts w:ascii="Times New Roman" w:eastAsia="Aptos" w:hAnsi="Times New Roman" w:cs="Times New Roman"/>
        </w:rPr>
      </w:pPr>
      <w:ins w:id="3022" w:author="HUGO SAMUEL DE LIMA OLIVEIRA" w:date="2025-08-08T17:19:00Z">
        <w:r w:rsidRPr="00F51EE6">
          <w:rPr>
            <w:rFonts w:ascii="Times New Roman" w:eastAsia="Aptos" w:hAnsi="Times New Roman" w:cs="Times New Roman"/>
          </w:rPr>
          <w:t>O Usuário insere suas credenciais (</w:t>
        </w:r>
        <w:proofErr w:type="spellStart"/>
        <w:r w:rsidRPr="00F51EE6">
          <w:rPr>
            <w:rFonts w:ascii="Times New Roman" w:eastAsia="Aptos" w:hAnsi="Times New Roman" w:cs="Times New Roman"/>
          </w:rPr>
          <w:t>email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/senha) na interface do Google e autoriza o acesso do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>.</w:t>
        </w:r>
      </w:ins>
    </w:p>
    <w:p w14:paraId="448948E7" w14:textId="77777777" w:rsidR="00F51EE6" w:rsidRPr="00F51EE6" w:rsidRDefault="00F51EE6" w:rsidP="00F51EE6">
      <w:pPr>
        <w:numPr>
          <w:ilvl w:val="1"/>
          <w:numId w:val="81"/>
        </w:numPr>
        <w:rPr>
          <w:ins w:id="3023" w:author="HUGO SAMUEL DE LIMA OLIVEIRA" w:date="2025-08-08T17:19:00Z"/>
          <w:rFonts w:ascii="Times New Roman" w:eastAsia="Aptos" w:hAnsi="Times New Roman" w:cs="Times New Roman"/>
        </w:rPr>
      </w:pPr>
      <w:ins w:id="3024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Sistema de Autenticação (Google) valida as credenciais, confirma a autorização e envia um token de autenticação para o </w:t>
        </w:r>
        <w:proofErr w:type="gramStart"/>
        <w:r w:rsidRPr="00F51EE6">
          <w:rPr>
            <w:rFonts w:ascii="Times New Roman" w:eastAsia="Aptos" w:hAnsi="Times New Roman" w:cs="Times New Roman"/>
          </w:rPr>
          <w:t xml:space="preserve">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>.</w:t>
        </w:r>
      </w:ins>
    </w:p>
    <w:p w14:paraId="61BE9976" w14:textId="3198A375" w:rsidR="00F51EE6" w:rsidRPr="00F51EE6" w:rsidRDefault="00F51EE6" w:rsidP="00F51EE6">
      <w:pPr>
        <w:numPr>
          <w:ilvl w:val="1"/>
          <w:numId w:val="81"/>
        </w:numPr>
        <w:rPr>
          <w:ins w:id="3025" w:author="HUGO SAMUEL DE LIMA OLIVEIRA" w:date="2025-08-08T17:19:00Z"/>
          <w:rFonts w:ascii="Times New Roman" w:eastAsia="Aptos" w:hAnsi="Times New Roman" w:cs="Times New Roman"/>
        </w:rPr>
      </w:pPr>
      <w:ins w:id="3026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</w:t>
        </w:r>
      </w:ins>
      <w:proofErr w:type="gramStart"/>
      <w:ins w:id="3027" w:author="HUGO SAMUEL DE LIMA OLIVEIRA" w:date="2025-08-08T17:21:00Z">
        <w:r w:rsidRPr="00F51EE6">
          <w:rPr>
            <w:rFonts w:ascii="Times New Roman" w:eastAsia="Aptos" w:hAnsi="Times New Roman" w:cs="Times New Roman"/>
          </w:rPr>
          <w:t>sistema</w:t>
        </w:r>
        <w:r>
          <w:rPr>
            <w:rFonts w:ascii="Times New Roman" w:eastAsia="Aptos" w:hAnsi="Times New Roman" w:cs="Times New Roman"/>
          </w:rPr>
          <w:t xml:space="preserve">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</w:ins>
      <w:proofErr w:type="spellEnd"/>
      <w:proofErr w:type="gramEnd"/>
      <w:ins w:id="3028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 recebe e valida o token, estabelecendo uma sessão segura para o Usuário.</w:t>
        </w:r>
      </w:ins>
    </w:p>
    <w:p w14:paraId="68123202" w14:textId="77777777" w:rsidR="00F51EE6" w:rsidRPr="00F51EE6" w:rsidRDefault="00F51EE6" w:rsidP="00F51EE6">
      <w:pPr>
        <w:numPr>
          <w:ilvl w:val="0"/>
          <w:numId w:val="80"/>
        </w:numPr>
        <w:rPr>
          <w:ins w:id="3029" w:author="HUGO SAMUEL DE LIMA OLIVEIRA" w:date="2025-08-08T17:19:00Z"/>
          <w:rFonts w:ascii="Times New Roman" w:eastAsia="Aptos" w:hAnsi="Times New Roman" w:cs="Times New Roman"/>
        </w:rPr>
      </w:pPr>
      <w:ins w:id="3030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1D157762" w14:textId="4E2AB3E8" w:rsidR="00F51EE6" w:rsidRPr="00F51EE6" w:rsidRDefault="00F51EE6" w:rsidP="00F51EE6">
      <w:pPr>
        <w:numPr>
          <w:ilvl w:val="1"/>
          <w:numId w:val="80"/>
        </w:numPr>
        <w:rPr>
          <w:ins w:id="3031" w:author="HUGO SAMUEL DE LIMA OLIVEIRA" w:date="2025-08-08T17:19:00Z"/>
          <w:rFonts w:ascii="Times New Roman" w:eastAsia="Aptos" w:hAnsi="Times New Roman" w:cs="Times New Roman"/>
        </w:rPr>
      </w:pPr>
      <w:ins w:id="3032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Usuário está autenticado com sucesso no </w:t>
        </w:r>
        <w:proofErr w:type="gramStart"/>
        <w:r w:rsidRPr="00F51EE6">
          <w:rPr>
            <w:rFonts w:ascii="Times New Roman" w:eastAsia="Aptos" w:hAnsi="Times New Roman" w:cs="Times New Roman"/>
          </w:rPr>
          <w:t>sistema</w:t>
        </w:r>
      </w:ins>
      <w:ins w:id="3033" w:author="HUGO SAMUEL DE LIMA OLIVEIRA" w:date="2025-08-08T17:21:00Z">
        <w:r>
          <w:rPr>
            <w:rFonts w:ascii="Times New Roman" w:eastAsia="Aptos" w:hAnsi="Times New Roman" w:cs="Times New Roman"/>
          </w:rPr>
          <w:t xml:space="preserve"> </w:t>
        </w:r>
      </w:ins>
      <w:proofErr w:type="spellStart"/>
      <w:ins w:id="3034" w:author="HUGO SAMUEL DE LIMA OLIVEIRA" w:date="2025-08-08T17:19:00Z"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 xml:space="preserve"> e pode acessar as funcionalidades protegidas.</w:t>
        </w:r>
      </w:ins>
    </w:p>
    <w:p w14:paraId="5B91995B" w14:textId="10CA0F19" w:rsidR="00F51EE6" w:rsidRPr="00F51EE6" w:rsidRDefault="00F51EE6" w:rsidP="00F51EE6">
      <w:pPr>
        <w:rPr>
          <w:ins w:id="3035" w:author="HUGO SAMUEL DE LIMA OLIVEIRA" w:date="2025-08-08T17:19:00Z"/>
          <w:rFonts w:ascii="Times New Roman" w:eastAsia="Aptos" w:hAnsi="Times New Roman" w:cs="Times New Roman"/>
          <w:b/>
          <w:bCs/>
        </w:rPr>
      </w:pPr>
      <w:ins w:id="3036" w:author="HUGO SAMUEL DE LIMA OLIVEIRA" w:date="2025-08-08T17:20:00Z">
        <w:r>
          <w:rPr>
            <w:rFonts w:ascii="Times New Roman" w:eastAsia="Times New Roman" w:hAnsi="Times New Roman" w:cs="Times New Roman"/>
            <w:b/>
            <w:bCs/>
          </w:rPr>
          <w:t>4.6.4.</w:t>
        </w:r>
      </w:ins>
      <w:ins w:id="3037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 xml:space="preserve"> Realizar Logout</w:t>
        </w:r>
      </w:ins>
    </w:p>
    <w:p w14:paraId="7BB51F15" w14:textId="77777777" w:rsidR="00F51EE6" w:rsidRPr="00F51EE6" w:rsidRDefault="00F51EE6" w:rsidP="00F51EE6">
      <w:pPr>
        <w:numPr>
          <w:ilvl w:val="0"/>
          <w:numId w:val="82"/>
        </w:numPr>
        <w:rPr>
          <w:ins w:id="3038" w:author="HUGO SAMUEL DE LIMA OLIVEIRA" w:date="2025-08-08T17:19:00Z"/>
          <w:rFonts w:ascii="Times New Roman" w:eastAsia="Aptos" w:hAnsi="Times New Roman" w:cs="Times New Roman"/>
        </w:rPr>
      </w:pPr>
      <w:ins w:id="3039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Usuário.</w:t>
        </w:r>
      </w:ins>
    </w:p>
    <w:p w14:paraId="6E765F76" w14:textId="77777777" w:rsidR="00F51EE6" w:rsidRPr="00F51EE6" w:rsidRDefault="00F51EE6" w:rsidP="00F51EE6">
      <w:pPr>
        <w:numPr>
          <w:ilvl w:val="0"/>
          <w:numId w:val="82"/>
        </w:numPr>
        <w:rPr>
          <w:ins w:id="3040" w:author="HUGO SAMUEL DE LIMA OLIVEIRA" w:date="2025-08-08T17:19:00Z"/>
          <w:rFonts w:ascii="Times New Roman" w:eastAsia="Aptos" w:hAnsi="Times New Roman" w:cs="Times New Roman"/>
        </w:rPr>
      </w:pPr>
      <w:ins w:id="3041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4E39355E" w14:textId="77777777" w:rsidR="00F51EE6" w:rsidRPr="00F51EE6" w:rsidRDefault="00F51EE6" w:rsidP="00F51EE6">
      <w:pPr>
        <w:numPr>
          <w:ilvl w:val="1"/>
          <w:numId w:val="82"/>
        </w:numPr>
        <w:rPr>
          <w:ins w:id="3042" w:author="HUGO SAMUEL DE LIMA OLIVEIRA" w:date="2025-08-08T17:19:00Z"/>
          <w:rFonts w:ascii="Times New Roman" w:eastAsia="Aptos" w:hAnsi="Times New Roman" w:cs="Times New Roman"/>
        </w:rPr>
      </w:pPr>
      <w:ins w:id="3043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usuário deve possuir uma sessão ativa no </w:t>
        </w:r>
        <w:proofErr w:type="gramStart"/>
        <w:r w:rsidRPr="00F51EE6">
          <w:rPr>
            <w:rFonts w:ascii="Times New Roman" w:eastAsia="Aptos" w:hAnsi="Times New Roman" w:cs="Times New Roman"/>
          </w:rPr>
          <w:t xml:space="preserve">aplicativo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>.</w:t>
        </w:r>
      </w:ins>
    </w:p>
    <w:p w14:paraId="03C12899" w14:textId="77777777" w:rsidR="00F51EE6" w:rsidRPr="00F51EE6" w:rsidRDefault="00F51EE6" w:rsidP="00F51EE6">
      <w:pPr>
        <w:numPr>
          <w:ilvl w:val="0"/>
          <w:numId w:val="82"/>
        </w:numPr>
        <w:rPr>
          <w:ins w:id="3044" w:author="HUGO SAMUEL DE LIMA OLIVEIRA" w:date="2025-08-08T17:19:00Z"/>
          <w:rFonts w:ascii="Times New Roman" w:eastAsia="Aptos" w:hAnsi="Times New Roman" w:cs="Times New Roman"/>
        </w:rPr>
      </w:pPr>
      <w:ins w:id="3045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243F3A12" w14:textId="77777777" w:rsidR="00F51EE6" w:rsidRPr="00F51EE6" w:rsidRDefault="00F51EE6" w:rsidP="00F51EE6">
      <w:pPr>
        <w:numPr>
          <w:ilvl w:val="1"/>
          <w:numId w:val="83"/>
        </w:numPr>
        <w:rPr>
          <w:ins w:id="3046" w:author="HUGO SAMUEL DE LIMA OLIVEIRA" w:date="2025-08-08T17:19:00Z"/>
          <w:rFonts w:ascii="Times New Roman" w:eastAsia="Aptos" w:hAnsi="Times New Roman" w:cs="Times New Roman"/>
        </w:rPr>
      </w:pPr>
      <w:ins w:id="3047" w:author="HUGO SAMUEL DE LIMA OLIVEIRA" w:date="2025-08-08T17:19:00Z">
        <w:r w:rsidRPr="00F51EE6">
          <w:rPr>
            <w:rFonts w:ascii="Times New Roman" w:eastAsia="Aptos" w:hAnsi="Times New Roman" w:cs="Times New Roman"/>
          </w:rPr>
          <w:t>O Usuário seleciona a opção "Logout" ou "Sair" dentro do aplicativo.</w:t>
        </w:r>
      </w:ins>
    </w:p>
    <w:p w14:paraId="28A378C4" w14:textId="77777777" w:rsidR="00F51EE6" w:rsidRPr="00F51EE6" w:rsidRDefault="00F51EE6" w:rsidP="00F51EE6">
      <w:pPr>
        <w:numPr>
          <w:ilvl w:val="1"/>
          <w:numId w:val="83"/>
        </w:numPr>
        <w:rPr>
          <w:ins w:id="3048" w:author="HUGO SAMUEL DE LIMA OLIVEIRA" w:date="2025-08-08T17:19:00Z"/>
          <w:rFonts w:ascii="Times New Roman" w:eastAsia="Aptos" w:hAnsi="Times New Roman" w:cs="Times New Roman"/>
        </w:rPr>
      </w:pPr>
      <w:ins w:id="3049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</w:t>
        </w:r>
        <w:proofErr w:type="gramStart"/>
        <w:r w:rsidRPr="00F51EE6">
          <w:rPr>
            <w:rFonts w:ascii="Times New Roman" w:eastAsia="Aptos" w:hAnsi="Times New Roman" w:cs="Times New Roman"/>
          </w:rPr>
          <w:t xml:space="preserve">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proofErr w:type="gramEnd"/>
        <w:r w:rsidRPr="00F51EE6">
          <w:rPr>
            <w:rFonts w:ascii="Times New Roman" w:eastAsia="Aptos" w:hAnsi="Times New Roman" w:cs="Times New Roman"/>
          </w:rPr>
          <w:t xml:space="preserve"> invalida a sessão atual do Usuário no lado do servidor.</w:t>
        </w:r>
      </w:ins>
    </w:p>
    <w:p w14:paraId="225CC1D5" w14:textId="77777777" w:rsidR="00F51EE6" w:rsidRPr="00F51EE6" w:rsidRDefault="00F51EE6" w:rsidP="00F51EE6">
      <w:pPr>
        <w:numPr>
          <w:ilvl w:val="1"/>
          <w:numId w:val="83"/>
        </w:numPr>
        <w:rPr>
          <w:ins w:id="3050" w:author="HUGO SAMUEL DE LIMA OLIVEIRA" w:date="2025-08-08T17:19:00Z"/>
          <w:rFonts w:ascii="Times New Roman" w:eastAsia="Aptos" w:hAnsi="Times New Roman" w:cs="Times New Roman"/>
        </w:rPr>
      </w:pPr>
      <w:ins w:id="3051" w:author="HUGO SAMUEL DE LIMA OLIVEIRA" w:date="2025-08-08T17:19:00Z">
        <w:r w:rsidRPr="00F51EE6">
          <w:rPr>
            <w:rFonts w:ascii="Times New Roman" w:eastAsia="Aptos" w:hAnsi="Times New Roman" w:cs="Times New Roman"/>
          </w:rPr>
          <w:t>O sistema redireciona o Usuário para a tela de login.</w:t>
        </w:r>
      </w:ins>
    </w:p>
    <w:p w14:paraId="5B84DEEB" w14:textId="77777777" w:rsidR="00F51EE6" w:rsidRPr="00F51EE6" w:rsidRDefault="00F51EE6" w:rsidP="00F51EE6">
      <w:pPr>
        <w:numPr>
          <w:ilvl w:val="0"/>
          <w:numId w:val="82"/>
        </w:numPr>
        <w:rPr>
          <w:ins w:id="3052" w:author="HUGO SAMUEL DE LIMA OLIVEIRA" w:date="2025-08-08T17:19:00Z"/>
          <w:rFonts w:ascii="Times New Roman" w:eastAsia="Aptos" w:hAnsi="Times New Roman" w:cs="Times New Roman"/>
        </w:rPr>
      </w:pPr>
      <w:ins w:id="3053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1368D5B5" w14:textId="77777777" w:rsidR="00F51EE6" w:rsidRPr="00F51EE6" w:rsidRDefault="00F51EE6" w:rsidP="00F51EE6">
      <w:pPr>
        <w:numPr>
          <w:ilvl w:val="1"/>
          <w:numId w:val="82"/>
        </w:numPr>
        <w:rPr>
          <w:ins w:id="3054" w:author="HUGO SAMUEL DE LIMA OLIVEIRA" w:date="2025-08-08T17:19:00Z"/>
          <w:rFonts w:ascii="Times New Roman" w:eastAsia="Aptos" w:hAnsi="Times New Roman" w:cs="Times New Roman"/>
        </w:rPr>
      </w:pPr>
      <w:ins w:id="3055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A sessão do usuário no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 é encerrada. O acesso às funcionalidades protegidas exigirá uma nova autenticação.</w:t>
        </w:r>
      </w:ins>
    </w:p>
    <w:p w14:paraId="37DB4FA7" w14:textId="77777777" w:rsidR="00F51EE6" w:rsidRPr="00F51EE6" w:rsidRDefault="00F51EE6" w:rsidP="00F51EE6">
      <w:pPr>
        <w:numPr>
          <w:ilvl w:val="0"/>
          <w:numId w:val="82"/>
        </w:numPr>
        <w:rPr>
          <w:ins w:id="3056" w:author="HUGO SAMUEL DE LIMA OLIVEIRA" w:date="2025-08-08T17:19:00Z"/>
          <w:rFonts w:ascii="Times New Roman" w:eastAsia="Aptos" w:hAnsi="Times New Roman" w:cs="Times New Roman"/>
        </w:rPr>
      </w:pPr>
      <w:ins w:id="3057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caso de uso pode ser </w:t>
        </w:r>
        <w:r w:rsidRPr="00F51EE6">
          <w:rPr>
            <w:rFonts w:ascii="Times New Roman" w:eastAsia="Aptos" w:hAnsi="Times New Roman" w:cs="Times New Roman"/>
            <w:b/>
            <w:bCs/>
          </w:rPr>
          <w:t>estendido</w:t>
        </w:r>
        <w:r w:rsidRPr="00F51EE6">
          <w:rPr>
            <w:rFonts w:ascii="Times New Roman" w:eastAsia="Aptos" w:hAnsi="Times New Roman" w:cs="Times New Roman"/>
          </w:rPr>
          <w:t xml:space="preserve"> pela funcionalidade Revogar Acesso ao Aplicativo.</w:t>
        </w:r>
      </w:ins>
    </w:p>
    <w:p w14:paraId="738B9DC5" w14:textId="09C3FD86" w:rsidR="00F51EE6" w:rsidRPr="00F51EE6" w:rsidRDefault="00F51EE6" w:rsidP="00F51EE6">
      <w:pPr>
        <w:rPr>
          <w:ins w:id="3058" w:author="HUGO SAMUEL DE LIMA OLIVEIRA" w:date="2025-08-08T17:19:00Z"/>
          <w:rFonts w:ascii="Times New Roman" w:eastAsia="Aptos" w:hAnsi="Times New Roman" w:cs="Times New Roman"/>
          <w:b/>
          <w:bCs/>
        </w:rPr>
      </w:pPr>
      <w:ins w:id="3059" w:author="HUGO SAMUEL DE LIMA OLIVEIRA" w:date="2025-08-08T17:21:00Z">
        <w:r>
          <w:rPr>
            <w:rFonts w:ascii="Times New Roman" w:eastAsia="Times New Roman" w:hAnsi="Times New Roman" w:cs="Times New Roman"/>
            <w:b/>
            <w:bCs/>
          </w:rPr>
          <w:t>4.6.5.</w:t>
        </w:r>
      </w:ins>
      <w:ins w:id="3060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 xml:space="preserve"> Revogar Acesso ao Aplicativo</w:t>
        </w:r>
      </w:ins>
    </w:p>
    <w:p w14:paraId="4E30822E" w14:textId="77777777" w:rsidR="00F51EE6" w:rsidRPr="00F51EE6" w:rsidRDefault="00F51EE6" w:rsidP="00F51EE6">
      <w:pPr>
        <w:numPr>
          <w:ilvl w:val="0"/>
          <w:numId w:val="84"/>
        </w:numPr>
        <w:rPr>
          <w:ins w:id="3061" w:author="HUGO SAMUEL DE LIMA OLIVEIRA" w:date="2025-08-08T17:19:00Z"/>
          <w:rFonts w:ascii="Times New Roman" w:eastAsia="Aptos" w:hAnsi="Times New Roman" w:cs="Times New Roman"/>
        </w:rPr>
      </w:pPr>
      <w:ins w:id="3062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Atores envolvidos:</w:t>
        </w:r>
        <w:r w:rsidRPr="00F51EE6">
          <w:rPr>
            <w:rFonts w:ascii="Times New Roman" w:eastAsia="Aptos" w:hAnsi="Times New Roman" w:cs="Times New Roman"/>
          </w:rPr>
          <w:t xml:space="preserve"> Usuário.</w:t>
        </w:r>
      </w:ins>
    </w:p>
    <w:p w14:paraId="35FF030A" w14:textId="77777777" w:rsidR="00F51EE6" w:rsidRPr="00F51EE6" w:rsidRDefault="00F51EE6" w:rsidP="00F51EE6">
      <w:pPr>
        <w:numPr>
          <w:ilvl w:val="0"/>
          <w:numId w:val="84"/>
        </w:numPr>
        <w:rPr>
          <w:ins w:id="3063" w:author="HUGO SAMUEL DE LIMA OLIVEIRA" w:date="2025-08-08T17:19:00Z"/>
          <w:rFonts w:ascii="Times New Roman" w:eastAsia="Aptos" w:hAnsi="Times New Roman" w:cs="Times New Roman"/>
        </w:rPr>
      </w:pPr>
      <w:ins w:id="3064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Pré-condições:</w:t>
        </w:r>
      </w:ins>
    </w:p>
    <w:p w14:paraId="132478CB" w14:textId="77777777" w:rsidR="00F51EE6" w:rsidRPr="00F51EE6" w:rsidRDefault="00F51EE6" w:rsidP="00F51EE6">
      <w:pPr>
        <w:numPr>
          <w:ilvl w:val="1"/>
          <w:numId w:val="84"/>
        </w:numPr>
        <w:rPr>
          <w:ins w:id="3065" w:author="HUGO SAMUEL DE LIMA OLIVEIRA" w:date="2025-08-08T17:19:00Z"/>
          <w:rFonts w:ascii="Times New Roman" w:eastAsia="Aptos" w:hAnsi="Times New Roman" w:cs="Times New Roman"/>
        </w:rPr>
      </w:pPr>
      <w:ins w:id="3066" w:author="HUGO SAMUEL DE LIMA OLIVEIRA" w:date="2025-08-08T17:19:00Z">
        <w:r w:rsidRPr="00F51EE6">
          <w:rPr>
            <w:rFonts w:ascii="Times New Roman" w:eastAsia="Aptos" w:hAnsi="Times New Roman" w:cs="Times New Roman"/>
          </w:rPr>
          <w:t>O usuário está no processo de Realizar Logout ou em uma tela de gerenciamento de conta que ofereça esta opção.</w:t>
        </w:r>
      </w:ins>
    </w:p>
    <w:p w14:paraId="793AB545" w14:textId="77777777" w:rsidR="00F51EE6" w:rsidRPr="00F51EE6" w:rsidRDefault="00F51EE6" w:rsidP="00F51EE6">
      <w:pPr>
        <w:numPr>
          <w:ilvl w:val="0"/>
          <w:numId w:val="84"/>
        </w:numPr>
        <w:rPr>
          <w:ins w:id="3067" w:author="HUGO SAMUEL DE LIMA OLIVEIRA" w:date="2025-08-08T17:19:00Z"/>
          <w:rFonts w:ascii="Times New Roman" w:eastAsia="Aptos" w:hAnsi="Times New Roman" w:cs="Times New Roman"/>
        </w:rPr>
      </w:pPr>
      <w:ins w:id="3068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Fluxo principal:</w:t>
        </w:r>
      </w:ins>
    </w:p>
    <w:p w14:paraId="5C491ABD" w14:textId="77777777" w:rsidR="00F51EE6" w:rsidRPr="00F51EE6" w:rsidRDefault="00F51EE6" w:rsidP="00F51EE6">
      <w:pPr>
        <w:numPr>
          <w:ilvl w:val="1"/>
          <w:numId w:val="85"/>
        </w:numPr>
        <w:rPr>
          <w:ins w:id="3069" w:author="HUGO SAMUEL DE LIMA OLIVEIRA" w:date="2025-08-08T17:19:00Z"/>
          <w:rFonts w:ascii="Times New Roman" w:eastAsia="Aptos" w:hAnsi="Times New Roman" w:cs="Times New Roman"/>
        </w:rPr>
      </w:pPr>
      <w:ins w:id="3070" w:author="HUGO SAMUEL DE LIMA OLIVEIRA" w:date="2025-08-08T17:19:00Z">
        <w:r w:rsidRPr="00F51EE6">
          <w:rPr>
            <w:rFonts w:ascii="Times New Roman" w:eastAsia="Aptos" w:hAnsi="Times New Roman" w:cs="Times New Roman"/>
          </w:rPr>
          <w:lastRenderedPageBreak/>
          <w:t xml:space="preserve">O Usuário escolhe a opção explícita para revogar as permissões de acesso do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 à sua conta Google (geralmente uma caixa de seleção ou botão adicional na tela de logout).</w:t>
        </w:r>
      </w:ins>
    </w:p>
    <w:p w14:paraId="7B93BC78" w14:textId="77777777" w:rsidR="00F51EE6" w:rsidRPr="00F51EE6" w:rsidRDefault="00F51EE6" w:rsidP="00F51EE6">
      <w:pPr>
        <w:numPr>
          <w:ilvl w:val="1"/>
          <w:numId w:val="85"/>
        </w:numPr>
        <w:rPr>
          <w:ins w:id="3071" w:author="HUGO SAMUEL DE LIMA OLIVEIRA" w:date="2025-08-08T17:19:00Z"/>
          <w:rFonts w:ascii="Times New Roman" w:eastAsia="Aptos" w:hAnsi="Times New Roman" w:cs="Times New Roman"/>
        </w:rPr>
      </w:pPr>
      <w:ins w:id="3072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O sistema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>, além de realizar o logout local, envia uma requisição ao Sistema de Autenticação (Google) para invalidar a autorização concedida anteriormente.</w:t>
        </w:r>
      </w:ins>
    </w:p>
    <w:p w14:paraId="6DB23270" w14:textId="77777777" w:rsidR="00F51EE6" w:rsidRPr="00F51EE6" w:rsidRDefault="00F51EE6" w:rsidP="00F51EE6">
      <w:pPr>
        <w:numPr>
          <w:ilvl w:val="0"/>
          <w:numId w:val="84"/>
        </w:numPr>
        <w:rPr>
          <w:ins w:id="3073" w:author="HUGO SAMUEL DE LIMA OLIVEIRA" w:date="2025-08-08T17:19:00Z"/>
          <w:rFonts w:ascii="Times New Roman" w:eastAsia="Aptos" w:hAnsi="Times New Roman" w:cs="Times New Roman"/>
        </w:rPr>
      </w:pPr>
      <w:ins w:id="3074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Pós-condições:</w:t>
        </w:r>
      </w:ins>
    </w:p>
    <w:p w14:paraId="6845F3C9" w14:textId="77777777" w:rsidR="00F51EE6" w:rsidRPr="00F51EE6" w:rsidRDefault="00F51EE6" w:rsidP="00F51EE6">
      <w:pPr>
        <w:numPr>
          <w:ilvl w:val="1"/>
          <w:numId w:val="84"/>
        </w:numPr>
        <w:rPr>
          <w:ins w:id="3075" w:author="HUGO SAMUEL DE LIMA OLIVEIRA" w:date="2025-08-08T17:19:00Z"/>
          <w:rFonts w:ascii="Times New Roman" w:eastAsia="Aptos" w:hAnsi="Times New Roman" w:cs="Times New Roman"/>
        </w:rPr>
      </w:pPr>
      <w:ins w:id="3076" w:author="HUGO SAMUEL DE LIMA OLIVEIRA" w:date="2025-08-08T17:19:00Z">
        <w:r w:rsidRPr="00F51EE6">
          <w:rPr>
            <w:rFonts w:ascii="Times New Roman" w:eastAsia="Aptos" w:hAnsi="Times New Roman" w:cs="Times New Roman"/>
          </w:rPr>
          <w:t xml:space="preserve">A sessão do usuário é encerrada e as permissões que o </w:t>
        </w:r>
        <w:proofErr w:type="spellStart"/>
        <w:r w:rsidRPr="00F51EE6">
          <w:rPr>
            <w:rFonts w:ascii="Times New Roman" w:eastAsia="Aptos" w:hAnsi="Times New Roman" w:cs="Times New Roman"/>
          </w:rPr>
          <w:t>FitAI</w:t>
        </w:r>
        <w:proofErr w:type="spellEnd"/>
        <w:r w:rsidRPr="00F51EE6">
          <w:rPr>
            <w:rFonts w:ascii="Times New Roman" w:eastAsia="Aptos" w:hAnsi="Times New Roman" w:cs="Times New Roman"/>
          </w:rPr>
          <w:t xml:space="preserve"> tinha sobre a conta Google do usuário são removidas. Para um novo acesso, o usuário precisará autorizar o aplicativo novamente.</w:t>
        </w:r>
      </w:ins>
    </w:p>
    <w:p w14:paraId="5EA66505" w14:textId="77777777" w:rsidR="00F51EE6" w:rsidRPr="00F51EE6" w:rsidRDefault="00F51EE6" w:rsidP="00F51EE6">
      <w:pPr>
        <w:numPr>
          <w:ilvl w:val="0"/>
          <w:numId w:val="84"/>
        </w:numPr>
        <w:rPr>
          <w:ins w:id="3077" w:author="HUGO SAMUEL DE LIMA OLIVEIRA" w:date="2025-08-08T17:19:00Z"/>
          <w:rFonts w:ascii="Times New Roman" w:eastAsia="Aptos" w:hAnsi="Times New Roman" w:cs="Times New Roman"/>
        </w:rPr>
      </w:pPr>
      <w:ins w:id="3078" w:author="HUGO SAMUEL DE LIMA OLIVEIRA" w:date="2025-08-08T17:19:00Z">
        <w:r w:rsidRPr="00F51EE6">
          <w:rPr>
            <w:rFonts w:ascii="Times New Roman" w:eastAsia="Aptos" w:hAnsi="Times New Roman" w:cs="Times New Roman"/>
            <w:b/>
            <w:bCs/>
          </w:rPr>
          <w:t>Observação:</w:t>
        </w:r>
        <w:r w:rsidRPr="00F51EE6">
          <w:rPr>
            <w:rFonts w:ascii="Times New Roman" w:eastAsia="Aptos" w:hAnsi="Times New Roman" w:cs="Times New Roman"/>
          </w:rPr>
          <w:t xml:space="preserve"> Este caso de uso </w:t>
        </w:r>
        <w:r w:rsidRPr="00F51EE6">
          <w:rPr>
            <w:rFonts w:ascii="Times New Roman" w:eastAsia="Aptos" w:hAnsi="Times New Roman" w:cs="Times New Roman"/>
            <w:b/>
            <w:bCs/>
          </w:rPr>
          <w:t>estende</w:t>
        </w:r>
        <w:r w:rsidRPr="00F51EE6">
          <w:rPr>
            <w:rFonts w:ascii="Times New Roman" w:eastAsia="Aptos" w:hAnsi="Times New Roman" w:cs="Times New Roman"/>
          </w:rPr>
          <w:t xml:space="preserve"> Realizar Logout, representando uma desconexão mais profunda e segura do que um simples logout.</w:t>
        </w:r>
      </w:ins>
    </w:p>
    <w:p w14:paraId="0F7B93D9" w14:textId="0A669EC1" w:rsidR="00714659" w:rsidRPr="001F772C" w:rsidDel="00F51EE6" w:rsidRDefault="17DE74E3">
      <w:pPr>
        <w:spacing w:line="276" w:lineRule="auto"/>
        <w:ind w:firstLine="709"/>
        <w:jc w:val="both"/>
        <w:rPr>
          <w:ins w:id="3079" w:author="LUCAS EMANOEL AMARAL GOMES" w:date="2025-06-13T22:49:00Z"/>
          <w:del w:id="3080" w:author="HUGO SAMUEL DE LIMA OLIVEIRA" w:date="2025-08-08T17:19:00Z"/>
          <w:rFonts w:ascii="Times New Roman" w:eastAsia="Aptos" w:hAnsi="Times New Roman" w:cs="Times New Roman"/>
          <w:rPrChange w:id="3081" w:author="WESLEY DOS SANTOS GATINHO" w:date="2025-06-13T20:59:00Z">
            <w:rPr>
              <w:ins w:id="3082" w:author="LUCAS EMANOEL AMARAL GOMES" w:date="2025-06-13T22:49:00Z"/>
              <w:del w:id="3083" w:author="HUGO SAMUEL DE LIMA OLIVEIRA" w:date="2025-08-08T17:19:00Z"/>
              <w:rFonts w:ascii="Aptos" w:eastAsia="Aptos" w:hAnsi="Aptos" w:cs="Aptos"/>
            </w:rPr>
          </w:rPrChange>
        </w:rPr>
        <w:pPrChange w:id="3084" w:author="WESLEY DOS SANTOS GATINHO" w:date="2025-06-13T20:59:00Z">
          <w:pPr/>
        </w:pPrChange>
      </w:pPr>
      <w:ins w:id="3085" w:author="LUCAS EMANOEL AMARAL GOMES" w:date="2025-06-13T22:48:00Z">
        <w:del w:id="3086" w:author="HUGO SAMUEL DE LIMA OLIVEIRA" w:date="2025-08-08T17:19:00Z">
          <w:r w:rsidRPr="001F772C" w:rsidDel="00F51EE6">
            <w:rPr>
              <w:rFonts w:ascii="Times New Roman" w:hAnsi="Times New Roman" w:cs="Times New Roman"/>
              <w:noProof/>
              <w:rPrChange w:id="3087" w:author="WESLEY DOS SANTOS GATINHO" w:date="2025-06-13T20:43:00Z">
                <w:rPr>
                  <w:noProof/>
                </w:rPr>
              </w:rPrChange>
            </w:rPr>
            <w:drawing>
              <wp:inline distT="0" distB="0" distL="0" distR="0" wp14:anchorId="189AE4B0" wp14:editId="7CC7A320">
                <wp:extent cx="5762626" cy="3533775"/>
                <wp:effectExtent l="0" t="0" r="0" b="0"/>
                <wp:docPr id="2092635893" name="Picture 20926358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92635893"/>
                        <pic:cNvPicPr/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533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ins w:id="3088" w:author="LUCAS EMANOEL AMARAL GOMES" w:date="2025-06-13T22:49:00Z">
        <w:del w:id="3089" w:author="HUGO SAMUEL DE LIMA OLIVEIRA" w:date="2025-08-08T17:19:00Z">
          <w:r w:rsidR="6AD45A29" w:rsidRPr="001F772C" w:rsidDel="00F51EE6">
            <w:rPr>
              <w:rFonts w:ascii="Times New Roman" w:eastAsia="Aptos" w:hAnsi="Times New Roman" w:cs="Times New Roman"/>
              <w:rPrChange w:id="3090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Para acessar o sistema, o "Usuário" interage com a funcionalidade "Autenticar-se via Google". Essa autenticação é realizada em conjunto com o "Sistema de Autenticação (Google)", que valida as credenciais do usuário e concede acesso ao FitAI.</w:delText>
          </w:r>
        </w:del>
      </w:ins>
    </w:p>
    <w:p w14:paraId="6C03DEFA" w14:textId="774D956E" w:rsidR="00714659" w:rsidRPr="001F772C" w:rsidDel="00F51EE6" w:rsidRDefault="6AD45A29">
      <w:pPr>
        <w:spacing w:before="240" w:after="240" w:line="276" w:lineRule="auto"/>
        <w:ind w:firstLine="709"/>
        <w:jc w:val="both"/>
        <w:rPr>
          <w:ins w:id="3091" w:author="LUCAS EMANOEL AMARAL GOMES" w:date="2025-06-13T22:49:00Z"/>
          <w:del w:id="3092" w:author="HUGO SAMUEL DE LIMA OLIVEIRA" w:date="2025-08-08T17:19:00Z"/>
          <w:rFonts w:ascii="Times New Roman" w:eastAsia="Aptos" w:hAnsi="Times New Roman" w:cs="Times New Roman"/>
          <w:rPrChange w:id="3093" w:author="WESLEY DOS SANTOS GATINHO" w:date="2025-06-13T20:43:00Z">
            <w:rPr>
              <w:ins w:id="3094" w:author="LUCAS EMANOEL AMARAL GOMES" w:date="2025-06-13T22:49:00Z"/>
              <w:del w:id="3095" w:author="HUGO SAMUEL DE LIMA OLIVEIRA" w:date="2025-08-08T17:19:00Z"/>
              <w:rFonts w:ascii="Aptos" w:eastAsia="Aptos" w:hAnsi="Aptos" w:cs="Aptos"/>
            </w:rPr>
          </w:rPrChange>
        </w:rPr>
        <w:pPrChange w:id="3096" w:author="WESLEY DOS SANTOS GATINHO" w:date="2025-06-13T20:59:00Z">
          <w:pPr/>
        </w:pPrChange>
      </w:pPr>
      <w:ins w:id="3097" w:author="LUCAS EMANOEL AMARAL GOMES" w:date="2025-06-13T22:49:00Z">
        <w:del w:id="3098" w:author="HUGO SAMUEL DE LIMA OLIVEIRA" w:date="2025-08-08T17:19:00Z">
          <w:r w:rsidRPr="001F772C" w:rsidDel="00F51EE6">
            <w:rPr>
              <w:rFonts w:ascii="Times New Roman" w:eastAsia="Aptos" w:hAnsi="Times New Roman" w:cs="Times New Roman"/>
              <w:rPrChange w:id="3099" w:author="WESLEY DOS SANTOS GATINHO" w:date="2025-06-13T20:43:00Z">
                <w:rPr>
                  <w:rFonts w:ascii="Aptos" w:eastAsia="Aptos" w:hAnsi="Aptos" w:cs="Aptos"/>
                </w:rPr>
              </w:rPrChange>
            </w:rPr>
            <w:delText>Uma vez autenticado, quando o usuário deseja sair, ele pode "Realizar Logout". Durante o logout, o sistema oferece opcionalmente a funcionalidade de "Revogar Acesso ao Aplicativo", permitindo que o usuário desvincule o FitAI de sua conta Google.</w:delText>
          </w:r>
        </w:del>
      </w:ins>
    </w:p>
    <w:p w14:paraId="38865701" w14:textId="07166E81" w:rsidR="00714659" w:rsidRPr="001F772C" w:rsidDel="00F51EE6" w:rsidRDefault="00714659">
      <w:pPr>
        <w:spacing w:line="276" w:lineRule="auto"/>
        <w:jc w:val="both"/>
        <w:rPr>
          <w:ins w:id="3100" w:author="WESLEY DOS SANTOS GATINHO" w:date="2025-06-12T13:30:00Z"/>
          <w:del w:id="3101" w:author="HUGO SAMUEL DE LIMA OLIVEIRA" w:date="2025-08-08T17:21:00Z"/>
          <w:rFonts w:ascii="Times New Roman" w:hAnsi="Times New Roman" w:cs="Times New Roman"/>
          <w:rPrChange w:id="3102" w:author="WESLEY DOS SANTOS GATINHO" w:date="2025-06-13T20:43:00Z">
            <w:rPr>
              <w:ins w:id="3103" w:author="WESLEY DOS SANTOS GATINHO" w:date="2025-06-12T13:30:00Z"/>
              <w:del w:id="3104" w:author="HUGO SAMUEL DE LIMA OLIVEIRA" w:date="2025-08-08T17:21:00Z"/>
            </w:rPr>
          </w:rPrChange>
        </w:rPr>
        <w:pPrChange w:id="3105" w:author="WESLEY DOS SANTOS GATINHO" w:date="2025-06-13T20:45:00Z">
          <w:pPr>
            <w:spacing w:line="360" w:lineRule="auto"/>
            <w:jc w:val="both"/>
          </w:pPr>
        </w:pPrChange>
      </w:pPr>
    </w:p>
    <w:p w14:paraId="2CBA2AF4" w14:textId="77777777" w:rsidR="00714659" w:rsidRPr="001F772C" w:rsidDel="00F51EE6" w:rsidRDefault="00714659">
      <w:pPr>
        <w:spacing w:line="276" w:lineRule="auto"/>
        <w:jc w:val="both"/>
        <w:rPr>
          <w:ins w:id="3106" w:author="WESLEY DOS SANTOS GATINHO" w:date="2025-06-12T13:30:00Z"/>
          <w:del w:id="3107" w:author="HUGO SAMUEL DE LIMA OLIVEIRA" w:date="2025-08-08T17:21:00Z"/>
          <w:rFonts w:ascii="Times New Roman" w:eastAsia="Times New Roman" w:hAnsi="Times New Roman" w:cs="Times New Roman"/>
        </w:rPr>
        <w:pPrChange w:id="3108" w:author="WESLEY DOS SANTOS GATINHO" w:date="2025-06-13T20:45:00Z">
          <w:pPr>
            <w:spacing w:line="360" w:lineRule="auto"/>
            <w:jc w:val="both"/>
          </w:pPr>
        </w:pPrChange>
      </w:pPr>
    </w:p>
    <w:p w14:paraId="5DFA8CC4" w14:textId="77777777" w:rsidR="00714659" w:rsidRPr="001F772C" w:rsidDel="00F51EE6" w:rsidRDefault="00714659">
      <w:pPr>
        <w:spacing w:line="276" w:lineRule="auto"/>
        <w:jc w:val="both"/>
        <w:rPr>
          <w:ins w:id="3109" w:author="WESLEY DOS SANTOS GATINHO" w:date="2025-06-12T13:30:00Z"/>
          <w:del w:id="3110" w:author="HUGO SAMUEL DE LIMA OLIVEIRA" w:date="2025-08-08T17:21:00Z"/>
          <w:rFonts w:ascii="Times New Roman" w:eastAsia="Times New Roman" w:hAnsi="Times New Roman" w:cs="Times New Roman"/>
        </w:rPr>
        <w:pPrChange w:id="3111" w:author="WESLEY DOS SANTOS GATINHO" w:date="2025-06-13T20:45:00Z">
          <w:pPr>
            <w:spacing w:line="360" w:lineRule="auto"/>
            <w:jc w:val="both"/>
          </w:pPr>
        </w:pPrChange>
      </w:pPr>
    </w:p>
    <w:p w14:paraId="61BA6F18" w14:textId="77777777" w:rsidR="00714659" w:rsidRPr="001F772C" w:rsidDel="00F51EE6" w:rsidRDefault="00714659">
      <w:pPr>
        <w:spacing w:line="276" w:lineRule="auto"/>
        <w:jc w:val="both"/>
        <w:rPr>
          <w:ins w:id="3112" w:author="WESLEY DOS SANTOS GATINHO" w:date="2025-06-12T13:30:00Z"/>
          <w:del w:id="3113" w:author="HUGO SAMUEL DE LIMA OLIVEIRA" w:date="2025-08-08T17:21:00Z"/>
          <w:rFonts w:ascii="Times New Roman" w:eastAsia="Times New Roman" w:hAnsi="Times New Roman" w:cs="Times New Roman"/>
        </w:rPr>
        <w:pPrChange w:id="3114" w:author="WESLEY DOS SANTOS GATINHO" w:date="2025-06-13T20:45:00Z">
          <w:pPr>
            <w:spacing w:line="360" w:lineRule="auto"/>
            <w:jc w:val="both"/>
          </w:pPr>
        </w:pPrChange>
      </w:pPr>
    </w:p>
    <w:p w14:paraId="2B0C6AC3" w14:textId="77777777" w:rsidR="00714659" w:rsidRPr="001F772C" w:rsidDel="00F51EE6" w:rsidRDefault="00714659">
      <w:pPr>
        <w:spacing w:line="276" w:lineRule="auto"/>
        <w:jc w:val="both"/>
        <w:rPr>
          <w:ins w:id="3115" w:author="WESLEY DOS SANTOS GATINHO" w:date="2025-06-12T13:30:00Z"/>
          <w:del w:id="3116" w:author="HUGO SAMUEL DE LIMA OLIVEIRA" w:date="2025-08-08T17:21:00Z"/>
          <w:rFonts w:ascii="Times New Roman" w:eastAsia="Times New Roman" w:hAnsi="Times New Roman" w:cs="Times New Roman"/>
        </w:rPr>
        <w:pPrChange w:id="3117" w:author="WESLEY DOS SANTOS GATINHO" w:date="2025-06-13T20:45:00Z">
          <w:pPr>
            <w:spacing w:line="360" w:lineRule="auto"/>
            <w:jc w:val="both"/>
          </w:pPr>
        </w:pPrChange>
      </w:pPr>
    </w:p>
    <w:p w14:paraId="38C1D52D" w14:textId="77777777" w:rsidR="00714659" w:rsidRPr="001F772C" w:rsidDel="00F51EE6" w:rsidRDefault="00714659">
      <w:pPr>
        <w:spacing w:line="276" w:lineRule="auto"/>
        <w:jc w:val="both"/>
        <w:rPr>
          <w:ins w:id="3118" w:author="WESLEY DOS SANTOS GATINHO" w:date="2025-06-12T13:30:00Z"/>
          <w:del w:id="3119" w:author="HUGO SAMUEL DE LIMA OLIVEIRA" w:date="2025-08-08T17:21:00Z"/>
          <w:rFonts w:ascii="Times New Roman" w:eastAsia="Times New Roman" w:hAnsi="Times New Roman" w:cs="Times New Roman"/>
        </w:rPr>
        <w:pPrChange w:id="3120" w:author="WESLEY DOS SANTOS GATINHO" w:date="2025-06-13T20:45:00Z">
          <w:pPr>
            <w:spacing w:line="360" w:lineRule="auto"/>
            <w:jc w:val="both"/>
          </w:pPr>
        </w:pPrChange>
      </w:pPr>
    </w:p>
    <w:p w14:paraId="05517A62" w14:textId="77777777" w:rsidR="00714659" w:rsidRPr="001F772C" w:rsidDel="00F51EE6" w:rsidRDefault="00714659">
      <w:pPr>
        <w:spacing w:line="276" w:lineRule="auto"/>
        <w:jc w:val="both"/>
        <w:rPr>
          <w:ins w:id="3121" w:author="WESLEY DOS SANTOS GATINHO" w:date="2025-06-12T13:30:00Z"/>
          <w:del w:id="3122" w:author="HUGO SAMUEL DE LIMA OLIVEIRA" w:date="2025-08-08T17:21:00Z"/>
          <w:rFonts w:ascii="Times New Roman" w:eastAsia="Times New Roman" w:hAnsi="Times New Roman" w:cs="Times New Roman"/>
        </w:rPr>
        <w:pPrChange w:id="3123" w:author="WESLEY DOS SANTOS GATINHO" w:date="2025-06-13T20:45:00Z">
          <w:pPr>
            <w:spacing w:line="360" w:lineRule="auto"/>
            <w:jc w:val="both"/>
          </w:pPr>
        </w:pPrChange>
      </w:pPr>
    </w:p>
    <w:p w14:paraId="6227E39F" w14:textId="77777777" w:rsidR="00714659" w:rsidRPr="001F772C" w:rsidDel="00F51EE6" w:rsidRDefault="00714659">
      <w:pPr>
        <w:spacing w:line="276" w:lineRule="auto"/>
        <w:jc w:val="both"/>
        <w:rPr>
          <w:ins w:id="3124" w:author="WESLEY DOS SANTOS GATINHO" w:date="2025-06-12T13:30:00Z"/>
          <w:del w:id="3125" w:author="HUGO SAMUEL DE LIMA OLIVEIRA" w:date="2025-08-08T17:21:00Z"/>
          <w:rFonts w:ascii="Times New Roman" w:eastAsia="Times New Roman" w:hAnsi="Times New Roman" w:cs="Times New Roman"/>
        </w:rPr>
        <w:pPrChange w:id="3126" w:author="WESLEY DOS SANTOS GATINHO" w:date="2025-06-13T20:45:00Z">
          <w:pPr>
            <w:spacing w:line="360" w:lineRule="auto"/>
            <w:jc w:val="both"/>
          </w:pPr>
        </w:pPrChange>
      </w:pPr>
    </w:p>
    <w:p w14:paraId="71761691" w14:textId="77777777" w:rsidR="00714659" w:rsidRPr="001F772C" w:rsidDel="00F51EE6" w:rsidRDefault="00714659">
      <w:pPr>
        <w:spacing w:line="276" w:lineRule="auto"/>
        <w:jc w:val="both"/>
        <w:rPr>
          <w:ins w:id="3127" w:author="WESLEY DOS SANTOS GATINHO" w:date="2025-06-12T13:30:00Z"/>
          <w:del w:id="3128" w:author="HUGO SAMUEL DE LIMA OLIVEIRA" w:date="2025-08-08T17:21:00Z"/>
          <w:rFonts w:ascii="Times New Roman" w:eastAsia="Times New Roman" w:hAnsi="Times New Roman" w:cs="Times New Roman"/>
        </w:rPr>
        <w:pPrChange w:id="3129" w:author="WESLEY DOS SANTOS GATINHO" w:date="2025-06-13T20:45:00Z">
          <w:pPr>
            <w:spacing w:line="360" w:lineRule="auto"/>
            <w:jc w:val="both"/>
          </w:pPr>
        </w:pPrChange>
      </w:pPr>
    </w:p>
    <w:p w14:paraId="008E3350" w14:textId="77777777" w:rsidR="00714659" w:rsidRPr="001F772C" w:rsidDel="00F51EE6" w:rsidRDefault="00714659">
      <w:pPr>
        <w:spacing w:line="276" w:lineRule="auto"/>
        <w:jc w:val="both"/>
        <w:rPr>
          <w:ins w:id="3130" w:author="WESLEY DOS SANTOS GATINHO" w:date="2025-06-12T13:30:00Z"/>
          <w:del w:id="3131" w:author="HUGO SAMUEL DE LIMA OLIVEIRA" w:date="2025-08-08T17:21:00Z"/>
          <w:rFonts w:ascii="Times New Roman" w:eastAsia="Times New Roman" w:hAnsi="Times New Roman" w:cs="Times New Roman"/>
        </w:rPr>
        <w:pPrChange w:id="3132" w:author="WESLEY DOS SANTOS GATINHO" w:date="2025-06-13T20:45:00Z">
          <w:pPr>
            <w:spacing w:line="360" w:lineRule="auto"/>
            <w:jc w:val="both"/>
          </w:pPr>
        </w:pPrChange>
      </w:pPr>
    </w:p>
    <w:p w14:paraId="5191CE36" w14:textId="77777777" w:rsidR="00714659" w:rsidRPr="001F772C" w:rsidDel="00F51EE6" w:rsidRDefault="00714659">
      <w:pPr>
        <w:spacing w:line="276" w:lineRule="auto"/>
        <w:jc w:val="both"/>
        <w:rPr>
          <w:ins w:id="3133" w:author="WESLEY DOS SANTOS GATINHO" w:date="2025-06-12T13:30:00Z"/>
          <w:del w:id="3134" w:author="HUGO SAMUEL DE LIMA OLIVEIRA" w:date="2025-08-08T17:21:00Z"/>
          <w:rFonts w:ascii="Times New Roman" w:eastAsia="Times New Roman" w:hAnsi="Times New Roman" w:cs="Times New Roman"/>
        </w:rPr>
        <w:pPrChange w:id="3135" w:author="WESLEY DOS SANTOS GATINHO" w:date="2025-06-13T20:45:00Z">
          <w:pPr>
            <w:spacing w:line="360" w:lineRule="auto"/>
            <w:jc w:val="both"/>
          </w:pPr>
        </w:pPrChange>
      </w:pPr>
    </w:p>
    <w:p w14:paraId="7A3C33AD" w14:textId="77777777" w:rsidR="00714659" w:rsidRPr="001F772C" w:rsidDel="00F51EE6" w:rsidRDefault="00714659">
      <w:pPr>
        <w:spacing w:line="276" w:lineRule="auto"/>
        <w:jc w:val="both"/>
        <w:rPr>
          <w:ins w:id="3136" w:author="WESLEY DOS SANTOS GATINHO" w:date="2025-06-12T13:30:00Z"/>
          <w:del w:id="3137" w:author="HUGO SAMUEL DE LIMA OLIVEIRA" w:date="2025-08-08T17:21:00Z"/>
          <w:rFonts w:ascii="Times New Roman" w:eastAsia="Times New Roman" w:hAnsi="Times New Roman" w:cs="Times New Roman"/>
        </w:rPr>
        <w:pPrChange w:id="3138" w:author="WESLEY DOS SANTOS GATINHO" w:date="2025-06-13T20:45:00Z">
          <w:pPr>
            <w:spacing w:line="360" w:lineRule="auto"/>
            <w:jc w:val="both"/>
          </w:pPr>
        </w:pPrChange>
      </w:pPr>
    </w:p>
    <w:p w14:paraId="07AD9898" w14:textId="77777777" w:rsidR="00714659" w:rsidRPr="001F772C" w:rsidDel="00F51EE6" w:rsidRDefault="00714659">
      <w:pPr>
        <w:spacing w:line="276" w:lineRule="auto"/>
        <w:jc w:val="both"/>
        <w:rPr>
          <w:ins w:id="3139" w:author="WESLEY DOS SANTOS GATINHO" w:date="2025-06-12T13:30:00Z"/>
          <w:del w:id="3140" w:author="HUGO SAMUEL DE LIMA OLIVEIRA" w:date="2025-08-08T17:21:00Z"/>
          <w:rFonts w:ascii="Times New Roman" w:eastAsia="Times New Roman" w:hAnsi="Times New Roman" w:cs="Times New Roman"/>
        </w:rPr>
        <w:pPrChange w:id="3141" w:author="WESLEY DOS SANTOS GATINHO" w:date="2025-06-13T20:45:00Z">
          <w:pPr>
            <w:spacing w:line="360" w:lineRule="auto"/>
            <w:jc w:val="both"/>
          </w:pPr>
        </w:pPrChange>
      </w:pPr>
    </w:p>
    <w:p w14:paraId="3DFDEAA2" w14:textId="77777777" w:rsidR="00714659" w:rsidRPr="001F772C" w:rsidDel="00F51EE6" w:rsidRDefault="00714659">
      <w:pPr>
        <w:spacing w:line="276" w:lineRule="auto"/>
        <w:jc w:val="both"/>
        <w:rPr>
          <w:ins w:id="3142" w:author="WESLEY DOS SANTOS GATINHO" w:date="2025-06-12T13:30:00Z"/>
          <w:del w:id="3143" w:author="HUGO SAMUEL DE LIMA OLIVEIRA" w:date="2025-08-08T17:21:00Z"/>
          <w:rFonts w:ascii="Times New Roman" w:eastAsia="Times New Roman" w:hAnsi="Times New Roman" w:cs="Times New Roman"/>
        </w:rPr>
        <w:pPrChange w:id="3144" w:author="WESLEY DOS SANTOS GATINHO" w:date="2025-06-13T20:45:00Z">
          <w:pPr>
            <w:spacing w:line="360" w:lineRule="auto"/>
            <w:jc w:val="both"/>
          </w:pPr>
        </w:pPrChange>
      </w:pPr>
    </w:p>
    <w:p w14:paraId="230B39C6" w14:textId="77777777" w:rsidR="00714659" w:rsidRPr="001F772C" w:rsidDel="00F51EE6" w:rsidRDefault="00714659">
      <w:pPr>
        <w:spacing w:line="276" w:lineRule="auto"/>
        <w:jc w:val="both"/>
        <w:rPr>
          <w:ins w:id="3145" w:author="WESLEY DOS SANTOS GATINHO" w:date="2025-06-12T13:30:00Z"/>
          <w:del w:id="3146" w:author="HUGO SAMUEL DE LIMA OLIVEIRA" w:date="2025-08-08T17:21:00Z"/>
          <w:rFonts w:ascii="Times New Roman" w:eastAsia="Times New Roman" w:hAnsi="Times New Roman" w:cs="Times New Roman"/>
        </w:rPr>
        <w:pPrChange w:id="3147" w:author="WESLEY DOS SANTOS GATINHO" w:date="2025-06-13T20:45:00Z">
          <w:pPr>
            <w:spacing w:line="360" w:lineRule="auto"/>
            <w:jc w:val="both"/>
          </w:pPr>
        </w:pPrChange>
      </w:pPr>
    </w:p>
    <w:p w14:paraId="6D9DB76F" w14:textId="77777777" w:rsidR="00714659" w:rsidRPr="001F772C" w:rsidDel="00F51EE6" w:rsidRDefault="00714659">
      <w:pPr>
        <w:spacing w:line="276" w:lineRule="auto"/>
        <w:jc w:val="both"/>
        <w:rPr>
          <w:ins w:id="3148" w:author="WESLEY DOS SANTOS GATINHO" w:date="2025-06-12T13:30:00Z"/>
          <w:del w:id="3149" w:author="HUGO SAMUEL DE LIMA OLIVEIRA" w:date="2025-08-08T17:21:00Z"/>
          <w:rFonts w:ascii="Times New Roman" w:eastAsia="Times New Roman" w:hAnsi="Times New Roman" w:cs="Times New Roman"/>
        </w:rPr>
        <w:pPrChange w:id="3150" w:author="WESLEY DOS SANTOS GATINHO" w:date="2025-06-13T20:45:00Z">
          <w:pPr>
            <w:spacing w:line="360" w:lineRule="auto"/>
            <w:jc w:val="both"/>
          </w:pPr>
        </w:pPrChange>
      </w:pPr>
    </w:p>
    <w:p w14:paraId="33E17469" w14:textId="77777777" w:rsidR="00714659" w:rsidRPr="001F772C" w:rsidDel="00F51EE6" w:rsidRDefault="00714659">
      <w:pPr>
        <w:spacing w:line="276" w:lineRule="auto"/>
        <w:jc w:val="both"/>
        <w:rPr>
          <w:ins w:id="3151" w:author="WESLEY DOS SANTOS GATINHO" w:date="2025-06-12T13:30:00Z"/>
          <w:del w:id="3152" w:author="HUGO SAMUEL DE LIMA OLIVEIRA" w:date="2025-08-08T17:21:00Z"/>
          <w:rFonts w:ascii="Times New Roman" w:eastAsia="Times New Roman" w:hAnsi="Times New Roman" w:cs="Times New Roman"/>
        </w:rPr>
        <w:pPrChange w:id="3153" w:author="WESLEY DOS SANTOS GATINHO" w:date="2025-06-13T20:45:00Z">
          <w:pPr>
            <w:spacing w:line="360" w:lineRule="auto"/>
            <w:jc w:val="both"/>
          </w:pPr>
        </w:pPrChange>
      </w:pPr>
    </w:p>
    <w:p w14:paraId="0A60EABE" w14:textId="77777777" w:rsidR="00714659" w:rsidRPr="001F772C" w:rsidDel="00F51EE6" w:rsidRDefault="00714659">
      <w:pPr>
        <w:spacing w:line="276" w:lineRule="auto"/>
        <w:jc w:val="both"/>
        <w:rPr>
          <w:ins w:id="3154" w:author="WESLEY DOS SANTOS GATINHO" w:date="2025-06-12T13:30:00Z"/>
          <w:del w:id="3155" w:author="HUGO SAMUEL DE LIMA OLIVEIRA" w:date="2025-08-08T17:21:00Z"/>
          <w:rFonts w:ascii="Times New Roman" w:eastAsia="Times New Roman" w:hAnsi="Times New Roman" w:cs="Times New Roman"/>
        </w:rPr>
        <w:pPrChange w:id="3156" w:author="WESLEY DOS SANTOS GATINHO" w:date="2025-06-13T20:45:00Z">
          <w:pPr>
            <w:spacing w:line="360" w:lineRule="auto"/>
            <w:jc w:val="both"/>
          </w:pPr>
        </w:pPrChange>
      </w:pPr>
    </w:p>
    <w:p w14:paraId="76063FFA" w14:textId="3174D200" w:rsidR="32D8D33D" w:rsidRPr="001F772C" w:rsidDel="00714659" w:rsidRDefault="32D8D33D">
      <w:pPr>
        <w:pStyle w:val="PargrafodaLista"/>
        <w:spacing w:line="276" w:lineRule="auto"/>
        <w:ind w:left="0"/>
        <w:jc w:val="both"/>
        <w:rPr>
          <w:del w:id="3157" w:author="ANDRE LUIS AGUIAR DO NASCIMENTO" w:date="2025-06-12T14:36:00Z"/>
          <w:rFonts w:ascii="Times New Roman" w:eastAsia="Times New Roman" w:hAnsi="Times New Roman" w:cs="Times New Roman"/>
        </w:rPr>
        <w:pPrChange w:id="3158" w:author="WESLEY DOS SANTOS GATINHO" w:date="2025-06-13T20:45:00Z">
          <w:pPr>
            <w:pStyle w:val="PargrafodaLista"/>
            <w:spacing w:line="360" w:lineRule="auto"/>
            <w:ind w:left="0"/>
            <w:jc w:val="both"/>
          </w:pPr>
        </w:pPrChange>
      </w:pPr>
    </w:p>
    <w:p w14:paraId="68BBBAC0" w14:textId="77777777" w:rsidR="00714659" w:rsidRPr="001F772C" w:rsidDel="00F51EE6" w:rsidRDefault="00714659">
      <w:pPr>
        <w:spacing w:line="276" w:lineRule="auto"/>
        <w:jc w:val="both"/>
        <w:rPr>
          <w:ins w:id="3159" w:author="WESLEY DOS SANTOS GATINHO" w:date="2025-06-12T13:30:00Z"/>
          <w:del w:id="3160" w:author="HUGO SAMUEL DE LIMA OLIVEIRA" w:date="2025-08-08T17:21:00Z"/>
          <w:rFonts w:ascii="Times New Roman" w:eastAsia="Times New Roman" w:hAnsi="Times New Roman" w:cs="Times New Roman"/>
          <w:rPrChange w:id="3161" w:author="WESLEY DOS SANTOS GATINHO" w:date="2025-06-13T20:43:00Z">
            <w:rPr>
              <w:ins w:id="3162" w:author="WESLEY DOS SANTOS GATINHO" w:date="2025-06-12T13:30:00Z"/>
              <w:del w:id="3163" w:author="HUGO SAMUEL DE LIMA OLIVEIRA" w:date="2025-08-08T17:21:00Z"/>
            </w:rPr>
          </w:rPrChange>
        </w:rPr>
        <w:pPrChange w:id="3164" w:author="WESLEY DOS SANTOS GATINHO" w:date="2025-06-13T20:45:00Z">
          <w:pPr>
            <w:spacing w:line="360" w:lineRule="auto"/>
            <w:jc w:val="both"/>
          </w:pPr>
        </w:pPrChange>
      </w:pPr>
    </w:p>
    <w:p w14:paraId="7226B2AB" w14:textId="77777777" w:rsidR="0052193D" w:rsidDel="00F51EE6" w:rsidRDefault="0052193D">
      <w:pPr>
        <w:pStyle w:val="Ttulo3"/>
        <w:spacing w:line="276" w:lineRule="auto"/>
        <w:rPr>
          <w:ins w:id="3165" w:author="WESLEY DOS SANTOS GATINHO" w:date="2025-06-13T21:04:00Z"/>
          <w:del w:id="3166" w:author="HUGO SAMUEL DE LIMA OLIVEIRA" w:date="2025-08-08T17:21:00Z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3167" w:name="_Toc200628344"/>
    </w:p>
    <w:p w14:paraId="238A7052" w14:textId="77777777" w:rsidR="0052193D" w:rsidDel="00F51EE6" w:rsidRDefault="0052193D">
      <w:pPr>
        <w:rPr>
          <w:ins w:id="3168" w:author="WESLEY DOS SANTOS GATINHO" w:date="2025-06-13T21:04:00Z"/>
          <w:del w:id="3169" w:author="HUGO SAMUEL DE LIMA OLIVEIRA" w:date="2025-08-08T17:21:00Z"/>
        </w:rPr>
        <w:pPrChange w:id="3170" w:author="WESLEY DOS SANTOS GATINHO" w:date="2025-06-13T21:05:00Z">
          <w:pPr>
            <w:pStyle w:val="Ttulo3"/>
            <w:spacing w:line="276" w:lineRule="auto"/>
          </w:pPr>
        </w:pPrChange>
      </w:pPr>
    </w:p>
    <w:p w14:paraId="61578D9E" w14:textId="77777777" w:rsidR="0052193D" w:rsidDel="00F51EE6" w:rsidRDefault="0052193D">
      <w:pPr>
        <w:pStyle w:val="Ttulo3"/>
        <w:spacing w:line="276" w:lineRule="auto"/>
        <w:rPr>
          <w:ins w:id="3171" w:author="WESLEY DOS SANTOS GATINHO" w:date="2025-06-13T21:04:00Z"/>
          <w:del w:id="3172" w:author="HUGO SAMUEL DE LIMA OLIVEIRA" w:date="2025-08-08T17:21:00Z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28BF69EA" w14:textId="77777777" w:rsidR="0052193D" w:rsidRDefault="0052193D">
      <w:pPr>
        <w:rPr>
          <w:ins w:id="3173" w:author="WESLEY DOS SANTOS GATINHO" w:date="2025-06-13T21:05:00Z"/>
        </w:rPr>
        <w:pPrChange w:id="3174" w:author="WESLEY DOS SANTOS GATINHO" w:date="2025-06-13T21:05:00Z">
          <w:pPr>
            <w:pStyle w:val="Ttulo3"/>
            <w:spacing w:line="276" w:lineRule="auto"/>
          </w:pPr>
        </w:pPrChange>
      </w:pPr>
    </w:p>
    <w:p w14:paraId="04444222" w14:textId="73A0227A" w:rsidR="49D3C782" w:rsidRPr="001F772C" w:rsidDel="00C94ACB" w:rsidRDefault="489E9327">
      <w:pPr>
        <w:spacing w:line="276" w:lineRule="auto"/>
        <w:rPr>
          <w:del w:id="3175" w:author="ANDRE LUIS AGUIAR DO NASCIMENTO" w:date="2025-06-12T13:28:00Z"/>
          <w:rFonts w:ascii="Times New Roman" w:eastAsia="Times New Roman" w:hAnsi="Times New Roman" w:cs="Times New Roman"/>
          <w:b/>
          <w:bCs/>
          <w:rPrChange w:id="3176" w:author="WESLEY DOS SANTOS GATINHO" w:date="2025-06-13T20:43:00Z">
            <w:rPr>
              <w:del w:id="3177" w:author="ANDRE LUIS AGUIAR DO NASCIMENTO" w:date="2025-06-12T13:28:00Z"/>
              <w:rFonts w:ascii="Times New Roman" w:eastAsia="Times New Roman" w:hAnsi="Times New Roman" w:cs="Times New Roman"/>
              <w:b/>
              <w:bCs/>
              <w:color w:val="0F4761" w:themeColor="accent1" w:themeShade="BF"/>
            </w:rPr>
          </w:rPrChange>
        </w:rPr>
        <w:pPrChange w:id="3178" w:author="WESLEY DOS SANTOS GATINHO" w:date="2025-06-13T20:45:00Z">
          <w:pPr/>
        </w:pPrChange>
      </w:pPr>
      <w:ins w:id="3179" w:author="WESLEY DOS SANTOS GATINHO" w:date="2025-06-12T13:32:00Z">
        <w:r w:rsidRPr="001F772C">
          <w:rPr>
            <w:rFonts w:ascii="Times New Roman" w:eastAsia="Times New Roman" w:hAnsi="Times New Roman" w:cs="Times New Roman"/>
            <w:b/>
            <w:bCs/>
            <w:rPrChange w:id="3180" w:author="WESLEY DOS SANTOS GATINHO" w:date="2025-06-13T20:43:00Z">
              <w:rPr>
                <w:rFonts w:ascii="Times New Roman" w:eastAsia="Times New Roman" w:hAnsi="Times New Roman" w:cs="Times New Roman"/>
                <w:color w:val="0F4761" w:themeColor="accent1" w:themeShade="BF"/>
                <w:sz w:val="28"/>
                <w:szCs w:val="28"/>
              </w:rPr>
            </w:rPrChange>
          </w:rPr>
          <w:t>5 DIAGRAMA DE CLASSE</w:t>
        </w:r>
      </w:ins>
      <w:bookmarkEnd w:id="3167"/>
      <w:ins w:id="3181" w:author="LUCAS EMANOEL AMARAL GOMES" w:date="2025-06-12T14:27:00Z">
        <w:del w:id="3182" w:author="ANDRE LUIS AGUIAR DO NASCIMENTO" w:date="2025-06-12T14:36:00Z">
          <w:r w:rsidR="001427EA" w:rsidRPr="001F772C" w:rsidDel="249B4524">
            <w:rPr>
              <w:rFonts w:ascii="Times New Roman" w:eastAsia="Times New Roman" w:hAnsi="Times New Roman" w:cs="Times New Roman"/>
              <w:b/>
              <w:bCs/>
              <w:rPrChange w:id="3183" w:author="WESLEY DOS SANTOS GATINHO" w:date="2025-06-13T20:43:00Z">
                <w:rPr>
                  <w:rFonts w:eastAsiaTheme="minorEastAsia" w:cstheme="majorEastAsia"/>
                  <w:color w:val="0F4761" w:themeColor="accent1" w:themeShade="BF"/>
                  <w:sz w:val="28"/>
                  <w:szCs w:val="28"/>
                </w:rPr>
              </w:rPrChange>
            </w:rPr>
            <w:delText xml:space="preserve">Diagrama de Classes </w:delText>
          </w:r>
        </w:del>
      </w:ins>
    </w:p>
    <w:p w14:paraId="4B7829AC" w14:textId="77777777" w:rsidR="00C94ACB" w:rsidRPr="001F772C" w:rsidRDefault="00C94ACB">
      <w:pPr>
        <w:pStyle w:val="Ttulo3"/>
        <w:spacing w:line="276" w:lineRule="auto"/>
        <w:rPr>
          <w:ins w:id="3184" w:author="WESLEY DOS SANTOS GATINHO" w:date="2025-06-13T19:22:00Z"/>
          <w:rFonts w:ascii="Times New Roman" w:eastAsia="Times New Roman" w:hAnsi="Times New Roman" w:cs="Times New Roman"/>
          <w:b/>
          <w:bCs/>
          <w:sz w:val="24"/>
          <w:szCs w:val="24"/>
          <w:rPrChange w:id="3185" w:author="WESLEY DOS SANTOS GATINHO" w:date="2025-06-13T20:43:00Z">
            <w:rPr>
              <w:ins w:id="3186" w:author="WESLEY DOS SANTOS GATINHO" w:date="2025-06-13T19:22:00Z"/>
              <w:rFonts w:eastAsia="Times New Roman"/>
            </w:rPr>
          </w:rPrChange>
        </w:rPr>
        <w:pPrChange w:id="3187" w:author="WESLEY DOS SANTOS GATINHO" w:date="2025-06-13T20:45:00Z">
          <w:pPr>
            <w:pStyle w:val="Ttulo3"/>
          </w:pPr>
        </w:pPrChange>
      </w:pPr>
    </w:p>
    <w:p w14:paraId="7A445111" w14:textId="09E343F8" w:rsidR="00971CD4" w:rsidRDefault="14842005" w:rsidP="003D0E17">
      <w:pPr>
        <w:spacing w:line="276" w:lineRule="auto"/>
        <w:ind w:firstLine="709"/>
        <w:jc w:val="both"/>
        <w:rPr>
          <w:ins w:id="3188" w:author="HUGO SAMUEL DE LIMA OLIVEIRA" w:date="2025-08-08T17:27:00Z"/>
          <w:rFonts w:ascii="Times New Roman" w:eastAsia="Times New Roman" w:hAnsi="Times New Roman" w:cs="Times New Roman"/>
        </w:rPr>
      </w:pPr>
      <w:ins w:id="3189" w:author="HUGO SAMUEL DE LIMA OLIVEIRA" w:date="2025-06-13T02:23:00Z">
        <w:r w:rsidRPr="001F772C">
          <w:rPr>
            <w:rFonts w:ascii="Times New Roman" w:eastAsia="Times New Roman" w:hAnsi="Times New Roman" w:cs="Times New Roman"/>
            <w:color w:val="1B1C1D"/>
            <w:rPrChange w:id="3190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>O diagrama de classes detalha a estrutura est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3191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á</w:t>
        </w:r>
        <w:r w:rsidRPr="001F772C">
          <w:rPr>
            <w:rFonts w:ascii="Times New Roman" w:eastAsia="Times New Roman" w:hAnsi="Times New Roman" w:cs="Times New Roman"/>
            <w:color w:val="1B1C1D"/>
            <w:rPrChange w:id="3192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tica do sistema. A classe </w:t>
        </w:r>
        <w:del w:id="3193" w:author="WESLEY DOS SANTOS GATINHO" w:date="2025-06-13T19:07:00Z">
          <w:r w:rsidRPr="001F772C" w:rsidDel="00221CFA">
            <w:rPr>
              <w:rFonts w:ascii="Times New Roman" w:eastAsia="Times New Roman" w:hAnsi="Times New Roman" w:cs="Times New Roman"/>
              <w:color w:val="1B1C1D"/>
              <w:rPrChange w:id="3194" w:author="WESLEY DOS SANTOS GATINHO" w:date="2025-06-13T20:43:00Z">
                <w:rPr>
                  <w:color w:val="1B1C1D"/>
                  <w:sz w:val="22"/>
                  <w:szCs w:val="22"/>
                </w:rPr>
              </w:rPrChange>
            </w:rPr>
            <w:delText>Usuario</w:delText>
          </w:r>
        </w:del>
      </w:ins>
      <w:ins w:id="3195" w:author="WESLEY DOS SANTOS GATINHO" w:date="2025-06-13T19:07:00Z">
        <w:r w:rsidR="00221CFA" w:rsidRPr="001F772C">
          <w:rPr>
            <w:rFonts w:ascii="Times New Roman" w:eastAsia="Times New Roman" w:hAnsi="Times New Roman" w:cs="Times New Roman"/>
            <w:color w:val="1B1C1D"/>
          </w:rPr>
          <w:t>Usuário</w:t>
        </w:r>
      </w:ins>
      <w:ins w:id="3196" w:author="HUGO SAMUEL DE LIMA OLIVEIRA" w:date="2025-06-13T02:23:00Z">
        <w:r w:rsidRPr="001F772C">
          <w:rPr>
            <w:rFonts w:ascii="Times New Roman" w:eastAsia="Times New Roman" w:hAnsi="Times New Roman" w:cs="Times New Roman"/>
            <w:color w:val="1B1C1D"/>
            <w:rPrChange w:id="3197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 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3198" w:author="WESLEY DOS SANTOS GATINHO" w:date="2025-06-13T20:43:00Z">
              <w:rPr>
                <w:rFonts w:hint="eastAsia"/>
                <w:color w:val="1B1C1D"/>
                <w:sz w:val="22"/>
                <w:szCs w:val="22"/>
              </w:rPr>
            </w:rPrChange>
          </w:rPr>
          <w:t>é</w:t>
        </w:r>
        <w:r w:rsidRPr="001F772C">
          <w:rPr>
            <w:rFonts w:ascii="Times New Roman" w:eastAsia="Times New Roman" w:hAnsi="Times New Roman" w:cs="Times New Roman"/>
            <w:color w:val="1B1C1D"/>
            <w:rPrChange w:id="3199" w:author="WESLEY DOS SANTOS GATINHO" w:date="2025-06-13T20:43:00Z">
              <w:rPr>
                <w:color w:val="1B1C1D"/>
                <w:sz w:val="22"/>
                <w:szCs w:val="22"/>
              </w:rPr>
            </w:rPrChange>
          </w:rPr>
          <w:t xml:space="preserve"> central e se </w:t>
        </w:r>
      </w:ins>
      <w:ins w:id="3200" w:author="HUGO SAMUEL DE LIMA OLIVEIRA" w:date="2025-06-13T02:38:00Z">
        <w:r w:rsidR="360DEB1C" w:rsidRPr="001F772C">
          <w:rPr>
            <w:rFonts w:ascii="Times New Roman" w:eastAsia="Times New Roman" w:hAnsi="Times New Roman" w:cs="Times New Roman"/>
            <w:rPrChange w:id="3201" w:author="WESLEY DOS SANTOS GATINHO" w:date="2025-06-13T20:43:00Z">
              <w:rPr>
                <w:rFonts w:ascii="Aptos" w:eastAsia="Aptos" w:hAnsi="Aptos" w:cs="Aptos"/>
                <w:sz w:val="22"/>
                <w:szCs w:val="22"/>
              </w:rPr>
            </w:rPrChange>
          </w:rPr>
          <w:t>O diagrama representa a arquitetura estática do software, delineando as principais entidades do sistema, seus atributos, seus comportamentos e os relacionamentos que existem entre elas. O objetivo é servir como uma referência técnica para a equipe de desenvolvimento, garantindo uma compreensão clara da estrutura do código e das interações entre seus componente</w:t>
        </w:r>
      </w:ins>
      <w:ins w:id="3202" w:author="HUGO SAMUEL DE LIMA OLIVEIRA" w:date="2025-06-13T02:39:00Z">
        <w:r w:rsidR="360DEB1C" w:rsidRPr="001F772C">
          <w:rPr>
            <w:rFonts w:ascii="Times New Roman" w:eastAsia="Times New Roman" w:hAnsi="Times New Roman" w:cs="Times New Roman"/>
            <w:rPrChange w:id="3203" w:author="WESLEY DOS SANTOS GATINHO" w:date="2025-06-13T20:43:00Z">
              <w:rPr>
                <w:rFonts w:ascii="Aptos" w:eastAsia="Aptos" w:hAnsi="Aptos" w:cs="Aptos"/>
                <w:sz w:val="22"/>
                <w:szCs w:val="22"/>
              </w:rPr>
            </w:rPrChange>
          </w:rPr>
          <w:t>s.</w:t>
        </w:r>
      </w:ins>
    </w:p>
    <w:p w14:paraId="47ACD262" w14:textId="77777777" w:rsidR="003D0E17" w:rsidRPr="001F772C" w:rsidRDefault="003D0E17">
      <w:pPr>
        <w:spacing w:line="276" w:lineRule="auto"/>
        <w:ind w:firstLine="709"/>
        <w:jc w:val="both"/>
        <w:rPr>
          <w:ins w:id="3204" w:author="HUGO SAMUEL DE LIMA OLIVEIRA" w:date="2025-06-13T02:39:00Z"/>
          <w:rFonts w:ascii="Times New Roman" w:eastAsia="Times New Roman" w:hAnsi="Times New Roman" w:cs="Times New Roman"/>
          <w:rPrChange w:id="3205" w:author="WESLEY DOS SANTOS GATINHO" w:date="2025-06-13T20:43:00Z">
            <w:rPr>
              <w:ins w:id="3206" w:author="HUGO SAMUEL DE LIMA OLIVEIRA" w:date="2025-06-13T02:39:00Z"/>
              <w:rFonts w:ascii="Aptos" w:eastAsia="Aptos" w:hAnsi="Aptos" w:cs="Aptos"/>
              <w:sz w:val="22"/>
              <w:szCs w:val="22"/>
            </w:rPr>
          </w:rPrChange>
        </w:rPr>
        <w:pPrChange w:id="3207" w:author="HUGO SAMUEL DE LIMA OLIVEIRA" w:date="2025-08-08T17:27:00Z">
          <w:pPr/>
        </w:pPrChange>
      </w:pPr>
    </w:p>
    <w:p w14:paraId="3E19EA90" w14:textId="240367AA" w:rsidR="003D0E17" w:rsidRPr="003D0E17" w:rsidRDefault="360DEB1C">
      <w:pPr>
        <w:spacing w:line="276" w:lineRule="auto"/>
        <w:rPr>
          <w:ins w:id="3208" w:author="WESLEY DOS SANTOS GATINHO" w:date="2025-06-12T13:33:00Z"/>
          <w:rFonts w:ascii="Times New Roman" w:eastAsia="Times New Roman" w:hAnsi="Times New Roman" w:cs="Times New Roman"/>
          <w:b/>
          <w:bCs/>
          <w:rPrChange w:id="3209" w:author="HUGO SAMUEL DE LIMA OLIVEIRA" w:date="2025-08-08T17:29:00Z">
            <w:rPr>
              <w:ins w:id="3210" w:author="WESLEY DOS SANTOS GATINHO" w:date="2025-06-12T13:33:00Z"/>
              <w:rFonts w:ascii="Aptos" w:eastAsia="Aptos" w:hAnsi="Aptos" w:cs="Aptos"/>
              <w:sz w:val="22"/>
              <w:szCs w:val="22"/>
            </w:rPr>
          </w:rPrChange>
        </w:rPr>
        <w:pPrChange w:id="3211" w:author="HUGO SAMUEL DE LIMA OLIVEIRA" w:date="2025-08-08T17:29:00Z">
          <w:pPr/>
        </w:pPrChange>
      </w:pPr>
      <w:ins w:id="3212" w:author="HUGO SAMUEL DE LIMA OLIVEIRA" w:date="2025-06-13T02:39:00Z">
        <w:r w:rsidRPr="001F772C">
          <w:rPr>
            <w:rFonts w:ascii="Times New Roman" w:eastAsia="Times New Roman" w:hAnsi="Times New Roman" w:cs="Times New Roman"/>
            <w:b/>
            <w:bCs/>
            <w:rPrChange w:id="3213" w:author="WESLEY DOS SANTOS GATINHO" w:date="2025-06-13T20:43:00Z">
              <w:rPr>
                <w:rFonts w:ascii="Aptos" w:eastAsia="Aptos" w:hAnsi="Aptos" w:cs="Aptos"/>
                <w:sz w:val="22"/>
                <w:szCs w:val="22"/>
              </w:rPr>
            </w:rPrChange>
          </w:rPr>
          <w:t>5</w:t>
        </w:r>
      </w:ins>
      <w:ins w:id="3214" w:author="HUGO SAMUEL DE LIMA OLIVEIRA" w:date="2025-06-13T02:40:00Z">
        <w:r w:rsidRPr="001F772C">
          <w:rPr>
            <w:rFonts w:ascii="Times New Roman" w:eastAsia="Times New Roman" w:hAnsi="Times New Roman" w:cs="Times New Roman"/>
            <w:b/>
            <w:bCs/>
            <w:rPrChange w:id="3215" w:author="WESLEY DOS SANTOS GATINHO" w:date="2025-06-13T20:43:00Z">
              <w:rPr>
                <w:rFonts w:ascii="Times New Roman" w:eastAsia="Times New Roman" w:hAnsi="Times New Roman" w:cs="Times New Roman"/>
              </w:rPr>
            </w:rPrChange>
          </w:rPr>
          <w:t>.1 Diagrama de Classes Completo</w:t>
        </w:r>
      </w:ins>
      <w:ins w:id="3216" w:author="WESLEY DOS SANTOS GATINHO" w:date="2025-06-13T19:08:00Z">
        <w:del w:id="3217" w:author="HUGO SAMUEL DE LIMA OLIVEIRA" w:date="2025-08-08T17:27:00Z">
          <w:r w:rsidR="00221CFA" w:rsidRPr="001F772C" w:rsidDel="003D0E17">
            <w:rPr>
              <w:rFonts w:ascii="Times New Roman" w:eastAsia="Times New Roman" w:hAnsi="Times New Roman" w:cs="Times New Roman"/>
            </w:rPr>
            <w:delText>cárdio</w:delText>
          </w:r>
        </w:del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218" w:author="WESLEY DOS SANTOS GATINHO" w:date="2025-06-13T21:06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219">
          <w:tblGrid>
            <w:gridCol w:w="40"/>
            <w:gridCol w:w="9021"/>
            <w:gridCol w:w="40"/>
          </w:tblGrid>
        </w:tblGridChange>
      </w:tblGrid>
      <w:tr w:rsidR="1EF23762" w:rsidRPr="001F772C" w14:paraId="1B766A72" w14:textId="77777777" w:rsidTr="0052193D">
        <w:trPr>
          <w:trHeight w:val="300"/>
          <w:ins w:id="3220" w:author="HUGO SAMUEL DE LIMA OLIVEIRA" w:date="2025-06-13T02:29:00Z"/>
          <w:trPrChange w:id="3221" w:author="WESLEY DOS SANTOS GATINHO" w:date="2025-06-13T21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222" w:author="WESLEY DOS SANTOS GATINHO" w:date="2025-06-13T21:06:00Z">
              <w:tcPr>
                <w:tcW w:w="9061" w:type="dxa"/>
                <w:gridSpan w:val="2"/>
              </w:tcPr>
            </w:tcPrChange>
          </w:tcPr>
          <w:p w14:paraId="50174BC0" w14:textId="7AA093D8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</w:rPr>
              <w:pPrChange w:id="3223" w:author="WESLEY DOS SANTOS GATINHO" w:date="2025-06-13T20:45:00Z">
                <w:pPr>
                  <w:jc w:val="center"/>
                </w:pPr>
              </w:pPrChange>
            </w:pPr>
            <w:ins w:id="3224" w:author="HUGO SAMUEL DE LIMA OLIVEIRA" w:date="2025-06-13T02:29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</w:ins>
            <w:ins w:id="3225" w:author="WESLEY DOS SANTOS GATINHO" w:date="2025-06-13T21:06:00Z">
              <w:r w:rsidR="0052193D">
                <w:rPr>
                  <w:rFonts w:ascii="Times New Roman" w:hAnsi="Times New Roman" w:cs="Times New Roman"/>
                  <w:lang w:val="pt-PT"/>
                </w:rPr>
                <w:t>07</w:t>
              </w:r>
            </w:ins>
            <w:ins w:id="3226" w:author="HUGO SAMUEL DE LIMA OLIVEIRA" w:date="2025-06-13T02:29:00Z">
              <w:del w:id="3227" w:author="WESLEY DOS SANTOS GATINHO" w:date="2025-06-13T21:06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>(algum numero)</w:delText>
                </w:r>
              </w:del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: </w:t>
              </w:r>
              <w:r w:rsidR="2EEFBCC0" w:rsidRPr="001F772C">
                <w:rPr>
                  <w:rFonts w:ascii="Times New Roman" w:hAnsi="Times New Roman" w:cs="Times New Roman"/>
                  <w:lang w:val="pt-PT"/>
                </w:rPr>
                <w:t>Diagrama de Classes Completo</w:t>
              </w:r>
            </w:ins>
          </w:p>
        </w:tc>
      </w:tr>
      <w:tr w:rsidR="1EF23762" w:rsidRPr="001F772C" w14:paraId="42F07677" w14:textId="77777777" w:rsidTr="0052193D">
        <w:trPr>
          <w:trHeight w:val="300"/>
          <w:ins w:id="3228" w:author="HUGO SAMUEL DE LIMA OLIVEIRA" w:date="2025-06-13T02:29:00Z"/>
          <w:trPrChange w:id="3229" w:author="WESLEY DOS SANTOS GATINHO" w:date="2025-06-13T21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230" w:author="WESLEY DOS SANTOS GATINHO" w:date="2025-06-13T21:06:00Z">
              <w:tcPr>
                <w:tcW w:w="9061" w:type="dxa"/>
                <w:gridSpan w:val="2"/>
              </w:tcPr>
            </w:tcPrChange>
          </w:tcPr>
          <w:p w14:paraId="6DB3774F" w14:textId="6A6B0059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rPrChange w:id="3231" w:author="WESLEY DOS SANTOS GATINHO" w:date="2025-06-13T20:43:00Z">
                  <w:rPr/>
                </w:rPrChange>
              </w:rPr>
              <w:pPrChange w:id="3232" w:author="HUGO SAMUEL DE LIMA OLIVEIRA" w:date="2025-08-08T17:30:00Z">
                <w:pPr/>
              </w:pPrChange>
            </w:pPr>
            <w:ins w:id="3233" w:author="HUGO SAMUEL DE LIMA OLIVEIRA" w:date="2025-06-13T02:29:00Z">
              <w:r w:rsidRPr="001F772C">
                <w:rPr>
                  <w:rFonts w:ascii="Times New Roman" w:hAnsi="Times New Roman" w:cs="Times New Roman"/>
                  <w:noProof/>
                  <w:rPrChange w:id="3234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4F08373D" wp14:editId="590B6815">
                        <wp:extent cx="304800" cy="304800"/>
                        <wp:effectExtent l="0" t="0" r="0" b="0"/>
                        <wp:docPr id="304015244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5D686B0B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  <w:r w:rsidR="32A04B8C" w:rsidRPr="001F772C">
                <w:rPr>
                  <w:rFonts w:ascii="Times New Roman" w:hAnsi="Times New Roman" w:cs="Times New Roman"/>
                  <w:noProof/>
                  <w:rPrChange w:id="3235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4E2BC9B7" wp14:editId="0794860F">
                    <wp:extent cx="5279236" cy="3038475"/>
                    <wp:effectExtent l="0" t="0" r="0" b="0"/>
                    <wp:docPr id="414560285" name="Imagem 41456028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301590" cy="3051341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0E840A3B" w14:textId="77777777" w:rsidTr="0052193D">
        <w:trPr>
          <w:trHeight w:val="300"/>
          <w:ins w:id="3236" w:author="HUGO SAMUEL DE LIMA OLIVEIRA" w:date="2025-06-13T02:29:00Z"/>
          <w:trPrChange w:id="3237" w:author="WESLEY DOS SANTOS GATINHO" w:date="2025-06-13T21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238" w:author="WESLEY DOS SANTOS GATINHO" w:date="2025-06-13T21:06:00Z">
              <w:tcPr>
                <w:tcW w:w="9061" w:type="dxa"/>
                <w:gridSpan w:val="2"/>
              </w:tcPr>
            </w:tcPrChange>
          </w:tcPr>
          <w:p w14:paraId="55480D76" w14:textId="0308DBFA" w:rsidR="1EF23762" w:rsidRPr="0052193D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3239" w:author="WESLEY DOS SANTOS GATINHO" w:date="2025-06-13T21:06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240" w:author="WESLEY DOS SANTOS GATINHO" w:date="2025-06-13T20:45:00Z">
                <w:pPr>
                  <w:jc w:val="center"/>
                </w:pPr>
              </w:pPrChange>
            </w:pPr>
            <w:ins w:id="3241" w:author="HUGO SAMUEL DE LIMA OLIVEIRA" w:date="2025-06-13T02:29:00Z">
              <w:r w:rsidRPr="0052193D">
                <w:rPr>
                  <w:rFonts w:ascii="Times New Roman" w:hAnsi="Times New Roman" w:cs="Times New Roman"/>
                  <w:b/>
                  <w:bCs/>
                  <w:lang w:val="pt-PT"/>
                  <w:rPrChange w:id="3242" w:author="WESLEY DOS SANTOS GATINHO" w:date="2025-06-13T21:06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4CA16039" w14:textId="26C15573" w:rsidR="003D0E17" w:rsidRPr="003D0E17" w:rsidRDefault="003D0E17" w:rsidP="003D0E17">
      <w:pPr>
        <w:spacing w:line="276" w:lineRule="auto"/>
        <w:rPr>
          <w:ins w:id="3243" w:author="HUGO SAMUEL DE LIMA OLIVEIRA" w:date="2025-08-08T17:30:00Z"/>
          <w:rFonts w:ascii="Times New Roman" w:hAnsi="Times New Roman" w:cs="Times New Roman"/>
          <w:b/>
          <w:bCs/>
        </w:rPr>
      </w:pPr>
      <w:ins w:id="3244" w:author="HUGO SAMUEL DE LIMA OLIVEIRA" w:date="2025-08-08T17:30:00Z">
        <w:r>
          <w:rPr>
            <w:rFonts w:ascii="Times New Roman" w:hAnsi="Times New Roman" w:cs="Times New Roman"/>
            <w:b/>
            <w:bCs/>
          </w:rPr>
          <w:lastRenderedPageBreak/>
          <w:t>5.1.1</w:t>
        </w:r>
        <w:r w:rsidRPr="003D0E17">
          <w:rPr>
            <w:rFonts w:ascii="Times New Roman" w:hAnsi="Times New Roman" w:cs="Times New Roman"/>
            <w:b/>
            <w:bCs/>
          </w:rPr>
          <w:t>. Descrição Geral</w:t>
        </w:r>
      </w:ins>
    </w:p>
    <w:p w14:paraId="65F5485E" w14:textId="77777777" w:rsidR="003D0E17" w:rsidRPr="003D0E17" w:rsidRDefault="003D0E17" w:rsidP="003D0E17">
      <w:pPr>
        <w:spacing w:line="276" w:lineRule="auto"/>
        <w:rPr>
          <w:ins w:id="3245" w:author="HUGO SAMUEL DE LIMA OLIVEIRA" w:date="2025-08-08T17:30:00Z"/>
          <w:rFonts w:ascii="Times New Roman" w:hAnsi="Times New Roman" w:cs="Times New Roman"/>
        </w:rPr>
      </w:pPr>
      <w:ins w:id="3246" w:author="HUGO SAMUEL DE LIMA OLIVEIRA" w:date="2025-08-08T17:30:00Z">
        <w:r w:rsidRPr="003D0E17">
          <w:rPr>
            <w:rFonts w:ascii="Times New Roman" w:hAnsi="Times New Roman" w:cs="Times New Roman"/>
          </w:rPr>
          <w:t xml:space="preserve">O diagrama de classe ilustra a arquitetura de um </w:t>
        </w:r>
        <w:r w:rsidRPr="003D0E17">
          <w:rPr>
            <w:rFonts w:ascii="Times New Roman" w:hAnsi="Times New Roman" w:cs="Times New Roman"/>
            <w:b/>
            <w:bCs/>
          </w:rPr>
          <w:t>sistema de software para gerenciamento de atividades físicas e acompanhamento de saúde</w:t>
        </w:r>
        <w:r w:rsidRPr="003D0E17">
          <w:rPr>
            <w:rFonts w:ascii="Times New Roman" w:hAnsi="Times New Roman" w:cs="Times New Roman"/>
          </w:rPr>
          <w:t>, projetado como uma plataforma de fitness pessoal. O propósito principal do sistema é permitir que os usuários (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>) gerenciem e registrem suas rotinas de treino, monitorem seu progresso físico ao longo do tempo e interajam com recursos inteligentes baseados em Inteligência Artificial.</w:t>
        </w:r>
      </w:ins>
    </w:p>
    <w:p w14:paraId="0DE619F0" w14:textId="77777777" w:rsidR="003D0E17" w:rsidRPr="003D0E17" w:rsidRDefault="003D0E17" w:rsidP="003D0E17">
      <w:pPr>
        <w:spacing w:line="276" w:lineRule="auto"/>
        <w:rPr>
          <w:ins w:id="3247" w:author="HUGO SAMUEL DE LIMA OLIVEIRA" w:date="2025-08-08T17:30:00Z"/>
          <w:rFonts w:ascii="Times New Roman" w:hAnsi="Times New Roman" w:cs="Times New Roman"/>
        </w:rPr>
      </w:pPr>
      <w:ins w:id="3248" w:author="HUGO SAMUEL DE LIMA OLIVEIRA" w:date="2025-08-08T17:30:00Z">
        <w:r w:rsidRPr="003D0E17">
          <w:rPr>
            <w:rFonts w:ascii="Times New Roman" w:hAnsi="Times New Roman" w:cs="Times New Roman"/>
          </w:rPr>
          <w:t xml:space="preserve">O sistema é centrado no 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 xml:space="preserve">, que pode executar </w:t>
        </w:r>
        <w:proofErr w:type="spellStart"/>
        <w:r w:rsidRPr="003D0E17">
          <w:rPr>
            <w:rFonts w:ascii="Times New Roman" w:hAnsi="Times New Roman" w:cs="Times New Roman"/>
          </w:rPr>
          <w:t>SessoesDeTreino</w:t>
        </w:r>
        <w:proofErr w:type="spellEnd"/>
        <w:r w:rsidRPr="003D0E17">
          <w:rPr>
            <w:rFonts w:ascii="Times New Roman" w:hAnsi="Times New Roman" w:cs="Times New Roman"/>
          </w:rPr>
          <w:t xml:space="preserve"> compostas por </w:t>
        </w:r>
        <w:proofErr w:type="spellStart"/>
        <w:r w:rsidRPr="003D0E17">
          <w:rPr>
            <w:rFonts w:ascii="Times New Roman" w:hAnsi="Times New Roman" w:cs="Times New Roman"/>
          </w:rPr>
          <w:t>Exercicios</w:t>
        </w:r>
        <w:proofErr w:type="spellEnd"/>
        <w:r w:rsidRPr="003D0E17">
          <w:rPr>
            <w:rFonts w:ascii="Times New Roman" w:hAnsi="Times New Roman" w:cs="Times New Roman"/>
          </w:rPr>
          <w:t xml:space="preserve"> específicos. Todo o progresso, seja ele registrado manualmente (como peso e medidas) ou coletado por serviços (como análise de postura por visão computacional), é armazenado em diferentes tipos de </w:t>
        </w:r>
        <w:proofErr w:type="spellStart"/>
        <w:r w:rsidRPr="003D0E17">
          <w:rPr>
            <w:rFonts w:ascii="Times New Roman" w:hAnsi="Times New Roman" w:cs="Times New Roman"/>
          </w:rPr>
          <w:t>RegistroProgresso</w:t>
        </w:r>
        <w:proofErr w:type="spellEnd"/>
        <w:r w:rsidRPr="003D0E17">
          <w:rPr>
            <w:rFonts w:ascii="Times New Roman" w:hAnsi="Times New Roman" w:cs="Times New Roman"/>
          </w:rPr>
          <w:t>.</w:t>
        </w:r>
      </w:ins>
    </w:p>
    <w:p w14:paraId="4F7DD338" w14:textId="77777777" w:rsidR="003D0E17" w:rsidRPr="003D0E17" w:rsidRDefault="003D0E17" w:rsidP="003D0E17">
      <w:pPr>
        <w:spacing w:line="276" w:lineRule="auto"/>
        <w:rPr>
          <w:ins w:id="3249" w:author="HUGO SAMUEL DE LIMA OLIVEIRA" w:date="2025-08-08T17:30:00Z"/>
          <w:rFonts w:ascii="Times New Roman" w:hAnsi="Times New Roman" w:cs="Times New Roman"/>
        </w:rPr>
      </w:pPr>
      <w:ins w:id="3250" w:author="HUGO SAMUEL DE LIMA OLIVEIRA" w:date="2025-08-08T17:30:00Z">
        <w:r w:rsidRPr="003D0E17">
          <w:rPr>
            <w:rFonts w:ascii="Times New Roman" w:hAnsi="Times New Roman" w:cs="Times New Roman"/>
          </w:rPr>
          <w:t xml:space="preserve">Um diferencial notável é a incorporação de serviços de IA, como um </w:t>
        </w:r>
        <w:proofErr w:type="spellStart"/>
        <w:r w:rsidRPr="003D0E17">
          <w:rPr>
            <w:rFonts w:ascii="Times New Roman" w:hAnsi="Times New Roman" w:cs="Times New Roman"/>
          </w:rPr>
          <w:t>ServicoVisaoComputacional</w:t>
        </w:r>
        <w:proofErr w:type="spellEnd"/>
        <w:r w:rsidRPr="003D0E17">
          <w:rPr>
            <w:rFonts w:ascii="Times New Roman" w:hAnsi="Times New Roman" w:cs="Times New Roman"/>
          </w:rPr>
          <w:t xml:space="preserve"> para dar feedback sobre exercícios e um </w:t>
        </w:r>
        <w:proofErr w:type="spellStart"/>
        <w:r w:rsidRPr="003D0E17">
          <w:rPr>
            <w:rFonts w:ascii="Times New Roman" w:hAnsi="Times New Roman" w:cs="Times New Roman"/>
          </w:rPr>
          <w:t>ServicoGeradorIA</w:t>
        </w:r>
        <w:proofErr w:type="spellEnd"/>
        <w:r w:rsidRPr="003D0E17">
          <w:rPr>
            <w:rFonts w:ascii="Times New Roman" w:hAnsi="Times New Roman" w:cs="Times New Roman"/>
          </w:rPr>
          <w:t xml:space="preserve"> para interações de suporte (</w:t>
        </w:r>
        <w:proofErr w:type="spellStart"/>
        <w:r w:rsidRPr="003D0E17">
          <w:rPr>
            <w:rFonts w:ascii="Times New Roman" w:hAnsi="Times New Roman" w:cs="Times New Roman"/>
          </w:rPr>
          <w:t>chatbot</w:t>
        </w:r>
        <w:proofErr w:type="spellEnd"/>
        <w:r w:rsidRPr="003D0E17">
          <w:rPr>
            <w:rFonts w:ascii="Times New Roman" w:hAnsi="Times New Roman" w:cs="Times New Roman"/>
          </w:rPr>
          <w:t xml:space="preserve">). Os dados coletados alimentam um </w:t>
        </w:r>
        <w:proofErr w:type="spellStart"/>
        <w:r w:rsidRPr="003D0E17">
          <w:rPr>
            <w:rFonts w:ascii="Times New Roman" w:hAnsi="Times New Roman" w:cs="Times New Roman"/>
          </w:rPr>
          <w:t>PainelEstatisticas</w:t>
        </w:r>
        <w:proofErr w:type="spellEnd"/>
        <w:r w:rsidRPr="003D0E17">
          <w:rPr>
            <w:rFonts w:ascii="Times New Roman" w:hAnsi="Times New Roman" w:cs="Times New Roman"/>
          </w:rPr>
          <w:t>, que fornece ao usuário uma visão clara de sua evolução.</w:t>
        </w:r>
      </w:ins>
    </w:p>
    <w:p w14:paraId="48C10FB3" w14:textId="5E1554E0" w:rsidR="00971CD4" w:rsidRPr="001F772C" w:rsidRDefault="00971CD4">
      <w:pPr>
        <w:spacing w:line="276" w:lineRule="auto"/>
        <w:rPr>
          <w:ins w:id="3251" w:author="HUGO SAMUEL DE LIMA OLIVEIRA" w:date="2025-06-13T02:39:00Z"/>
          <w:rFonts w:ascii="Times New Roman" w:hAnsi="Times New Roman" w:cs="Times New Roman"/>
          <w:rPrChange w:id="3252" w:author="WESLEY DOS SANTOS GATINHO" w:date="2025-06-13T20:43:00Z">
            <w:rPr>
              <w:ins w:id="3253" w:author="HUGO SAMUEL DE LIMA OLIVEIRA" w:date="2025-06-13T02:39:00Z"/>
            </w:rPr>
          </w:rPrChange>
        </w:rPr>
        <w:pPrChange w:id="3254" w:author="WESLEY DOS SANTOS GATINHO" w:date="2025-06-13T20:45:00Z">
          <w:pPr/>
        </w:pPrChange>
      </w:pPr>
    </w:p>
    <w:p w14:paraId="65C19778" w14:textId="1147DA6C" w:rsidR="00971CD4" w:rsidRPr="003D0E17" w:rsidRDefault="647DC4EE">
      <w:pPr>
        <w:spacing w:line="276" w:lineRule="auto"/>
        <w:rPr>
          <w:ins w:id="3255" w:author="WESLEY DOS SANTOS GATINHO" w:date="2025-06-12T13:33:00Z"/>
          <w:rFonts w:ascii="Times New Roman" w:eastAsia="Times New Roman" w:hAnsi="Times New Roman" w:cs="Times New Roman"/>
          <w:b/>
          <w:bCs/>
          <w:lang w:val="pt-PT"/>
          <w:rPrChange w:id="3256" w:author="HUGO SAMUEL DE LIMA OLIVEIRA" w:date="2025-08-08T17:30:00Z">
            <w:rPr>
              <w:ins w:id="3257" w:author="WESLEY DOS SANTOS GATINHO" w:date="2025-06-12T13:33:00Z"/>
              <w:rFonts w:ascii="Times New Roman" w:hAnsi="Times New Roman" w:cs="Times New Roman"/>
              <w:lang w:val="pt-PT"/>
            </w:rPr>
          </w:rPrChange>
        </w:rPr>
        <w:pPrChange w:id="3258" w:author="HUGO SAMUEL DE LIMA OLIVEIRA" w:date="2025-08-08T17:30:00Z">
          <w:pPr/>
        </w:pPrChange>
      </w:pPr>
      <w:ins w:id="3259" w:author="HUGO SAMUEL DE LIMA OLIVEIRA" w:date="2025-06-13T02:41:00Z">
        <w:r w:rsidRPr="001F772C">
          <w:rPr>
            <w:rFonts w:ascii="Times New Roman" w:eastAsia="Times New Roman" w:hAnsi="Times New Roman" w:cs="Times New Roman"/>
            <w:b/>
            <w:bCs/>
            <w:rPrChange w:id="3260" w:author="WESLEY DOS SANTOS GATINHO" w:date="2025-06-13T20:43:00Z">
              <w:rPr/>
            </w:rPrChange>
          </w:rPr>
          <w:t xml:space="preserve">5.2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  <w:rPrChange w:id="3261" w:author="WESLEY DOS SANTOS GATINHO" w:date="2025-06-13T20:43:00Z">
              <w:rPr>
                <w:rFonts w:ascii="Times New Roman" w:hAnsi="Times New Roman" w:cs="Times New Roman"/>
                <w:lang w:val="pt-PT"/>
              </w:rPr>
            </w:rPrChange>
          </w:rPr>
          <w:t>Diagrama de Classes Canto Superior Direito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262" w:author="WESLEY DOS SANTOS GATINHO" w:date="2025-06-13T21:06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263">
          <w:tblGrid>
            <w:gridCol w:w="40"/>
            <w:gridCol w:w="9021"/>
            <w:gridCol w:w="40"/>
          </w:tblGrid>
        </w:tblGridChange>
      </w:tblGrid>
      <w:tr w:rsidR="1EF23762" w:rsidRPr="001F772C" w14:paraId="3E7355F7" w14:textId="77777777" w:rsidTr="0052193D">
        <w:trPr>
          <w:trHeight w:val="300"/>
          <w:ins w:id="3264" w:author="HUGO SAMUEL DE LIMA OLIVEIRA" w:date="2025-06-13T02:30:00Z"/>
          <w:trPrChange w:id="3265" w:author="WESLEY DOS SANTOS GATINHO" w:date="2025-06-13T21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266" w:author="WESLEY DOS SANTOS GATINHO" w:date="2025-06-13T21:06:00Z">
              <w:tcPr>
                <w:tcW w:w="9061" w:type="dxa"/>
                <w:gridSpan w:val="2"/>
              </w:tcPr>
            </w:tcPrChange>
          </w:tcPr>
          <w:p w14:paraId="1A12AA9F" w14:textId="4C668F98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3267" w:author="WESLEY DOS SANTOS GATINHO" w:date="2025-06-13T20:45:00Z">
                <w:pPr>
                  <w:jc w:val="center"/>
                </w:pPr>
              </w:pPrChange>
            </w:pPr>
            <w:ins w:id="3268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  <w:del w:id="3269" w:author="WESLEY DOS SANTOS GATINHO" w:date="2025-06-13T21:06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 xml:space="preserve">(algum numero): </w:delText>
                </w:r>
              </w:del>
            </w:ins>
            <w:ins w:id="3270" w:author="WESLEY DOS SANTOS GATINHO" w:date="2025-06-13T21:06:00Z">
              <w:r w:rsidR="0052193D">
                <w:rPr>
                  <w:rFonts w:ascii="Times New Roman" w:hAnsi="Times New Roman" w:cs="Times New Roman"/>
                  <w:lang w:val="pt-PT"/>
                </w:rPr>
                <w:t xml:space="preserve">08: </w:t>
              </w:r>
            </w:ins>
            <w:ins w:id="3271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>Diagrama de</w:t>
              </w:r>
            </w:ins>
            <w:ins w:id="3272" w:author="HUGO SAMUEL DE LIMA OLIVEIRA" w:date="2025-06-13T02:31:00Z">
              <w:r w:rsidR="697E48D6" w:rsidRPr="001F772C">
                <w:rPr>
                  <w:rFonts w:ascii="Times New Roman" w:hAnsi="Times New Roman" w:cs="Times New Roman"/>
                  <w:lang w:val="pt-PT"/>
                </w:rPr>
                <w:t xml:space="preserve"> Classes</w:t>
              </w:r>
            </w:ins>
            <w:ins w:id="3273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 </w:t>
              </w:r>
            </w:ins>
            <w:ins w:id="3274" w:author="HUGO SAMUEL DE LIMA OLIVEIRA" w:date="2025-06-13T02:31:00Z">
              <w:r w:rsidR="747BF648" w:rsidRPr="001F772C">
                <w:rPr>
                  <w:rFonts w:ascii="Times New Roman" w:hAnsi="Times New Roman" w:cs="Times New Roman"/>
                  <w:lang w:val="pt-PT"/>
                </w:rPr>
                <w:t>Canto Superior Direito</w:t>
              </w:r>
            </w:ins>
          </w:p>
        </w:tc>
      </w:tr>
      <w:tr w:rsidR="1EF23762" w:rsidRPr="001F772C" w14:paraId="69532E60" w14:textId="77777777" w:rsidTr="0052193D">
        <w:trPr>
          <w:trHeight w:val="300"/>
          <w:ins w:id="3275" w:author="HUGO SAMUEL DE LIMA OLIVEIRA" w:date="2025-06-13T02:30:00Z"/>
          <w:trPrChange w:id="3276" w:author="WESLEY DOS SANTOS GATINHO" w:date="2025-06-13T21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277" w:author="WESLEY DOS SANTOS GATINHO" w:date="2025-06-13T21:06:00Z">
              <w:tcPr>
                <w:tcW w:w="9061" w:type="dxa"/>
                <w:gridSpan w:val="2"/>
              </w:tcPr>
            </w:tcPrChange>
          </w:tcPr>
          <w:p w14:paraId="2EB85B45" w14:textId="361C206E" w:rsidR="1EF23762" w:rsidRPr="001F772C" w:rsidRDefault="1EF23762">
            <w:pPr>
              <w:spacing w:line="276" w:lineRule="auto"/>
              <w:rPr>
                <w:rFonts w:ascii="Times New Roman" w:hAnsi="Times New Roman" w:cs="Times New Roman"/>
                <w:rPrChange w:id="3278" w:author="WESLEY DOS SANTOS GATINHO" w:date="2025-06-13T20:43:00Z">
                  <w:rPr/>
                </w:rPrChange>
              </w:rPr>
              <w:pPrChange w:id="3279" w:author="WESLEY DOS SANTOS GATINHO" w:date="2025-06-13T20:45:00Z">
                <w:pPr/>
              </w:pPrChange>
            </w:pPr>
            <w:ins w:id="3280" w:author="HUGO SAMUEL DE LIMA OLIVEIRA" w:date="2025-06-13T02:30:00Z">
              <w:r w:rsidRPr="001F772C">
                <w:rPr>
                  <w:rFonts w:ascii="Times New Roman" w:hAnsi="Times New Roman" w:cs="Times New Roman"/>
                  <w:noProof/>
                  <w:rPrChange w:id="3281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5435DE56" wp14:editId="5D0223CF">
                        <wp:extent cx="304800" cy="304800"/>
                        <wp:effectExtent l="0" t="0" r="0" b="0"/>
                        <wp:docPr id="1713673161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75D643B0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3282" w:author="HUGO SAMUEL DE LIMA OLIVEIRA" w:date="2025-06-13T02:31:00Z">
              <w:r w:rsidR="1A59B7A7" w:rsidRPr="001F772C">
                <w:rPr>
                  <w:rFonts w:ascii="Times New Roman" w:hAnsi="Times New Roman" w:cs="Times New Roman"/>
                  <w:noProof/>
                  <w:rPrChange w:id="3283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7E1CD20F" wp14:editId="2A985287">
                    <wp:extent cx="5072504" cy="2695575"/>
                    <wp:effectExtent l="0" t="0" r="0" b="0"/>
                    <wp:docPr id="1919294831" name="Imagem 1919294831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83681" cy="27015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6886E60D" w14:textId="77777777" w:rsidTr="0052193D">
        <w:trPr>
          <w:trHeight w:val="300"/>
          <w:ins w:id="3284" w:author="HUGO SAMUEL DE LIMA OLIVEIRA" w:date="2025-06-13T02:30:00Z"/>
          <w:trPrChange w:id="3285" w:author="WESLEY DOS SANTOS GATINHO" w:date="2025-06-13T21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286" w:author="WESLEY DOS SANTOS GATINHO" w:date="2025-06-13T21:06:00Z">
              <w:tcPr>
                <w:tcW w:w="9061" w:type="dxa"/>
                <w:gridSpan w:val="2"/>
              </w:tcPr>
            </w:tcPrChange>
          </w:tcPr>
          <w:p w14:paraId="13B75576" w14:textId="77777777" w:rsidR="1EF23762" w:rsidRDefault="1EF23762">
            <w:pPr>
              <w:spacing w:line="276" w:lineRule="auto"/>
              <w:jc w:val="center"/>
              <w:rPr>
                <w:ins w:id="3287" w:author="HUGO SAMUEL DE LIMA OLIVEIRA" w:date="2025-08-08T17:32:00Z"/>
                <w:rFonts w:ascii="Times New Roman" w:hAnsi="Times New Roman" w:cs="Times New Roman"/>
                <w:b/>
                <w:bCs/>
                <w:lang w:val="pt-PT"/>
              </w:rPr>
            </w:pPr>
            <w:ins w:id="3288" w:author="HUGO SAMUEL DE LIMA OLIVEIRA" w:date="2025-06-13T02:30:00Z">
              <w:r w:rsidRPr="0052193D">
                <w:rPr>
                  <w:rFonts w:ascii="Times New Roman" w:hAnsi="Times New Roman" w:cs="Times New Roman"/>
                  <w:b/>
                  <w:bCs/>
                  <w:lang w:val="pt-PT"/>
                  <w:rPrChange w:id="3289" w:author="WESLEY DOS SANTOS GATINHO" w:date="2025-06-13T21:06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  <w:p w14:paraId="3E3DBA90" w14:textId="0308DBFA" w:rsidR="003D0E17" w:rsidRPr="0052193D" w:rsidRDefault="003D0E1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3290" w:author="WESLEY DOS SANTOS GATINHO" w:date="2025-06-13T21:06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291" w:author="WESLEY DOS SANTOS GATINHO" w:date="2025-06-13T20:45:00Z">
                <w:pPr>
                  <w:jc w:val="center"/>
                </w:pPr>
              </w:pPrChange>
            </w:pPr>
          </w:p>
        </w:tc>
      </w:tr>
    </w:tbl>
    <w:p w14:paraId="255ABD4B" w14:textId="7351E5AC" w:rsidR="003D0E17" w:rsidRPr="003D0E17" w:rsidRDefault="003D0E17" w:rsidP="003D0E17">
      <w:pPr>
        <w:spacing w:line="276" w:lineRule="auto"/>
        <w:rPr>
          <w:ins w:id="3292" w:author="HUGO SAMUEL DE LIMA OLIVEIRA" w:date="2025-08-08T17:32:00Z"/>
          <w:rFonts w:ascii="Times New Roman" w:hAnsi="Times New Roman" w:cs="Times New Roman"/>
          <w:b/>
          <w:bCs/>
        </w:rPr>
      </w:pPr>
      <w:ins w:id="3293" w:author="HUGO SAMUEL DE LIMA OLIVEIRA" w:date="2025-08-08T17:32:00Z">
        <w:r>
          <w:rPr>
            <w:rFonts w:ascii="Times New Roman" w:hAnsi="Times New Roman" w:cs="Times New Roman"/>
            <w:b/>
            <w:bCs/>
          </w:rPr>
          <w:t>5.2.1</w:t>
        </w:r>
        <w:r w:rsidRPr="003D0E17">
          <w:rPr>
            <w:rFonts w:ascii="Times New Roman" w:hAnsi="Times New Roman" w:cs="Times New Roman"/>
            <w:b/>
            <w:bCs/>
          </w:rPr>
          <w:t>. Descrição Geral</w:t>
        </w:r>
        <w:r>
          <w:rPr>
            <w:rFonts w:ascii="Times New Roman" w:hAnsi="Times New Roman" w:cs="Times New Roman"/>
            <w:b/>
            <w:bCs/>
          </w:rPr>
          <w:t xml:space="preserve"> </w:t>
        </w:r>
        <w:r w:rsidRPr="007D6BD3">
          <w:rPr>
            <w:rFonts w:ascii="Times New Roman" w:eastAsia="Times New Roman" w:hAnsi="Times New Roman" w:cs="Times New Roman"/>
            <w:b/>
            <w:bCs/>
            <w:lang w:val="pt-PT"/>
          </w:rPr>
          <w:t>Canto Superior Direito</w:t>
        </w:r>
      </w:ins>
    </w:p>
    <w:p w14:paraId="251CA32A" w14:textId="77777777" w:rsidR="003D0E17" w:rsidRPr="003D0E17" w:rsidRDefault="003D0E17" w:rsidP="003D0E17">
      <w:pPr>
        <w:spacing w:line="276" w:lineRule="auto"/>
        <w:rPr>
          <w:ins w:id="3294" w:author="HUGO SAMUEL DE LIMA OLIVEIRA" w:date="2025-08-08T17:32:00Z"/>
          <w:rFonts w:ascii="Times New Roman" w:hAnsi="Times New Roman" w:cs="Times New Roman"/>
        </w:rPr>
      </w:pPr>
      <w:ins w:id="3295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Este segmento do diagrama de classes modela a funcionalidade de </w:t>
        </w:r>
        <w:r w:rsidRPr="003D0E17">
          <w:rPr>
            <w:rFonts w:ascii="Times New Roman" w:hAnsi="Times New Roman" w:cs="Times New Roman"/>
            <w:b/>
            <w:bCs/>
          </w:rPr>
          <w:t>interação do usuário com um assistente de Inteligência Artificial (IA)</w:t>
        </w:r>
        <w:r w:rsidRPr="003D0E17">
          <w:rPr>
            <w:rFonts w:ascii="Times New Roman" w:hAnsi="Times New Roman" w:cs="Times New Roman"/>
          </w:rPr>
          <w:t xml:space="preserve"> dentro do sistema de fitness. Ele detalha como as informações do usuário são gerenciadas, como suas interações com a IA são registradas e qual serviço é responsável por gerar as respostas da IA. O fluxo principal representado é: um 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 xml:space="preserve"> faz uma pergunta (prompt), o </w:t>
        </w:r>
        <w:proofErr w:type="spellStart"/>
        <w:r w:rsidRPr="003D0E17">
          <w:rPr>
            <w:rFonts w:ascii="Times New Roman" w:hAnsi="Times New Roman" w:cs="Times New Roman"/>
          </w:rPr>
          <w:t>ServicoGeradorIA</w:t>
        </w:r>
        <w:proofErr w:type="spellEnd"/>
        <w:r w:rsidRPr="003D0E17">
          <w:rPr>
            <w:rFonts w:ascii="Times New Roman" w:hAnsi="Times New Roman" w:cs="Times New Roman"/>
          </w:rPr>
          <w:t xml:space="preserve"> processa essa pergunta para criar uma resposta, e a conversa completa é armazenada como um </w:t>
        </w:r>
        <w:proofErr w:type="spellStart"/>
        <w:r w:rsidRPr="003D0E17">
          <w:rPr>
            <w:rFonts w:ascii="Times New Roman" w:hAnsi="Times New Roman" w:cs="Times New Roman"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</w:rPr>
          <w:t>.</w:t>
        </w:r>
      </w:ins>
    </w:p>
    <w:p w14:paraId="56AC4F95" w14:textId="017C6AB3" w:rsidR="003D0E17" w:rsidRPr="003D0E17" w:rsidRDefault="003D0E17" w:rsidP="003D0E17">
      <w:pPr>
        <w:spacing w:line="276" w:lineRule="auto"/>
        <w:rPr>
          <w:ins w:id="3296" w:author="HUGO SAMUEL DE LIMA OLIVEIRA" w:date="2025-08-08T17:32:00Z"/>
          <w:rFonts w:ascii="Times New Roman" w:hAnsi="Times New Roman" w:cs="Times New Roman"/>
          <w:b/>
          <w:bCs/>
        </w:rPr>
      </w:pPr>
      <w:ins w:id="3297" w:author="HUGO SAMUEL DE LIMA OLIVEIRA" w:date="2025-08-08T17:32:00Z">
        <w:r>
          <w:rPr>
            <w:rFonts w:ascii="Times New Roman" w:hAnsi="Times New Roman" w:cs="Times New Roman"/>
            <w:b/>
            <w:bCs/>
          </w:rPr>
          <w:lastRenderedPageBreak/>
          <w:t>5.</w:t>
        </w:r>
        <w:r w:rsidRPr="003D0E17">
          <w:rPr>
            <w:rFonts w:ascii="Times New Roman" w:hAnsi="Times New Roman" w:cs="Times New Roman"/>
            <w:b/>
            <w:bCs/>
          </w:rPr>
          <w:t>2</w:t>
        </w:r>
        <w:r>
          <w:rPr>
            <w:rFonts w:ascii="Times New Roman" w:hAnsi="Times New Roman" w:cs="Times New Roman"/>
            <w:b/>
            <w:bCs/>
          </w:rPr>
          <w:t>.2</w:t>
        </w:r>
        <w:r w:rsidRPr="003D0E17">
          <w:rPr>
            <w:rFonts w:ascii="Times New Roman" w:hAnsi="Times New Roman" w:cs="Times New Roman"/>
            <w:b/>
            <w:bCs/>
          </w:rPr>
          <w:t>. Classes</w:t>
        </w:r>
      </w:ins>
    </w:p>
    <w:p w14:paraId="2B75F25A" w14:textId="77777777" w:rsidR="003D0E17" w:rsidRPr="003D0E17" w:rsidRDefault="003D0E17" w:rsidP="003D0E17">
      <w:pPr>
        <w:spacing w:line="276" w:lineRule="auto"/>
        <w:rPr>
          <w:ins w:id="3298" w:author="HUGO SAMUEL DE LIMA OLIVEIRA" w:date="2025-08-08T17:32:00Z"/>
          <w:rFonts w:ascii="Times New Roman" w:hAnsi="Times New Roman" w:cs="Times New Roman"/>
        </w:rPr>
      </w:pPr>
      <w:ins w:id="3299" w:author="HUGO SAMUEL DE LIMA OLIVEIRA" w:date="2025-08-08T17:32:00Z">
        <w:r w:rsidRPr="003D0E17">
          <w:rPr>
            <w:rFonts w:ascii="Times New Roman" w:hAnsi="Times New Roman" w:cs="Times New Roman"/>
          </w:rPr>
          <w:t>A seguir, a descrição detalhada de cada classe presente no diagrama.</w:t>
        </w:r>
      </w:ins>
    </w:p>
    <w:p w14:paraId="66DF3DC3" w14:textId="77777777" w:rsidR="003D0E17" w:rsidRPr="003D0E17" w:rsidRDefault="003D0E17" w:rsidP="003D0E17">
      <w:pPr>
        <w:spacing w:line="276" w:lineRule="auto"/>
        <w:rPr>
          <w:ins w:id="3300" w:author="HUGO SAMUEL DE LIMA OLIVEIRA" w:date="2025-08-08T17:32:00Z"/>
          <w:rFonts w:ascii="Times New Roman" w:hAnsi="Times New Roman" w:cs="Times New Roman"/>
          <w:b/>
          <w:bCs/>
        </w:rPr>
      </w:pPr>
      <w:ins w:id="3301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3D0E17">
          <w:rPr>
            <w:rFonts w:ascii="Times New Roman" w:hAnsi="Times New Roman" w:cs="Times New Roman"/>
            <w:b/>
            <w:bCs/>
          </w:rPr>
          <w:t>Usuario</w:t>
        </w:r>
        <w:proofErr w:type="spellEnd"/>
      </w:ins>
    </w:p>
    <w:p w14:paraId="1D513E3B" w14:textId="77777777" w:rsidR="003D0E17" w:rsidRPr="003D0E17" w:rsidRDefault="003D0E17" w:rsidP="003D0E17">
      <w:pPr>
        <w:numPr>
          <w:ilvl w:val="0"/>
          <w:numId w:val="86"/>
        </w:numPr>
        <w:spacing w:line="276" w:lineRule="auto"/>
        <w:rPr>
          <w:ins w:id="3302" w:author="HUGO SAMUEL DE LIMA OLIVEIRA" w:date="2025-08-08T17:32:00Z"/>
          <w:rFonts w:ascii="Times New Roman" w:hAnsi="Times New Roman" w:cs="Times New Roman"/>
        </w:rPr>
      </w:pPr>
      <w:ins w:id="3303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Descrição:</w:t>
        </w:r>
        <w:r w:rsidRPr="003D0E17">
          <w:rPr>
            <w:rFonts w:ascii="Times New Roman" w:hAnsi="Times New Roman" w:cs="Times New Roman"/>
          </w:rPr>
          <w:t xml:space="preserve"> Representa o usuário final da aplicação. Esta classe é central para o sistema, armazenando dados pessoais, credenciais de acesso e informações físicas relevantes. Ela também define as operações básicas que um usuário pode realizar em seu perfil.</w:t>
        </w:r>
      </w:ins>
    </w:p>
    <w:p w14:paraId="50CD0F7C" w14:textId="77777777" w:rsidR="003D0E17" w:rsidRPr="003D0E17" w:rsidRDefault="003D0E17" w:rsidP="003D0E17">
      <w:pPr>
        <w:numPr>
          <w:ilvl w:val="0"/>
          <w:numId w:val="86"/>
        </w:numPr>
        <w:spacing w:line="276" w:lineRule="auto"/>
        <w:rPr>
          <w:ins w:id="3304" w:author="HUGO SAMUEL DE LIMA OLIVEIRA" w:date="2025-08-08T17:32:00Z"/>
          <w:rFonts w:ascii="Times New Roman" w:hAnsi="Times New Roman" w:cs="Times New Roman"/>
        </w:rPr>
      </w:pPr>
      <w:ins w:id="3305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Atributos:</w:t>
        </w:r>
      </w:ins>
    </w:p>
    <w:p w14:paraId="65D7EEC6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306" w:author="HUGO SAMUEL DE LIMA OLIVEIRA" w:date="2025-08-08T17:32:00Z"/>
          <w:rFonts w:ascii="Times New Roman" w:hAnsi="Times New Roman" w:cs="Times New Roman"/>
        </w:rPr>
      </w:pPr>
      <w:ins w:id="3307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gramStart"/>
        <w:r w:rsidRPr="003D0E17">
          <w:rPr>
            <w:rFonts w:ascii="Times New Roman" w:hAnsi="Times New Roman" w:cs="Times New Roman"/>
          </w:rPr>
          <w:t>nome</w:t>
        </w:r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>: (Privado) Nome completo do usuário.</w:t>
        </w:r>
      </w:ins>
    </w:p>
    <w:p w14:paraId="27EFFCE5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308" w:author="HUGO SAMUEL DE LIMA OLIVEIRA" w:date="2025-08-08T17:32:00Z"/>
          <w:rFonts w:ascii="Times New Roman" w:hAnsi="Times New Roman" w:cs="Times New Roman"/>
        </w:rPr>
      </w:pPr>
      <w:ins w:id="3309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email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>: (Privado) Endereço de e-mail do usuário, provavelmente usado para login.</w:t>
        </w:r>
      </w:ins>
    </w:p>
    <w:p w14:paraId="3CC5A44D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310" w:author="HUGO SAMUEL DE LIMA OLIVEIRA" w:date="2025-08-08T17:32:00Z"/>
          <w:rFonts w:ascii="Times New Roman" w:hAnsi="Times New Roman" w:cs="Times New Roman"/>
        </w:rPr>
      </w:pPr>
      <w:ins w:id="3311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senhaHash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 xml:space="preserve">: (Privado) </w:t>
        </w:r>
        <w:proofErr w:type="spellStart"/>
        <w:r w:rsidRPr="003D0E17">
          <w:rPr>
            <w:rFonts w:ascii="Times New Roman" w:hAnsi="Times New Roman" w:cs="Times New Roman"/>
          </w:rPr>
          <w:t>Hash</w:t>
        </w:r>
        <w:proofErr w:type="spellEnd"/>
        <w:r w:rsidRPr="003D0E17">
          <w:rPr>
            <w:rFonts w:ascii="Times New Roman" w:hAnsi="Times New Roman" w:cs="Times New Roman"/>
          </w:rPr>
          <w:t xml:space="preserve"> da senha do usuário para armazenamento seguro.</w:t>
        </w:r>
      </w:ins>
    </w:p>
    <w:p w14:paraId="053CDFEA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312" w:author="HUGO SAMUEL DE LIMA OLIVEIRA" w:date="2025-08-08T17:32:00Z"/>
          <w:rFonts w:ascii="Times New Roman" w:hAnsi="Times New Roman" w:cs="Times New Roman"/>
        </w:rPr>
      </w:pPr>
      <w:ins w:id="3313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dataNascimento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>: Date: (Privado) Data de nascimento do usuário.</w:t>
        </w:r>
      </w:ins>
    </w:p>
    <w:p w14:paraId="0B66C17E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314" w:author="HUGO SAMUEL DE LIMA OLIVEIRA" w:date="2025-08-08T17:32:00Z"/>
          <w:rFonts w:ascii="Times New Roman" w:hAnsi="Times New Roman" w:cs="Times New Roman"/>
        </w:rPr>
      </w:pPr>
      <w:ins w:id="3315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alturaCm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Float</w:t>
        </w:r>
        <w:proofErr w:type="spellEnd"/>
        <w:r w:rsidRPr="003D0E17">
          <w:rPr>
            <w:rFonts w:ascii="Times New Roman" w:hAnsi="Times New Roman" w:cs="Times New Roman"/>
          </w:rPr>
          <w:t>: (Privado) Altura do usuário em centímetros.</w:t>
        </w:r>
      </w:ins>
    </w:p>
    <w:p w14:paraId="0019BC12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316" w:author="HUGO SAMUEL DE LIMA OLIVEIRA" w:date="2025-08-08T17:32:00Z"/>
          <w:rFonts w:ascii="Times New Roman" w:hAnsi="Times New Roman" w:cs="Times New Roman"/>
        </w:rPr>
      </w:pPr>
      <w:ins w:id="3317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pesoKg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Float</w:t>
        </w:r>
        <w:proofErr w:type="spellEnd"/>
        <w:r w:rsidRPr="003D0E17">
          <w:rPr>
            <w:rFonts w:ascii="Times New Roman" w:hAnsi="Times New Roman" w:cs="Times New Roman"/>
          </w:rPr>
          <w:t>: (Privado) Peso do usuário em quilogramas.</w:t>
        </w:r>
      </w:ins>
    </w:p>
    <w:p w14:paraId="7650A1FA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318" w:author="HUGO SAMUEL DE LIMA OLIVEIRA" w:date="2025-08-08T17:32:00Z"/>
          <w:rFonts w:ascii="Times New Roman" w:hAnsi="Times New Roman" w:cs="Times New Roman"/>
        </w:rPr>
      </w:pPr>
      <w:ins w:id="3319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gramStart"/>
        <w:r w:rsidRPr="003D0E17">
          <w:rPr>
            <w:rFonts w:ascii="Times New Roman" w:hAnsi="Times New Roman" w:cs="Times New Roman"/>
          </w:rPr>
          <w:t>sexo</w:t>
        </w:r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>: (Privado) Sexo/gênero do usuário.</w:t>
        </w:r>
      </w:ins>
    </w:p>
    <w:p w14:paraId="0E62F0CE" w14:textId="77777777" w:rsidR="003D0E17" w:rsidRPr="003D0E17" w:rsidRDefault="003D0E17" w:rsidP="003D0E17">
      <w:pPr>
        <w:numPr>
          <w:ilvl w:val="0"/>
          <w:numId w:val="86"/>
        </w:numPr>
        <w:spacing w:line="276" w:lineRule="auto"/>
        <w:rPr>
          <w:ins w:id="3320" w:author="HUGO SAMUEL DE LIMA OLIVEIRA" w:date="2025-08-08T17:32:00Z"/>
          <w:rFonts w:ascii="Times New Roman" w:hAnsi="Times New Roman" w:cs="Times New Roman"/>
        </w:rPr>
      </w:pPr>
      <w:ins w:id="3321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04BCCF34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322" w:author="HUGO SAMUEL DE LIMA OLIVEIRA" w:date="2025-08-08T17:32:00Z"/>
          <w:rFonts w:ascii="Times New Roman" w:hAnsi="Times New Roman" w:cs="Times New Roman"/>
        </w:rPr>
      </w:pPr>
      <w:ins w:id="3323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+ </w:t>
        </w:r>
        <w:proofErr w:type="gramStart"/>
        <w:r w:rsidRPr="003D0E17">
          <w:rPr>
            <w:rFonts w:ascii="Times New Roman" w:hAnsi="Times New Roman" w:cs="Times New Roman"/>
          </w:rPr>
          <w:t>registrar(</w:t>
        </w:r>
        <w:proofErr w:type="gramEnd"/>
        <w:r w:rsidRPr="003D0E17">
          <w:rPr>
            <w:rFonts w:ascii="Times New Roman" w:hAnsi="Times New Roman" w:cs="Times New Roman"/>
          </w:rPr>
          <w:t xml:space="preserve">): </w:t>
        </w:r>
        <w:proofErr w:type="spellStart"/>
        <w:r w:rsidRPr="003D0E17">
          <w:rPr>
            <w:rFonts w:ascii="Times New Roman" w:hAnsi="Times New Roman" w:cs="Times New Roman"/>
          </w:rPr>
          <w:t>void</w:t>
        </w:r>
        <w:proofErr w:type="spellEnd"/>
        <w:r w:rsidRPr="003D0E17">
          <w:rPr>
            <w:rFonts w:ascii="Times New Roman" w:hAnsi="Times New Roman" w:cs="Times New Roman"/>
          </w:rPr>
          <w:t>: (Público) Realiza o cadastro de um novo usuário no sistema.</w:t>
        </w:r>
      </w:ins>
    </w:p>
    <w:p w14:paraId="5A65B27D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324" w:author="HUGO SAMUEL DE LIMA OLIVEIRA" w:date="2025-08-08T17:32:00Z"/>
          <w:rFonts w:ascii="Times New Roman" w:hAnsi="Times New Roman" w:cs="Times New Roman"/>
        </w:rPr>
      </w:pPr>
      <w:ins w:id="3325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+ </w:t>
        </w:r>
        <w:proofErr w:type="gramStart"/>
        <w:r w:rsidRPr="003D0E17">
          <w:rPr>
            <w:rFonts w:ascii="Times New Roman" w:hAnsi="Times New Roman" w:cs="Times New Roman"/>
          </w:rPr>
          <w:t>login(</w:t>
        </w:r>
        <w:proofErr w:type="gramEnd"/>
        <w:r w:rsidRPr="003D0E17">
          <w:rPr>
            <w:rFonts w:ascii="Times New Roman" w:hAnsi="Times New Roman" w:cs="Times New Roman"/>
          </w:rPr>
          <w:t xml:space="preserve">): </w:t>
        </w:r>
        <w:proofErr w:type="spellStart"/>
        <w:r w:rsidRPr="003D0E17">
          <w:rPr>
            <w:rFonts w:ascii="Times New Roman" w:hAnsi="Times New Roman" w:cs="Times New Roman"/>
          </w:rPr>
          <w:t>void</w:t>
        </w:r>
        <w:proofErr w:type="spellEnd"/>
        <w:r w:rsidRPr="003D0E17">
          <w:rPr>
            <w:rFonts w:ascii="Times New Roman" w:hAnsi="Times New Roman" w:cs="Times New Roman"/>
          </w:rPr>
          <w:t xml:space="preserve">: (Público) </w:t>
        </w:r>
        <w:proofErr w:type="gramStart"/>
        <w:r w:rsidRPr="003D0E17">
          <w:rPr>
            <w:rFonts w:ascii="Times New Roman" w:hAnsi="Times New Roman" w:cs="Times New Roman"/>
          </w:rPr>
          <w:t>Autentica</w:t>
        </w:r>
        <w:proofErr w:type="gramEnd"/>
        <w:r w:rsidRPr="003D0E17">
          <w:rPr>
            <w:rFonts w:ascii="Times New Roman" w:hAnsi="Times New Roman" w:cs="Times New Roman"/>
          </w:rPr>
          <w:t xml:space="preserve"> o usuário no sistema.</w:t>
        </w:r>
      </w:ins>
    </w:p>
    <w:p w14:paraId="0A7D52E2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326" w:author="HUGO SAMUEL DE LIMA OLIVEIRA" w:date="2025-08-08T17:32:00Z"/>
          <w:rFonts w:ascii="Times New Roman" w:hAnsi="Times New Roman" w:cs="Times New Roman"/>
        </w:rPr>
      </w:pPr>
      <w:ins w:id="3327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atualizarPerfil</w:t>
        </w:r>
        <w:proofErr w:type="spellEnd"/>
        <w:r w:rsidRPr="003D0E17">
          <w:rPr>
            <w:rFonts w:ascii="Times New Roman" w:hAnsi="Times New Roman" w:cs="Times New Roman"/>
          </w:rPr>
          <w:t>(</w:t>
        </w:r>
        <w:proofErr w:type="gramEnd"/>
        <w:r w:rsidRPr="003D0E17">
          <w:rPr>
            <w:rFonts w:ascii="Times New Roman" w:hAnsi="Times New Roman" w:cs="Times New Roman"/>
          </w:rPr>
          <w:t xml:space="preserve">): </w:t>
        </w:r>
        <w:proofErr w:type="spellStart"/>
        <w:r w:rsidRPr="003D0E17">
          <w:rPr>
            <w:rFonts w:ascii="Times New Roman" w:hAnsi="Times New Roman" w:cs="Times New Roman"/>
          </w:rPr>
          <w:t>void</w:t>
        </w:r>
        <w:proofErr w:type="spellEnd"/>
        <w:r w:rsidRPr="003D0E17">
          <w:rPr>
            <w:rFonts w:ascii="Times New Roman" w:hAnsi="Times New Roman" w:cs="Times New Roman"/>
          </w:rPr>
          <w:t>: (Público) Permite que o usuário modifique suas informações de perfil.</w:t>
        </w:r>
      </w:ins>
    </w:p>
    <w:p w14:paraId="04E16A0B" w14:textId="77777777" w:rsidR="003D0E17" w:rsidRPr="003D0E17" w:rsidRDefault="003D0E17" w:rsidP="003D0E17">
      <w:pPr>
        <w:numPr>
          <w:ilvl w:val="1"/>
          <w:numId w:val="86"/>
        </w:numPr>
        <w:spacing w:line="276" w:lineRule="auto"/>
        <w:rPr>
          <w:ins w:id="3328" w:author="HUGO SAMUEL DE LIMA OLIVEIRA" w:date="2025-08-08T17:32:00Z"/>
          <w:rFonts w:ascii="Times New Roman" w:hAnsi="Times New Roman" w:cs="Times New Roman"/>
        </w:rPr>
      </w:pPr>
      <w:ins w:id="3329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getIMC</w:t>
        </w:r>
        <w:proofErr w:type="spellEnd"/>
        <w:r w:rsidRPr="003D0E17">
          <w:rPr>
            <w:rFonts w:ascii="Times New Roman" w:hAnsi="Times New Roman" w:cs="Times New Roman"/>
          </w:rPr>
          <w:t>(</w:t>
        </w:r>
        <w:proofErr w:type="gramEnd"/>
        <w:r w:rsidRPr="003D0E17">
          <w:rPr>
            <w:rFonts w:ascii="Times New Roman" w:hAnsi="Times New Roman" w:cs="Times New Roman"/>
          </w:rPr>
          <w:t xml:space="preserve">): </w:t>
        </w:r>
        <w:proofErr w:type="spellStart"/>
        <w:r w:rsidRPr="003D0E17">
          <w:rPr>
            <w:rFonts w:ascii="Times New Roman" w:hAnsi="Times New Roman" w:cs="Times New Roman"/>
          </w:rPr>
          <w:t>Float</w:t>
        </w:r>
        <w:proofErr w:type="spellEnd"/>
        <w:r w:rsidRPr="003D0E17">
          <w:rPr>
            <w:rFonts w:ascii="Times New Roman" w:hAnsi="Times New Roman" w:cs="Times New Roman"/>
          </w:rPr>
          <w:t>: (Público) Calcula e retorna o Índice de Massa Corporal (IMC) do usuário.</w:t>
        </w:r>
      </w:ins>
    </w:p>
    <w:p w14:paraId="56ADD57A" w14:textId="77777777" w:rsidR="003D0E17" w:rsidRPr="003D0E17" w:rsidRDefault="003D0E17" w:rsidP="003D0E17">
      <w:pPr>
        <w:spacing w:line="276" w:lineRule="auto"/>
        <w:rPr>
          <w:ins w:id="3330" w:author="HUGO SAMUEL DE LIMA OLIVEIRA" w:date="2025-08-08T17:32:00Z"/>
          <w:rFonts w:ascii="Times New Roman" w:hAnsi="Times New Roman" w:cs="Times New Roman"/>
          <w:b/>
          <w:bCs/>
        </w:rPr>
      </w:pPr>
      <w:ins w:id="3331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3D0E17">
          <w:rPr>
            <w:rFonts w:ascii="Times New Roman" w:hAnsi="Times New Roman" w:cs="Times New Roman"/>
            <w:b/>
            <w:bCs/>
          </w:rPr>
          <w:t>RegistroInteracaoIA</w:t>
        </w:r>
        <w:proofErr w:type="spellEnd"/>
      </w:ins>
    </w:p>
    <w:p w14:paraId="65E38CF9" w14:textId="77777777" w:rsidR="003D0E17" w:rsidRPr="003D0E17" w:rsidRDefault="003D0E17" w:rsidP="003D0E17">
      <w:pPr>
        <w:numPr>
          <w:ilvl w:val="0"/>
          <w:numId w:val="87"/>
        </w:numPr>
        <w:spacing w:line="276" w:lineRule="auto"/>
        <w:rPr>
          <w:ins w:id="3332" w:author="HUGO SAMUEL DE LIMA OLIVEIRA" w:date="2025-08-08T17:32:00Z"/>
          <w:rFonts w:ascii="Times New Roman" w:hAnsi="Times New Roman" w:cs="Times New Roman"/>
        </w:rPr>
      </w:pPr>
      <w:ins w:id="3333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Descrição:</w:t>
        </w:r>
        <w:r w:rsidRPr="003D0E17">
          <w:rPr>
            <w:rFonts w:ascii="Times New Roman" w:hAnsi="Times New Roman" w:cs="Times New Roman"/>
          </w:rPr>
          <w:t xml:space="preserve"> Modela um único registro de interação entre o usuário e o assistente de IA. Sua responsabilidade é armazenar o histórico de conversas, guardando a pergunta do usuário, a resposta da IA e a data da interação.</w:t>
        </w:r>
      </w:ins>
    </w:p>
    <w:p w14:paraId="65A41C9F" w14:textId="77777777" w:rsidR="003D0E17" w:rsidRPr="003D0E17" w:rsidRDefault="003D0E17" w:rsidP="003D0E17">
      <w:pPr>
        <w:numPr>
          <w:ilvl w:val="0"/>
          <w:numId w:val="87"/>
        </w:numPr>
        <w:spacing w:line="276" w:lineRule="auto"/>
        <w:rPr>
          <w:ins w:id="3334" w:author="HUGO SAMUEL DE LIMA OLIVEIRA" w:date="2025-08-08T17:32:00Z"/>
          <w:rFonts w:ascii="Times New Roman" w:hAnsi="Times New Roman" w:cs="Times New Roman"/>
        </w:rPr>
      </w:pPr>
      <w:ins w:id="3335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Atributos:</w:t>
        </w:r>
      </w:ins>
    </w:p>
    <w:p w14:paraId="63EAFCBE" w14:textId="77777777" w:rsidR="003D0E17" w:rsidRPr="003D0E17" w:rsidRDefault="003D0E17" w:rsidP="003D0E17">
      <w:pPr>
        <w:numPr>
          <w:ilvl w:val="1"/>
          <w:numId w:val="87"/>
        </w:numPr>
        <w:spacing w:line="276" w:lineRule="auto"/>
        <w:rPr>
          <w:ins w:id="3336" w:author="HUGO SAMUEL DE LIMA OLIVEIRA" w:date="2025-08-08T17:32:00Z"/>
          <w:rFonts w:ascii="Times New Roman" w:hAnsi="Times New Roman" w:cs="Times New Roman"/>
        </w:rPr>
      </w:pPr>
      <w:ins w:id="3337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gramStart"/>
        <w:r w:rsidRPr="003D0E17">
          <w:rPr>
            <w:rFonts w:ascii="Times New Roman" w:hAnsi="Times New Roman" w:cs="Times New Roman"/>
          </w:rPr>
          <w:t>data</w:t>
        </w:r>
        <w:proofErr w:type="gramEnd"/>
        <w:r w:rsidRPr="003D0E17">
          <w:rPr>
            <w:rFonts w:ascii="Times New Roman" w:hAnsi="Times New Roman" w:cs="Times New Roman"/>
          </w:rPr>
          <w:t>: Date: (Privado) Data e hora em que a interação ocorreu.</w:t>
        </w:r>
      </w:ins>
    </w:p>
    <w:p w14:paraId="48EEDDF7" w14:textId="77777777" w:rsidR="003D0E17" w:rsidRPr="003D0E17" w:rsidRDefault="003D0E17" w:rsidP="003D0E17">
      <w:pPr>
        <w:numPr>
          <w:ilvl w:val="1"/>
          <w:numId w:val="87"/>
        </w:numPr>
        <w:spacing w:line="276" w:lineRule="auto"/>
        <w:rPr>
          <w:ins w:id="3338" w:author="HUGO SAMUEL DE LIMA OLIVEIRA" w:date="2025-08-08T17:32:00Z"/>
          <w:rFonts w:ascii="Times New Roman" w:hAnsi="Times New Roman" w:cs="Times New Roman"/>
        </w:rPr>
      </w:pPr>
      <w:ins w:id="3339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promptUsuario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>: (Privado) A pergunta ou comando enviado pelo usuário.</w:t>
        </w:r>
      </w:ins>
    </w:p>
    <w:p w14:paraId="0EC61783" w14:textId="77777777" w:rsidR="003D0E17" w:rsidRPr="003D0E17" w:rsidRDefault="003D0E17" w:rsidP="003D0E17">
      <w:pPr>
        <w:numPr>
          <w:ilvl w:val="1"/>
          <w:numId w:val="87"/>
        </w:numPr>
        <w:spacing w:line="276" w:lineRule="auto"/>
        <w:rPr>
          <w:ins w:id="3340" w:author="HUGO SAMUEL DE LIMA OLIVEIRA" w:date="2025-08-08T17:32:00Z"/>
          <w:rFonts w:ascii="Times New Roman" w:hAnsi="Times New Roman" w:cs="Times New Roman"/>
        </w:rPr>
      </w:pPr>
      <w:ins w:id="3341" w:author="HUGO SAMUEL DE LIMA OLIVEIRA" w:date="2025-08-08T17:32:00Z">
        <w:r w:rsidRPr="003D0E17">
          <w:rPr>
            <w:rFonts w:ascii="Times New Roman" w:hAnsi="Times New Roman" w:cs="Times New Roman"/>
          </w:rPr>
          <w:lastRenderedPageBreak/>
          <w:t xml:space="preserve">-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respostaIA</w:t>
        </w:r>
        <w:proofErr w:type="spellEnd"/>
        <w:proofErr w:type="gramEnd"/>
        <w:r w:rsidRPr="003D0E17">
          <w:rPr>
            <w:rFonts w:ascii="Times New Roman" w:hAnsi="Times New Roman" w:cs="Times New Roman"/>
          </w:rPr>
          <w:t xml:space="preserve">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>: (Privado) A resposta gerada pela IA.</w:t>
        </w:r>
      </w:ins>
    </w:p>
    <w:p w14:paraId="6080BAB4" w14:textId="77777777" w:rsidR="003D0E17" w:rsidRPr="003D0E17" w:rsidRDefault="003D0E17" w:rsidP="003D0E17">
      <w:pPr>
        <w:numPr>
          <w:ilvl w:val="0"/>
          <w:numId w:val="87"/>
        </w:numPr>
        <w:spacing w:line="276" w:lineRule="auto"/>
        <w:rPr>
          <w:ins w:id="3342" w:author="HUGO SAMUEL DE LIMA OLIVEIRA" w:date="2025-08-08T17:32:00Z"/>
          <w:rFonts w:ascii="Times New Roman" w:hAnsi="Times New Roman" w:cs="Times New Roman"/>
        </w:rPr>
      </w:pPr>
      <w:ins w:id="3343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45877B7C" w14:textId="77777777" w:rsidR="003D0E17" w:rsidRPr="003D0E17" w:rsidRDefault="003D0E17" w:rsidP="003D0E17">
      <w:pPr>
        <w:numPr>
          <w:ilvl w:val="1"/>
          <w:numId w:val="87"/>
        </w:numPr>
        <w:spacing w:line="276" w:lineRule="auto"/>
        <w:rPr>
          <w:ins w:id="3344" w:author="HUGO SAMUEL DE LIMA OLIVEIRA" w:date="2025-08-08T17:32:00Z"/>
          <w:rFonts w:ascii="Times New Roman" w:hAnsi="Times New Roman" w:cs="Times New Roman"/>
        </w:rPr>
      </w:pPr>
      <w:ins w:id="3345" w:author="HUGO SAMUEL DE LIMA OLIVEIRA" w:date="2025-08-08T17:32:00Z">
        <w:r w:rsidRPr="003D0E17">
          <w:rPr>
            <w:rFonts w:ascii="Times New Roman" w:hAnsi="Times New Roman" w:cs="Times New Roman"/>
          </w:rPr>
          <w:t>Nenhum método é especificado, indicando que esta é primariamente uma classe de dados (entidade ou DTO).</w:t>
        </w:r>
      </w:ins>
    </w:p>
    <w:p w14:paraId="799913B1" w14:textId="77777777" w:rsidR="003D0E17" w:rsidRPr="003D0E17" w:rsidRDefault="003D0E17" w:rsidP="003D0E17">
      <w:pPr>
        <w:spacing w:line="276" w:lineRule="auto"/>
        <w:rPr>
          <w:ins w:id="3346" w:author="HUGO SAMUEL DE LIMA OLIVEIRA" w:date="2025-08-08T17:32:00Z"/>
          <w:rFonts w:ascii="Times New Roman" w:hAnsi="Times New Roman" w:cs="Times New Roman"/>
          <w:b/>
          <w:bCs/>
        </w:rPr>
      </w:pPr>
      <w:ins w:id="3347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3D0E17">
          <w:rPr>
            <w:rFonts w:ascii="Times New Roman" w:hAnsi="Times New Roman" w:cs="Times New Roman"/>
            <w:b/>
            <w:bCs/>
          </w:rPr>
          <w:t>ServicoGeradorIA</w:t>
        </w:r>
        <w:proofErr w:type="spellEnd"/>
      </w:ins>
    </w:p>
    <w:p w14:paraId="009570BB" w14:textId="77777777" w:rsidR="003D0E17" w:rsidRPr="003D0E17" w:rsidRDefault="003D0E17" w:rsidP="003D0E17">
      <w:pPr>
        <w:numPr>
          <w:ilvl w:val="0"/>
          <w:numId w:val="88"/>
        </w:numPr>
        <w:spacing w:line="276" w:lineRule="auto"/>
        <w:rPr>
          <w:ins w:id="3348" w:author="HUGO SAMUEL DE LIMA OLIVEIRA" w:date="2025-08-08T17:32:00Z"/>
          <w:rFonts w:ascii="Times New Roman" w:hAnsi="Times New Roman" w:cs="Times New Roman"/>
        </w:rPr>
      </w:pPr>
      <w:ins w:id="3349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Descrição:</w:t>
        </w:r>
        <w:r w:rsidRPr="003D0E17">
          <w:rPr>
            <w:rFonts w:ascii="Times New Roman" w:hAnsi="Times New Roman" w:cs="Times New Roman"/>
          </w:rPr>
          <w:t xml:space="preserve"> É uma classe de serviço responsável pela lógica de negócio da Inteligência Artificial. Sua principal função é receber um prompt do usuário e invocar um modelo de IA para gerar uma resposta textual coerente.</w:t>
        </w:r>
      </w:ins>
    </w:p>
    <w:p w14:paraId="00125A21" w14:textId="77777777" w:rsidR="003D0E17" w:rsidRPr="003D0E17" w:rsidRDefault="003D0E17" w:rsidP="003D0E17">
      <w:pPr>
        <w:numPr>
          <w:ilvl w:val="0"/>
          <w:numId w:val="88"/>
        </w:numPr>
        <w:spacing w:line="276" w:lineRule="auto"/>
        <w:rPr>
          <w:ins w:id="3350" w:author="HUGO SAMUEL DE LIMA OLIVEIRA" w:date="2025-08-08T17:32:00Z"/>
          <w:rFonts w:ascii="Times New Roman" w:hAnsi="Times New Roman" w:cs="Times New Roman"/>
        </w:rPr>
      </w:pPr>
      <w:ins w:id="3351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Atributos:</w:t>
        </w:r>
      </w:ins>
    </w:p>
    <w:p w14:paraId="5B184D33" w14:textId="77777777" w:rsidR="003D0E17" w:rsidRPr="003D0E17" w:rsidRDefault="003D0E17" w:rsidP="003D0E17">
      <w:pPr>
        <w:numPr>
          <w:ilvl w:val="1"/>
          <w:numId w:val="88"/>
        </w:numPr>
        <w:spacing w:line="276" w:lineRule="auto"/>
        <w:rPr>
          <w:ins w:id="3352" w:author="HUGO SAMUEL DE LIMA OLIVEIRA" w:date="2025-08-08T17:32:00Z"/>
          <w:rFonts w:ascii="Times New Roman" w:hAnsi="Times New Roman" w:cs="Times New Roman"/>
        </w:rPr>
      </w:pPr>
      <w:ins w:id="3353" w:author="HUGO SAMUEL DE LIMA OLIVEIRA" w:date="2025-08-08T17:32:00Z">
        <w:r w:rsidRPr="003D0E17">
          <w:rPr>
            <w:rFonts w:ascii="Times New Roman" w:hAnsi="Times New Roman" w:cs="Times New Roman"/>
          </w:rPr>
          <w:t>Nenhum atributo é especificado.</w:t>
        </w:r>
      </w:ins>
    </w:p>
    <w:p w14:paraId="4E567F1E" w14:textId="77777777" w:rsidR="003D0E17" w:rsidRPr="003D0E17" w:rsidRDefault="003D0E17" w:rsidP="003D0E17">
      <w:pPr>
        <w:numPr>
          <w:ilvl w:val="0"/>
          <w:numId w:val="88"/>
        </w:numPr>
        <w:spacing w:line="276" w:lineRule="auto"/>
        <w:rPr>
          <w:ins w:id="3354" w:author="HUGO SAMUEL DE LIMA OLIVEIRA" w:date="2025-08-08T17:32:00Z"/>
          <w:rFonts w:ascii="Times New Roman" w:hAnsi="Times New Roman" w:cs="Times New Roman"/>
        </w:rPr>
      </w:pPr>
      <w:ins w:id="3355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67579091" w14:textId="77777777" w:rsidR="003D0E17" w:rsidRPr="003D0E17" w:rsidRDefault="003D0E17" w:rsidP="003D0E17">
      <w:pPr>
        <w:numPr>
          <w:ilvl w:val="1"/>
          <w:numId w:val="88"/>
        </w:numPr>
        <w:spacing w:line="276" w:lineRule="auto"/>
        <w:rPr>
          <w:ins w:id="3356" w:author="HUGO SAMUEL DE LIMA OLIVEIRA" w:date="2025-08-08T17:32:00Z"/>
          <w:rFonts w:ascii="Times New Roman" w:hAnsi="Times New Roman" w:cs="Times New Roman"/>
        </w:rPr>
      </w:pPr>
      <w:ins w:id="3357" w:author="HUGO SAMUEL DE LIMA OLIVEIRA" w:date="2025-08-08T17:32:00Z">
        <w:r w:rsidRPr="003D0E17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3D0E17">
          <w:rPr>
            <w:rFonts w:ascii="Times New Roman" w:hAnsi="Times New Roman" w:cs="Times New Roman"/>
          </w:rPr>
          <w:t>gerarResposta</w:t>
        </w:r>
        <w:proofErr w:type="spellEnd"/>
        <w:r w:rsidRPr="003D0E17">
          <w:rPr>
            <w:rFonts w:ascii="Times New Roman" w:hAnsi="Times New Roman" w:cs="Times New Roman"/>
          </w:rPr>
          <w:t>(</w:t>
        </w:r>
        <w:proofErr w:type="gramEnd"/>
        <w:r w:rsidRPr="003D0E17">
          <w:rPr>
            <w:rFonts w:ascii="Times New Roman" w:hAnsi="Times New Roman" w:cs="Times New Roman"/>
          </w:rPr>
          <w:t xml:space="preserve">prompt: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 xml:space="preserve">):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 xml:space="preserve">: (Público) Recebe uma 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 xml:space="preserve"> (prompt) como parâmetro e retorna a resposta (</w:t>
        </w:r>
        <w:proofErr w:type="spellStart"/>
        <w:r w:rsidRPr="003D0E17">
          <w:rPr>
            <w:rFonts w:ascii="Times New Roman" w:hAnsi="Times New Roman" w:cs="Times New Roman"/>
          </w:rPr>
          <w:t>String</w:t>
        </w:r>
        <w:proofErr w:type="spellEnd"/>
        <w:r w:rsidRPr="003D0E17">
          <w:rPr>
            <w:rFonts w:ascii="Times New Roman" w:hAnsi="Times New Roman" w:cs="Times New Roman"/>
          </w:rPr>
          <w:t>) gerada pela IA.</w:t>
        </w:r>
      </w:ins>
    </w:p>
    <w:p w14:paraId="2551EF62" w14:textId="65E06F3C" w:rsidR="003D0E17" w:rsidRPr="003D0E17" w:rsidRDefault="003D0E17" w:rsidP="003D0E17">
      <w:pPr>
        <w:spacing w:line="276" w:lineRule="auto"/>
        <w:rPr>
          <w:ins w:id="3358" w:author="HUGO SAMUEL DE LIMA OLIVEIRA" w:date="2025-08-08T17:32:00Z"/>
          <w:rFonts w:ascii="Times New Roman" w:hAnsi="Times New Roman" w:cs="Times New Roman"/>
          <w:b/>
          <w:bCs/>
        </w:rPr>
      </w:pPr>
      <w:ins w:id="3359" w:author="HUGO SAMUEL DE LIMA OLIVEIRA" w:date="2025-08-08T17:32:00Z">
        <w:r>
          <w:rPr>
            <w:rFonts w:ascii="Times New Roman" w:hAnsi="Times New Roman" w:cs="Times New Roman"/>
            <w:b/>
            <w:bCs/>
          </w:rPr>
          <w:t>5.</w:t>
        </w:r>
        <w:r w:rsidRPr="003D0E17">
          <w:rPr>
            <w:rFonts w:ascii="Times New Roman" w:hAnsi="Times New Roman" w:cs="Times New Roman"/>
            <w:b/>
            <w:bCs/>
          </w:rPr>
          <w:t>2</w:t>
        </w:r>
        <w:r>
          <w:rPr>
            <w:rFonts w:ascii="Times New Roman" w:hAnsi="Times New Roman" w:cs="Times New Roman"/>
            <w:b/>
            <w:bCs/>
          </w:rPr>
          <w:t>.3</w:t>
        </w:r>
        <w:r w:rsidRPr="003D0E17">
          <w:rPr>
            <w:rFonts w:ascii="Times New Roman" w:hAnsi="Times New Roman" w:cs="Times New Roman"/>
            <w:b/>
            <w:bCs/>
          </w:rPr>
          <w:t>. Relacionamentos</w:t>
        </w:r>
      </w:ins>
    </w:p>
    <w:p w14:paraId="53593ADF" w14:textId="77777777" w:rsidR="003D0E17" w:rsidRPr="003D0E17" w:rsidRDefault="003D0E17" w:rsidP="003D0E17">
      <w:pPr>
        <w:numPr>
          <w:ilvl w:val="0"/>
          <w:numId w:val="89"/>
        </w:numPr>
        <w:spacing w:line="276" w:lineRule="auto"/>
        <w:rPr>
          <w:ins w:id="3360" w:author="HUGO SAMUEL DE LIMA OLIVEIRA" w:date="2025-08-08T17:32:00Z"/>
          <w:rFonts w:ascii="Times New Roman" w:hAnsi="Times New Roman" w:cs="Times New Roman"/>
        </w:rPr>
      </w:pPr>
      <w:proofErr w:type="spellStart"/>
      <w:ins w:id="3361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Usuario</w:t>
        </w:r>
        <w:proofErr w:type="spellEnd"/>
        <w:r w:rsidRPr="003D0E17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3D0E17">
          <w:rPr>
            <w:rFonts w:ascii="Times New Roman" w:hAnsi="Times New Roman" w:cs="Times New Roman"/>
            <w:b/>
            <w:bCs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  <w:b/>
            <w:bCs/>
          </w:rPr>
          <w:t xml:space="preserve"> (Associação)</w:t>
        </w:r>
      </w:ins>
    </w:p>
    <w:p w14:paraId="213466AA" w14:textId="77777777" w:rsidR="003D0E17" w:rsidRPr="003D0E17" w:rsidRDefault="003D0E17" w:rsidP="003D0E17">
      <w:pPr>
        <w:numPr>
          <w:ilvl w:val="1"/>
          <w:numId w:val="89"/>
        </w:numPr>
        <w:spacing w:line="276" w:lineRule="auto"/>
        <w:rPr>
          <w:ins w:id="3362" w:author="HUGO SAMUEL DE LIMA OLIVEIRA" w:date="2025-08-08T17:32:00Z"/>
          <w:rFonts w:ascii="Times New Roman" w:hAnsi="Times New Roman" w:cs="Times New Roman"/>
        </w:rPr>
      </w:pPr>
      <w:ins w:id="3363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Natureza:</w:t>
        </w:r>
        <w:r w:rsidRPr="003D0E17">
          <w:rPr>
            <w:rFonts w:ascii="Times New Roman" w:hAnsi="Times New Roman" w:cs="Times New Roman"/>
          </w:rPr>
          <w:t xml:space="preserve"> Um 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 xml:space="preserve"> </w:t>
        </w:r>
        <w:r w:rsidRPr="003D0E17">
          <w:rPr>
            <w:rFonts w:ascii="Times New Roman" w:hAnsi="Times New Roman" w:cs="Times New Roman"/>
            <w:b/>
            <w:bCs/>
          </w:rPr>
          <w:t>registra</w:t>
        </w:r>
        <w:r w:rsidRPr="003D0E17">
          <w:rPr>
            <w:rFonts w:ascii="Times New Roman" w:hAnsi="Times New Roman" w:cs="Times New Roman"/>
          </w:rPr>
          <w:t xml:space="preserve"> uma ou mais interações. É uma associação direta onde um objeto 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 xml:space="preserve"> está ligado a um conjunto de objetos </w:t>
        </w:r>
        <w:proofErr w:type="spellStart"/>
        <w:r w:rsidRPr="003D0E17">
          <w:rPr>
            <w:rFonts w:ascii="Times New Roman" w:hAnsi="Times New Roman" w:cs="Times New Roman"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</w:rPr>
          <w:t>.</w:t>
        </w:r>
      </w:ins>
    </w:p>
    <w:p w14:paraId="72533F94" w14:textId="77777777" w:rsidR="003D0E17" w:rsidRPr="003D0E17" w:rsidRDefault="003D0E17" w:rsidP="003D0E17">
      <w:pPr>
        <w:numPr>
          <w:ilvl w:val="1"/>
          <w:numId w:val="89"/>
        </w:numPr>
        <w:spacing w:line="276" w:lineRule="auto"/>
        <w:rPr>
          <w:ins w:id="3364" w:author="HUGO SAMUEL DE LIMA OLIVEIRA" w:date="2025-08-08T17:32:00Z"/>
          <w:rFonts w:ascii="Times New Roman" w:hAnsi="Times New Roman" w:cs="Times New Roman"/>
        </w:rPr>
      </w:pPr>
      <w:ins w:id="3365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Multiplicidade:</w:t>
        </w:r>
        <w:r w:rsidRPr="003D0E17">
          <w:rPr>
            <w:rFonts w:ascii="Times New Roman" w:hAnsi="Times New Roman" w:cs="Times New Roman"/>
          </w:rPr>
          <w:t xml:space="preserve"> 1 para </w:t>
        </w:r>
        <w:proofErr w:type="gramStart"/>
        <w:r w:rsidRPr="003D0E17">
          <w:rPr>
            <w:rFonts w:ascii="Times New Roman" w:hAnsi="Times New Roman" w:cs="Times New Roman"/>
          </w:rPr>
          <w:t>0..</w:t>
        </w:r>
        <w:proofErr w:type="gramEnd"/>
        <w:r w:rsidRPr="003D0E17">
          <w:rPr>
            <w:rFonts w:ascii="Times New Roman" w:hAnsi="Times New Roman" w:cs="Times New Roman"/>
          </w:rPr>
          <w:t xml:space="preserve">*. Isso significa que um 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 xml:space="preserve"> pode ter zero ou muitas interações registradas, mas cada </w:t>
        </w:r>
        <w:proofErr w:type="spellStart"/>
        <w:r w:rsidRPr="003D0E17">
          <w:rPr>
            <w:rFonts w:ascii="Times New Roman" w:hAnsi="Times New Roman" w:cs="Times New Roman"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</w:rPr>
          <w:t xml:space="preserve"> pertence a exatamente um </w:t>
        </w:r>
        <w:proofErr w:type="spellStart"/>
        <w:r w:rsidRPr="003D0E17">
          <w:rPr>
            <w:rFonts w:ascii="Times New Roman" w:hAnsi="Times New Roman" w:cs="Times New Roman"/>
          </w:rPr>
          <w:t>Usuario</w:t>
        </w:r>
        <w:proofErr w:type="spellEnd"/>
        <w:r w:rsidRPr="003D0E17">
          <w:rPr>
            <w:rFonts w:ascii="Times New Roman" w:hAnsi="Times New Roman" w:cs="Times New Roman"/>
          </w:rPr>
          <w:t>.</w:t>
        </w:r>
      </w:ins>
    </w:p>
    <w:p w14:paraId="7EBAF6F7" w14:textId="77777777" w:rsidR="003D0E17" w:rsidRPr="003D0E17" w:rsidRDefault="003D0E17" w:rsidP="003D0E17">
      <w:pPr>
        <w:numPr>
          <w:ilvl w:val="0"/>
          <w:numId w:val="89"/>
        </w:numPr>
        <w:spacing w:line="276" w:lineRule="auto"/>
        <w:rPr>
          <w:ins w:id="3366" w:author="HUGO SAMUEL DE LIMA OLIVEIRA" w:date="2025-08-08T17:32:00Z"/>
          <w:rFonts w:ascii="Times New Roman" w:hAnsi="Times New Roman" w:cs="Times New Roman"/>
        </w:rPr>
      </w:pPr>
      <w:proofErr w:type="spellStart"/>
      <w:ins w:id="3367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3D0E17">
          <w:rPr>
            <w:rFonts w:ascii="Times New Roman" w:hAnsi="Times New Roman" w:cs="Times New Roman"/>
            <w:b/>
            <w:bCs/>
          </w:rPr>
          <w:t>ServicoGeradorIA</w:t>
        </w:r>
        <w:proofErr w:type="spellEnd"/>
        <w:r w:rsidRPr="003D0E17">
          <w:rPr>
            <w:rFonts w:ascii="Times New Roman" w:hAnsi="Times New Roman" w:cs="Times New Roman"/>
            <w:b/>
            <w:bCs/>
          </w:rPr>
          <w:t xml:space="preserve"> (Dependência)</w:t>
        </w:r>
      </w:ins>
    </w:p>
    <w:p w14:paraId="74D81BC1" w14:textId="372A4DB0" w:rsidR="003D0E17" w:rsidRDefault="003D0E17" w:rsidP="00E13A6A">
      <w:pPr>
        <w:numPr>
          <w:ilvl w:val="1"/>
          <w:numId w:val="89"/>
        </w:numPr>
        <w:spacing w:line="276" w:lineRule="auto"/>
        <w:rPr>
          <w:ins w:id="3368" w:author="HUGO SAMUEL DE LIMA OLIVEIRA" w:date="2025-08-08T17:33:00Z"/>
          <w:rFonts w:ascii="Times New Roman" w:hAnsi="Times New Roman" w:cs="Times New Roman"/>
        </w:rPr>
      </w:pPr>
      <w:ins w:id="3369" w:author="HUGO SAMUEL DE LIMA OLIVEIRA" w:date="2025-08-08T17:32:00Z">
        <w:r w:rsidRPr="003D0E17">
          <w:rPr>
            <w:rFonts w:ascii="Times New Roman" w:hAnsi="Times New Roman" w:cs="Times New Roman"/>
            <w:b/>
            <w:bCs/>
          </w:rPr>
          <w:t>Natureza:</w:t>
        </w:r>
        <w:r w:rsidRPr="003D0E17">
          <w:rPr>
            <w:rFonts w:ascii="Times New Roman" w:hAnsi="Times New Roman" w:cs="Times New Roman"/>
          </w:rPr>
          <w:t xml:space="preserve"> O relacionamento "gerado por" é uma </w:t>
        </w:r>
        <w:r w:rsidRPr="003D0E17">
          <w:rPr>
            <w:rFonts w:ascii="Times New Roman" w:hAnsi="Times New Roman" w:cs="Times New Roman"/>
            <w:b/>
            <w:bCs/>
          </w:rPr>
          <w:t>dependência</w:t>
        </w:r>
        <w:r w:rsidRPr="003D0E17">
          <w:rPr>
            <w:rFonts w:ascii="Times New Roman" w:hAnsi="Times New Roman" w:cs="Times New Roman"/>
          </w:rPr>
          <w:t xml:space="preserve">, indicada pela linha tracejada. Isso significa que a classe </w:t>
        </w:r>
        <w:proofErr w:type="spellStart"/>
        <w:r w:rsidRPr="003D0E17">
          <w:rPr>
            <w:rFonts w:ascii="Times New Roman" w:hAnsi="Times New Roman" w:cs="Times New Roman"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</w:rPr>
          <w:t xml:space="preserve"> (ou a lógica que a cria) depende do </w:t>
        </w:r>
        <w:proofErr w:type="spellStart"/>
        <w:r w:rsidRPr="003D0E17">
          <w:rPr>
            <w:rFonts w:ascii="Times New Roman" w:hAnsi="Times New Roman" w:cs="Times New Roman"/>
          </w:rPr>
          <w:t>ServicoGeradorIA</w:t>
        </w:r>
        <w:proofErr w:type="spellEnd"/>
        <w:r w:rsidRPr="003D0E17">
          <w:rPr>
            <w:rFonts w:ascii="Times New Roman" w:hAnsi="Times New Roman" w:cs="Times New Roman"/>
          </w:rPr>
          <w:t xml:space="preserve"> para ser devidamente instanciada. Especificamente, o atributo </w:t>
        </w:r>
        <w:proofErr w:type="spellStart"/>
        <w:r w:rsidRPr="003D0E17">
          <w:rPr>
            <w:rFonts w:ascii="Times New Roman" w:hAnsi="Times New Roman" w:cs="Times New Roman"/>
          </w:rPr>
          <w:t>respostaIA</w:t>
        </w:r>
        <w:proofErr w:type="spellEnd"/>
        <w:r w:rsidRPr="003D0E17">
          <w:rPr>
            <w:rFonts w:ascii="Times New Roman" w:hAnsi="Times New Roman" w:cs="Times New Roman"/>
          </w:rPr>
          <w:t xml:space="preserve"> de um </w:t>
        </w:r>
        <w:proofErr w:type="spellStart"/>
        <w:r w:rsidRPr="003D0E17">
          <w:rPr>
            <w:rFonts w:ascii="Times New Roman" w:hAnsi="Times New Roman" w:cs="Times New Roman"/>
          </w:rPr>
          <w:t>RegistroInteracaoIA</w:t>
        </w:r>
        <w:proofErr w:type="spellEnd"/>
        <w:r w:rsidRPr="003D0E17">
          <w:rPr>
            <w:rFonts w:ascii="Times New Roman" w:hAnsi="Times New Roman" w:cs="Times New Roman"/>
          </w:rPr>
          <w:t xml:space="preserve"> é o resultado da chamada ao método </w:t>
        </w:r>
        <w:proofErr w:type="spellStart"/>
        <w:r w:rsidRPr="003D0E17">
          <w:rPr>
            <w:rFonts w:ascii="Times New Roman" w:hAnsi="Times New Roman" w:cs="Times New Roman"/>
          </w:rPr>
          <w:t>gerarResposta</w:t>
        </w:r>
        <w:proofErr w:type="spellEnd"/>
        <w:r w:rsidRPr="003D0E17">
          <w:rPr>
            <w:rFonts w:ascii="Times New Roman" w:hAnsi="Times New Roman" w:cs="Times New Roman"/>
          </w:rPr>
          <w:t xml:space="preserve"> do </w:t>
        </w:r>
        <w:proofErr w:type="spellStart"/>
        <w:r w:rsidRPr="003D0E17">
          <w:rPr>
            <w:rFonts w:ascii="Times New Roman" w:hAnsi="Times New Roman" w:cs="Times New Roman"/>
          </w:rPr>
          <w:t>ServicoGeradorIA</w:t>
        </w:r>
        <w:proofErr w:type="spellEnd"/>
        <w:r w:rsidRPr="003D0E17">
          <w:rPr>
            <w:rFonts w:ascii="Times New Roman" w:hAnsi="Times New Roman" w:cs="Times New Roman"/>
          </w:rPr>
          <w:t>.</w:t>
        </w:r>
      </w:ins>
    </w:p>
    <w:p w14:paraId="284729CC" w14:textId="77777777" w:rsidR="00E13A6A" w:rsidRDefault="00E13A6A" w:rsidP="00E13A6A">
      <w:pPr>
        <w:spacing w:line="276" w:lineRule="auto"/>
        <w:rPr>
          <w:ins w:id="3370" w:author="HUGO SAMUEL DE LIMA OLIVEIRA" w:date="2025-08-08T17:33:00Z"/>
          <w:rFonts w:ascii="Times New Roman" w:hAnsi="Times New Roman" w:cs="Times New Roman"/>
        </w:rPr>
      </w:pPr>
    </w:p>
    <w:p w14:paraId="5085CE78" w14:textId="77777777" w:rsidR="00E13A6A" w:rsidRDefault="00E13A6A" w:rsidP="00E13A6A">
      <w:pPr>
        <w:spacing w:line="276" w:lineRule="auto"/>
        <w:rPr>
          <w:ins w:id="3371" w:author="HUGO SAMUEL DE LIMA OLIVEIRA" w:date="2025-08-08T17:33:00Z"/>
          <w:rFonts w:ascii="Times New Roman" w:hAnsi="Times New Roman" w:cs="Times New Roman"/>
        </w:rPr>
      </w:pPr>
    </w:p>
    <w:p w14:paraId="526043ED" w14:textId="77777777" w:rsidR="00E13A6A" w:rsidRDefault="00E13A6A" w:rsidP="00E13A6A">
      <w:pPr>
        <w:spacing w:line="276" w:lineRule="auto"/>
        <w:rPr>
          <w:ins w:id="3372" w:author="HUGO SAMUEL DE LIMA OLIVEIRA" w:date="2025-08-08T17:33:00Z"/>
          <w:rFonts w:ascii="Times New Roman" w:hAnsi="Times New Roman" w:cs="Times New Roman"/>
        </w:rPr>
      </w:pPr>
    </w:p>
    <w:p w14:paraId="5BDDF652" w14:textId="77777777" w:rsidR="00E13A6A" w:rsidRDefault="00E13A6A" w:rsidP="00E13A6A">
      <w:pPr>
        <w:spacing w:line="276" w:lineRule="auto"/>
        <w:rPr>
          <w:ins w:id="3373" w:author="HUGO SAMUEL DE LIMA OLIVEIRA" w:date="2025-08-08T17:33:00Z"/>
          <w:rFonts w:ascii="Times New Roman" w:hAnsi="Times New Roman" w:cs="Times New Roman"/>
        </w:rPr>
      </w:pPr>
    </w:p>
    <w:p w14:paraId="5A0DC9E7" w14:textId="77777777" w:rsidR="00E13A6A" w:rsidRDefault="00E13A6A" w:rsidP="00E13A6A">
      <w:pPr>
        <w:spacing w:line="276" w:lineRule="auto"/>
        <w:rPr>
          <w:ins w:id="3374" w:author="HUGO SAMUEL DE LIMA OLIVEIRA" w:date="2025-08-08T17:33:00Z"/>
          <w:rFonts w:ascii="Times New Roman" w:hAnsi="Times New Roman" w:cs="Times New Roman"/>
        </w:rPr>
      </w:pPr>
    </w:p>
    <w:p w14:paraId="200C4BF7" w14:textId="77777777" w:rsidR="00E13A6A" w:rsidRPr="00E13A6A" w:rsidRDefault="00E13A6A">
      <w:pPr>
        <w:spacing w:line="276" w:lineRule="auto"/>
        <w:rPr>
          <w:ins w:id="3375" w:author="HUGO SAMUEL DE LIMA OLIVEIRA" w:date="2025-06-13T03:03:00Z"/>
          <w:rFonts w:ascii="Times New Roman" w:hAnsi="Times New Roman" w:cs="Times New Roman"/>
          <w:rPrChange w:id="3376" w:author="HUGO SAMUEL DE LIMA OLIVEIRA" w:date="2025-08-08T17:33:00Z">
            <w:rPr>
              <w:ins w:id="3377" w:author="HUGO SAMUEL DE LIMA OLIVEIRA" w:date="2025-06-13T03:03:00Z"/>
            </w:rPr>
          </w:rPrChange>
        </w:rPr>
        <w:pPrChange w:id="3378" w:author="HUGO SAMUEL DE LIMA OLIVEIRA" w:date="2025-08-08T17:33:00Z">
          <w:pPr/>
        </w:pPrChange>
      </w:pPr>
    </w:p>
    <w:p w14:paraId="184E85F9" w14:textId="2A4CAF19" w:rsidR="00971CD4" w:rsidRPr="001F772C" w:rsidRDefault="43E8D288">
      <w:pPr>
        <w:spacing w:line="276" w:lineRule="auto"/>
        <w:rPr>
          <w:ins w:id="3379" w:author="HUGO SAMUEL DE LIMA OLIVEIRA" w:date="2025-06-13T03:03:00Z"/>
          <w:rFonts w:ascii="Times New Roman" w:eastAsia="Times New Roman" w:hAnsi="Times New Roman" w:cs="Times New Roman"/>
          <w:b/>
          <w:bCs/>
          <w:lang w:val="pt-PT"/>
          <w:rPrChange w:id="3380" w:author="WESLEY DOS SANTOS GATINHO" w:date="2025-06-13T20:43:00Z">
            <w:rPr>
              <w:ins w:id="3381" w:author="HUGO SAMUEL DE LIMA OLIVEIRA" w:date="2025-06-13T03:03:00Z"/>
              <w:rFonts w:ascii="Times New Roman" w:eastAsia="Times New Roman" w:hAnsi="Times New Roman" w:cs="Times New Roman"/>
              <w:lang w:val="pt-PT"/>
            </w:rPr>
          </w:rPrChange>
        </w:rPr>
        <w:pPrChange w:id="3382" w:author="WESLEY DOS SANTOS GATINHO" w:date="2025-06-13T20:45:00Z">
          <w:pPr/>
        </w:pPrChange>
      </w:pPr>
      <w:ins w:id="3383" w:author="HUGO SAMUEL DE LIMA OLIVEIRA" w:date="2025-06-13T03:03:00Z">
        <w:r w:rsidRPr="001F772C">
          <w:rPr>
            <w:rFonts w:ascii="Times New Roman" w:eastAsia="Times New Roman" w:hAnsi="Times New Roman" w:cs="Times New Roman"/>
            <w:b/>
            <w:bCs/>
          </w:rPr>
          <w:lastRenderedPageBreak/>
          <w:t xml:space="preserve">5.3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  <w:rPrChange w:id="3384" w:author="WESLEY DOS SANTOS GATINHO" w:date="2025-06-13T20:43:00Z">
              <w:rPr>
                <w:rFonts w:ascii="Times New Roman" w:eastAsia="Times New Roman" w:hAnsi="Times New Roman" w:cs="Times New Roman"/>
                <w:lang w:val="pt-PT"/>
              </w:rPr>
            </w:rPrChange>
          </w:rPr>
          <w:t>Centro Superior</w:t>
        </w:r>
      </w:ins>
    </w:p>
    <w:p w14:paraId="1189E571" w14:textId="10D621AF" w:rsidR="00971CD4" w:rsidRPr="001F772C" w:rsidRDefault="00971CD4">
      <w:pPr>
        <w:spacing w:before="240" w:after="240" w:line="276" w:lineRule="auto"/>
        <w:ind w:firstLine="709"/>
        <w:jc w:val="both"/>
        <w:rPr>
          <w:ins w:id="3385" w:author="WESLEY DOS SANTOS GATINHO" w:date="2025-06-12T13:33:00Z"/>
          <w:rFonts w:ascii="Times New Roman" w:eastAsia="Times New Roman" w:hAnsi="Times New Roman" w:cs="Times New Roman"/>
          <w:rPrChange w:id="3386" w:author="WESLEY DOS SANTOS GATINHO" w:date="2025-06-13T20:43:00Z">
            <w:rPr>
              <w:ins w:id="3387" w:author="WESLEY DOS SANTOS GATINHO" w:date="2025-06-12T13:33:00Z"/>
              <w:rFonts w:ascii="Aptos" w:eastAsia="Aptos" w:hAnsi="Aptos" w:cs="Aptos"/>
            </w:rPr>
          </w:rPrChange>
        </w:rPr>
        <w:pPrChange w:id="3388" w:author="WESLEY DOS SANTOS GATINHO" w:date="2025-06-13T21:06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389" w:author="WESLEY DOS SANTOS GATINHO" w:date="2025-06-13T21:07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390">
          <w:tblGrid>
            <w:gridCol w:w="40"/>
            <w:gridCol w:w="9021"/>
            <w:gridCol w:w="40"/>
          </w:tblGrid>
        </w:tblGridChange>
      </w:tblGrid>
      <w:tr w:rsidR="1EF23762" w:rsidRPr="001F772C" w14:paraId="60985CAC" w14:textId="77777777" w:rsidTr="0052193D">
        <w:trPr>
          <w:trHeight w:val="300"/>
          <w:ins w:id="3391" w:author="HUGO SAMUEL DE LIMA OLIVEIRA" w:date="2025-06-13T02:30:00Z"/>
          <w:trPrChange w:id="3392" w:author="WESLEY DOS SANTOS GATINHO" w:date="2025-06-13T21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393" w:author="WESLEY DOS SANTOS GATINHO" w:date="2025-06-13T21:07:00Z">
              <w:tcPr>
                <w:tcW w:w="9061" w:type="dxa"/>
                <w:gridSpan w:val="2"/>
              </w:tcPr>
            </w:tcPrChange>
          </w:tcPr>
          <w:p w14:paraId="542F8DB0" w14:textId="37000ED7" w:rsidR="1EF23762" w:rsidRPr="001F772C" w:rsidRDefault="1EF2376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pt-PT"/>
              </w:rPr>
              <w:pPrChange w:id="3394" w:author="WESLEY DOS SANTOS GATINHO" w:date="2025-06-13T20:45:00Z">
                <w:pPr>
                  <w:jc w:val="center"/>
                </w:pPr>
              </w:pPrChange>
            </w:pPr>
            <w:ins w:id="3395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</w:ins>
            <w:ins w:id="3396" w:author="WESLEY DOS SANTOS GATINHO" w:date="2025-06-13T21:07:00Z">
              <w:r w:rsidR="0052193D">
                <w:rPr>
                  <w:rFonts w:ascii="Times New Roman" w:hAnsi="Times New Roman" w:cs="Times New Roman"/>
                  <w:lang w:val="pt-PT"/>
                </w:rPr>
                <w:t>09</w:t>
              </w:r>
            </w:ins>
            <w:ins w:id="3397" w:author="HUGO SAMUEL DE LIMA OLIVEIRA" w:date="2025-06-13T02:30:00Z">
              <w:del w:id="3398" w:author="WESLEY DOS SANTOS GATINHO" w:date="2025-06-13T21:07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>(algum numero)</w:delText>
                </w:r>
              </w:del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: Diagrama de Classes </w:t>
              </w:r>
            </w:ins>
            <w:ins w:id="3399" w:author="HUGO SAMUEL DE LIMA OLIVEIRA" w:date="2025-06-13T02:33:00Z">
              <w:r w:rsidR="20C62F43" w:rsidRPr="001F772C">
                <w:rPr>
                  <w:rFonts w:ascii="Times New Roman" w:eastAsia="Times New Roman" w:hAnsi="Times New Roman" w:cs="Times New Roman"/>
                  <w:lang w:val="pt-PT"/>
                </w:rPr>
                <w:t>Centro Superior</w:t>
              </w:r>
            </w:ins>
          </w:p>
        </w:tc>
      </w:tr>
      <w:tr w:rsidR="1EF23762" w:rsidRPr="001F772C" w14:paraId="12D9BD4E" w14:textId="77777777" w:rsidTr="0052193D">
        <w:trPr>
          <w:trHeight w:val="300"/>
          <w:ins w:id="3400" w:author="HUGO SAMUEL DE LIMA OLIVEIRA" w:date="2025-06-13T02:30:00Z"/>
          <w:trPrChange w:id="3401" w:author="WESLEY DOS SANTOS GATINHO" w:date="2025-06-13T21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402" w:author="WESLEY DOS SANTOS GATINHO" w:date="2025-06-13T21:07:00Z">
              <w:tcPr>
                <w:tcW w:w="9061" w:type="dxa"/>
                <w:gridSpan w:val="2"/>
              </w:tcPr>
            </w:tcPrChange>
          </w:tcPr>
          <w:p w14:paraId="1F86A966" w14:textId="49971F02" w:rsidR="1EF23762" w:rsidRPr="001F772C" w:rsidRDefault="1EF23762">
            <w:pPr>
              <w:spacing w:line="276" w:lineRule="auto"/>
              <w:rPr>
                <w:rFonts w:ascii="Times New Roman" w:hAnsi="Times New Roman" w:cs="Times New Roman"/>
                <w:rPrChange w:id="3403" w:author="WESLEY DOS SANTOS GATINHO" w:date="2025-06-13T20:43:00Z">
                  <w:rPr/>
                </w:rPrChange>
              </w:rPr>
              <w:pPrChange w:id="3404" w:author="WESLEY DOS SANTOS GATINHO" w:date="2025-06-13T20:45:00Z">
                <w:pPr/>
              </w:pPrChange>
            </w:pPr>
            <w:ins w:id="3405" w:author="HUGO SAMUEL DE LIMA OLIVEIRA" w:date="2025-06-13T02:30:00Z">
              <w:r w:rsidRPr="001F772C">
                <w:rPr>
                  <w:rFonts w:ascii="Times New Roman" w:hAnsi="Times New Roman" w:cs="Times New Roman"/>
                  <w:noProof/>
                  <w:rPrChange w:id="3406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49D2B21F" wp14:editId="02A2F892">
                        <wp:extent cx="304800" cy="304800"/>
                        <wp:effectExtent l="0" t="0" r="0" b="0"/>
                        <wp:docPr id="1611931031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2527D605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3407" w:author="HUGO SAMUEL DE LIMA OLIVEIRA" w:date="2025-06-13T02:31:00Z">
              <w:r w:rsidR="43EE1A30" w:rsidRPr="001F772C">
                <w:rPr>
                  <w:rFonts w:ascii="Times New Roman" w:hAnsi="Times New Roman" w:cs="Times New Roman"/>
                  <w:noProof/>
                  <w:rPrChange w:id="3408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5857A4FB" wp14:editId="5E94A541">
                    <wp:extent cx="5610224" cy="1666875"/>
                    <wp:effectExtent l="0" t="0" r="0" b="0"/>
                    <wp:docPr id="57416181" name="Imagem 57416181" descr="Uma imagem contendo Texto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16668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4B62E77D" w14:textId="77777777" w:rsidTr="0052193D">
        <w:trPr>
          <w:trHeight w:val="300"/>
          <w:ins w:id="3409" w:author="HUGO SAMUEL DE LIMA OLIVEIRA" w:date="2025-06-13T02:30:00Z"/>
          <w:trPrChange w:id="3410" w:author="WESLEY DOS SANTOS GATINHO" w:date="2025-06-13T21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411" w:author="WESLEY DOS SANTOS GATINHO" w:date="2025-06-13T21:07:00Z">
              <w:tcPr>
                <w:tcW w:w="9061" w:type="dxa"/>
                <w:gridSpan w:val="2"/>
              </w:tcPr>
            </w:tcPrChange>
          </w:tcPr>
          <w:p w14:paraId="32DDD95A" w14:textId="77777777" w:rsidR="1EF23762" w:rsidRDefault="1EF23762">
            <w:pPr>
              <w:spacing w:line="276" w:lineRule="auto"/>
              <w:jc w:val="center"/>
              <w:rPr>
                <w:ins w:id="3412" w:author="HUGO SAMUEL DE LIMA OLIVEIRA" w:date="2025-08-08T17:34:00Z"/>
                <w:rFonts w:ascii="Times New Roman" w:hAnsi="Times New Roman" w:cs="Times New Roman"/>
                <w:b/>
                <w:bCs/>
                <w:lang w:val="pt-PT"/>
              </w:rPr>
            </w:pPr>
            <w:ins w:id="3413" w:author="HUGO SAMUEL DE LIMA OLIVEIRA" w:date="2025-06-13T02:30:00Z">
              <w:r w:rsidRPr="0052193D">
                <w:rPr>
                  <w:rFonts w:ascii="Times New Roman" w:hAnsi="Times New Roman" w:cs="Times New Roman"/>
                  <w:b/>
                  <w:bCs/>
                  <w:lang w:val="pt-PT"/>
                  <w:rPrChange w:id="3414" w:author="WESLEY DOS SANTOS GATINHO" w:date="2025-06-13T21:07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  <w:p w14:paraId="3FD0933B" w14:textId="0308DBFA" w:rsidR="00E13A6A" w:rsidRPr="0052193D" w:rsidRDefault="00E13A6A">
            <w:pPr>
              <w:spacing w:line="276" w:lineRule="auto"/>
              <w:rPr>
                <w:rFonts w:ascii="Times New Roman" w:hAnsi="Times New Roman" w:cs="Times New Roman"/>
                <w:b/>
                <w:bCs/>
                <w:lang w:val="pt-PT"/>
                <w:rPrChange w:id="3415" w:author="WESLEY DOS SANTOS GATINHO" w:date="2025-06-13T21:07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416" w:author="HUGO SAMUEL DE LIMA OLIVEIRA" w:date="2025-08-08T17:34:00Z">
                <w:pPr>
                  <w:jc w:val="center"/>
                </w:pPr>
              </w:pPrChange>
            </w:pPr>
          </w:p>
        </w:tc>
      </w:tr>
    </w:tbl>
    <w:p w14:paraId="697CA30A" w14:textId="05F16700" w:rsidR="00E13A6A" w:rsidRPr="00E13A6A" w:rsidRDefault="00E13A6A" w:rsidP="00E13A6A">
      <w:pPr>
        <w:spacing w:line="276" w:lineRule="auto"/>
        <w:rPr>
          <w:ins w:id="3417" w:author="HUGO SAMUEL DE LIMA OLIVEIRA" w:date="2025-08-08T17:34:00Z"/>
          <w:rFonts w:ascii="Times New Roman" w:eastAsia="Times New Roman" w:hAnsi="Times New Roman" w:cs="Times New Roman"/>
          <w:b/>
          <w:bCs/>
        </w:rPr>
      </w:pPr>
      <w:ins w:id="3418" w:author="HUGO SAMUEL DE LIMA OLIVEIRA" w:date="2025-08-08T17:34:00Z">
        <w:r>
          <w:rPr>
            <w:rFonts w:ascii="Times New Roman" w:eastAsia="Times New Roman" w:hAnsi="Times New Roman" w:cs="Times New Roman"/>
            <w:b/>
            <w:bCs/>
          </w:rPr>
          <w:t>5.3.1</w:t>
        </w:r>
        <w:r w:rsidRPr="00E13A6A">
          <w:rPr>
            <w:rFonts w:ascii="Times New Roman" w:eastAsia="Times New Roman" w:hAnsi="Times New Roman" w:cs="Times New Roman"/>
            <w:b/>
            <w:bCs/>
          </w:rPr>
          <w:t>. Descrição Geral</w:t>
        </w:r>
        <w:r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E13A6A">
          <w:rPr>
            <w:rFonts w:ascii="Times New Roman" w:eastAsia="Times New Roman" w:hAnsi="Times New Roman" w:cs="Times New Roman"/>
            <w:b/>
            <w:bCs/>
            <w:lang w:val="pt-PT"/>
            <w:rPrChange w:id="3419" w:author="HUGO SAMUEL DE LIMA OLIVEIRA" w:date="2025-08-08T17:34:00Z">
              <w:rPr>
                <w:rFonts w:ascii="Times New Roman" w:eastAsia="Times New Roman" w:hAnsi="Times New Roman" w:cs="Times New Roman"/>
                <w:lang w:val="pt-PT"/>
              </w:rPr>
            </w:rPrChange>
          </w:rPr>
          <w:t>Centro Superior</w:t>
        </w:r>
      </w:ins>
    </w:p>
    <w:p w14:paraId="6D879FE8" w14:textId="77777777" w:rsidR="00E13A6A" w:rsidRPr="00E13A6A" w:rsidRDefault="00E13A6A" w:rsidP="00E13A6A">
      <w:pPr>
        <w:spacing w:line="276" w:lineRule="auto"/>
        <w:rPr>
          <w:ins w:id="3420" w:author="HUGO SAMUEL DE LIMA OLIVEIRA" w:date="2025-08-08T17:34:00Z"/>
          <w:rFonts w:ascii="Times New Roman" w:eastAsia="Times New Roman" w:hAnsi="Times New Roman" w:cs="Times New Roman"/>
        </w:rPr>
      </w:pPr>
      <w:ins w:id="3421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Este trecho do diagrama de classes representa a </w:t>
        </w:r>
        <w:r w:rsidRPr="00E13A6A">
          <w:rPr>
            <w:rFonts w:ascii="Times New Roman" w:eastAsia="Times New Roman" w:hAnsi="Times New Roman" w:cs="Times New Roman"/>
            <w:b/>
            <w:bCs/>
          </w:rPr>
          <w:t>funcionalidade central de registro de treinos</w:t>
        </w:r>
        <w:r w:rsidRPr="00E13A6A">
          <w:rPr>
            <w:rFonts w:ascii="Times New Roman" w:eastAsia="Times New Roman" w:hAnsi="Times New Roman" w:cs="Times New Roman"/>
          </w:rPr>
          <w:t xml:space="preserve"> do sistema. Ele estabelece a relação fundamental entre o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Usuario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da aplicação e as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SessoesDeTreino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que ele realiza. O propósito é modelar como as atividades de treino são associadas a um usuário específico, permitindo o rastreamento de seu histórico de exercícios. Cada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funciona como um evento temporal, marcado por um início e um fim.</w:t>
        </w:r>
      </w:ins>
    </w:p>
    <w:p w14:paraId="070E68FE" w14:textId="164E0625" w:rsidR="00E13A6A" w:rsidRPr="00E13A6A" w:rsidRDefault="00E13A6A" w:rsidP="00E13A6A">
      <w:pPr>
        <w:spacing w:line="276" w:lineRule="auto"/>
        <w:rPr>
          <w:ins w:id="3422" w:author="HUGO SAMUEL DE LIMA OLIVEIRA" w:date="2025-08-08T17:34:00Z"/>
          <w:rFonts w:ascii="Times New Roman" w:eastAsia="Times New Roman" w:hAnsi="Times New Roman" w:cs="Times New Roman"/>
          <w:b/>
          <w:bCs/>
        </w:rPr>
      </w:pPr>
      <w:ins w:id="3423" w:author="HUGO SAMUEL DE LIMA OLIVEIRA" w:date="2025-08-08T17:34:00Z">
        <w:r>
          <w:rPr>
            <w:rFonts w:ascii="Times New Roman" w:eastAsia="Times New Roman" w:hAnsi="Times New Roman" w:cs="Times New Roman"/>
            <w:b/>
            <w:bCs/>
          </w:rPr>
          <w:t>5.3.2</w:t>
        </w:r>
        <w:r w:rsidRPr="00E13A6A">
          <w:rPr>
            <w:rFonts w:ascii="Times New Roman" w:eastAsia="Times New Roman" w:hAnsi="Times New Roman" w:cs="Times New Roman"/>
            <w:b/>
            <w:bCs/>
          </w:rPr>
          <w:t>.</w:t>
        </w:r>
        <w:r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E13A6A">
          <w:rPr>
            <w:rFonts w:ascii="Times New Roman" w:eastAsia="Times New Roman" w:hAnsi="Times New Roman" w:cs="Times New Roman"/>
            <w:b/>
            <w:bCs/>
          </w:rPr>
          <w:t>Classes</w:t>
        </w:r>
      </w:ins>
    </w:p>
    <w:p w14:paraId="4EDE865B" w14:textId="77777777" w:rsidR="00E13A6A" w:rsidRPr="00E13A6A" w:rsidRDefault="00E13A6A" w:rsidP="00E13A6A">
      <w:pPr>
        <w:spacing w:line="276" w:lineRule="auto"/>
        <w:rPr>
          <w:ins w:id="3424" w:author="HUGO SAMUEL DE LIMA OLIVEIRA" w:date="2025-08-08T17:34:00Z"/>
          <w:rFonts w:ascii="Times New Roman" w:eastAsia="Times New Roman" w:hAnsi="Times New Roman" w:cs="Times New Roman"/>
        </w:rPr>
      </w:pPr>
      <w:ins w:id="3425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>A seguir, a descrição detalhada de cada classe presente no diagrama.</w:t>
        </w:r>
      </w:ins>
    </w:p>
    <w:p w14:paraId="49D51FBC" w14:textId="77777777" w:rsidR="00E13A6A" w:rsidRPr="00E13A6A" w:rsidRDefault="00E13A6A" w:rsidP="00E13A6A">
      <w:pPr>
        <w:spacing w:line="276" w:lineRule="auto"/>
        <w:rPr>
          <w:ins w:id="3426" w:author="HUGO SAMUEL DE LIMA OLIVEIRA" w:date="2025-08-08T17:34:00Z"/>
          <w:rFonts w:ascii="Times New Roman" w:eastAsia="Times New Roman" w:hAnsi="Times New Roman" w:cs="Times New Roman"/>
          <w:b/>
          <w:bCs/>
        </w:rPr>
      </w:pPr>
      <w:ins w:id="3427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eastAsia="Times New Roman" w:hAnsi="Times New Roman" w:cs="Times New Roman"/>
            <w:b/>
            <w:bCs/>
          </w:rPr>
          <w:t>Usuario</w:t>
        </w:r>
        <w:proofErr w:type="spellEnd"/>
      </w:ins>
    </w:p>
    <w:p w14:paraId="102F3E80" w14:textId="77777777" w:rsidR="00E13A6A" w:rsidRPr="00E13A6A" w:rsidRDefault="00E13A6A" w:rsidP="00E13A6A">
      <w:pPr>
        <w:numPr>
          <w:ilvl w:val="0"/>
          <w:numId w:val="90"/>
        </w:numPr>
        <w:spacing w:line="276" w:lineRule="auto"/>
        <w:rPr>
          <w:ins w:id="3428" w:author="HUGO SAMUEL DE LIMA OLIVEIRA" w:date="2025-08-08T17:34:00Z"/>
          <w:rFonts w:ascii="Times New Roman" w:eastAsia="Times New Roman" w:hAnsi="Times New Roman" w:cs="Times New Roman"/>
        </w:rPr>
      </w:pPr>
      <w:ins w:id="3429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eastAsia="Times New Roman" w:hAnsi="Times New Roman" w:cs="Times New Roman"/>
          </w:rPr>
          <w:t xml:space="preserve"> Representa o usuário final da aplicação. Esta classe é central para o sistema, armazenando dados pessoais, credenciais de acesso e informações físicas relevantes. Ela também define as operações básicas que um usuário pode realizar em seu perfil.</w:t>
        </w:r>
      </w:ins>
    </w:p>
    <w:p w14:paraId="7F7D67BF" w14:textId="77777777" w:rsidR="00E13A6A" w:rsidRPr="00E13A6A" w:rsidRDefault="00E13A6A" w:rsidP="00E13A6A">
      <w:pPr>
        <w:numPr>
          <w:ilvl w:val="0"/>
          <w:numId w:val="90"/>
        </w:numPr>
        <w:spacing w:line="276" w:lineRule="auto"/>
        <w:rPr>
          <w:ins w:id="3430" w:author="HUGO SAMUEL DE LIMA OLIVEIRA" w:date="2025-08-08T17:34:00Z"/>
          <w:rFonts w:ascii="Times New Roman" w:eastAsia="Times New Roman" w:hAnsi="Times New Roman" w:cs="Times New Roman"/>
        </w:rPr>
      </w:pPr>
      <w:ins w:id="3431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Atributos:</w:t>
        </w:r>
      </w:ins>
    </w:p>
    <w:p w14:paraId="090213E2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432" w:author="HUGO SAMUEL DE LIMA OLIVEIRA" w:date="2025-08-08T17:34:00Z"/>
          <w:rFonts w:ascii="Times New Roman" w:eastAsia="Times New Roman" w:hAnsi="Times New Roman" w:cs="Times New Roman"/>
        </w:rPr>
      </w:pPr>
      <w:ins w:id="3433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eastAsia="Times New Roman" w:hAnsi="Times New Roman" w:cs="Times New Roman"/>
          </w:rPr>
          <w:t>nome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String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(Privado) Nome completo do usuário.</w:t>
        </w:r>
      </w:ins>
    </w:p>
    <w:p w14:paraId="2FC18491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434" w:author="HUGO SAMUEL DE LIMA OLIVEIRA" w:date="2025-08-08T17:34:00Z"/>
          <w:rFonts w:ascii="Times New Roman" w:eastAsia="Times New Roman" w:hAnsi="Times New Roman" w:cs="Times New Roman"/>
        </w:rPr>
      </w:pPr>
      <w:ins w:id="3435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email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String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(Privado) Endereço de e-mail do usuário, provavelmente usado para login.</w:t>
        </w:r>
      </w:ins>
    </w:p>
    <w:p w14:paraId="2E0782BF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436" w:author="HUGO SAMUEL DE LIMA OLIVEIRA" w:date="2025-08-08T17:34:00Z"/>
          <w:rFonts w:ascii="Times New Roman" w:eastAsia="Times New Roman" w:hAnsi="Times New Roman" w:cs="Times New Roman"/>
        </w:rPr>
      </w:pPr>
      <w:ins w:id="3437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senhaHash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String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: (Privado)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Hash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da senha do usuário para armazenamento seguro.</w:t>
        </w:r>
      </w:ins>
    </w:p>
    <w:p w14:paraId="712FAB95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438" w:author="HUGO SAMUEL DE LIMA OLIVEIRA" w:date="2025-08-08T17:34:00Z"/>
          <w:rFonts w:ascii="Times New Roman" w:eastAsia="Times New Roman" w:hAnsi="Times New Roman" w:cs="Times New Roman"/>
        </w:rPr>
      </w:pPr>
      <w:ins w:id="3439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dataNascimento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>: Date: (Privado) Data de nascimento do usuário.</w:t>
        </w:r>
      </w:ins>
    </w:p>
    <w:p w14:paraId="4CD656EF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440" w:author="HUGO SAMUEL DE LIMA OLIVEIRA" w:date="2025-08-08T17:34:00Z"/>
          <w:rFonts w:ascii="Times New Roman" w:eastAsia="Times New Roman" w:hAnsi="Times New Roman" w:cs="Times New Roman"/>
        </w:rPr>
      </w:pPr>
      <w:ins w:id="3441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alturaCm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Float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(Privado) Altura do usuário em centímetros.</w:t>
        </w:r>
      </w:ins>
    </w:p>
    <w:p w14:paraId="55D1E690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442" w:author="HUGO SAMUEL DE LIMA OLIVEIRA" w:date="2025-08-08T17:34:00Z"/>
          <w:rFonts w:ascii="Times New Roman" w:eastAsia="Times New Roman" w:hAnsi="Times New Roman" w:cs="Times New Roman"/>
        </w:rPr>
      </w:pPr>
      <w:ins w:id="3443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lastRenderedPageBreak/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pesoKg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Float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(Privado) Peso do usuário em quilogramas.</w:t>
        </w:r>
      </w:ins>
    </w:p>
    <w:p w14:paraId="7087170C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444" w:author="HUGO SAMUEL DE LIMA OLIVEIRA" w:date="2025-08-08T17:34:00Z"/>
          <w:rFonts w:ascii="Times New Roman" w:eastAsia="Times New Roman" w:hAnsi="Times New Roman" w:cs="Times New Roman"/>
        </w:rPr>
      </w:pPr>
      <w:ins w:id="3445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eastAsia="Times New Roman" w:hAnsi="Times New Roman" w:cs="Times New Roman"/>
          </w:rPr>
          <w:t>sexo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String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(Privado) Sexo/gênero do usuário.</w:t>
        </w:r>
      </w:ins>
    </w:p>
    <w:p w14:paraId="098C276A" w14:textId="77777777" w:rsidR="00E13A6A" w:rsidRPr="00E13A6A" w:rsidRDefault="00E13A6A" w:rsidP="00E13A6A">
      <w:pPr>
        <w:numPr>
          <w:ilvl w:val="0"/>
          <w:numId w:val="90"/>
        </w:numPr>
        <w:spacing w:line="276" w:lineRule="auto"/>
        <w:rPr>
          <w:ins w:id="3446" w:author="HUGO SAMUEL DE LIMA OLIVEIRA" w:date="2025-08-08T17:34:00Z"/>
          <w:rFonts w:ascii="Times New Roman" w:eastAsia="Times New Roman" w:hAnsi="Times New Roman" w:cs="Times New Roman"/>
        </w:rPr>
      </w:pPr>
      <w:ins w:id="3447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Métodos (Operações):</w:t>
        </w:r>
      </w:ins>
    </w:p>
    <w:p w14:paraId="60D0D151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448" w:author="HUGO SAMUEL DE LIMA OLIVEIRA" w:date="2025-08-08T17:34:00Z"/>
          <w:rFonts w:ascii="Times New Roman" w:eastAsia="Times New Roman" w:hAnsi="Times New Roman" w:cs="Times New Roman"/>
        </w:rPr>
      </w:pPr>
      <w:ins w:id="3449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+ </w:t>
        </w:r>
        <w:proofErr w:type="gramStart"/>
        <w:r w:rsidRPr="00E13A6A">
          <w:rPr>
            <w:rFonts w:ascii="Times New Roman" w:eastAsia="Times New Roman" w:hAnsi="Times New Roman" w:cs="Times New Roman"/>
          </w:rPr>
          <w:t>registrar(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):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void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(Público) Realiza o cadastro de um novo usuário no sistema.</w:t>
        </w:r>
      </w:ins>
    </w:p>
    <w:p w14:paraId="45FAF907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450" w:author="HUGO SAMUEL DE LIMA OLIVEIRA" w:date="2025-08-08T17:34:00Z"/>
          <w:rFonts w:ascii="Times New Roman" w:eastAsia="Times New Roman" w:hAnsi="Times New Roman" w:cs="Times New Roman"/>
        </w:rPr>
      </w:pPr>
      <w:ins w:id="3451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+ </w:t>
        </w:r>
        <w:proofErr w:type="gramStart"/>
        <w:r w:rsidRPr="00E13A6A">
          <w:rPr>
            <w:rFonts w:ascii="Times New Roman" w:eastAsia="Times New Roman" w:hAnsi="Times New Roman" w:cs="Times New Roman"/>
          </w:rPr>
          <w:t>login(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):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void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: (Público) </w:t>
        </w:r>
        <w:proofErr w:type="gramStart"/>
        <w:r w:rsidRPr="00E13A6A">
          <w:rPr>
            <w:rFonts w:ascii="Times New Roman" w:eastAsia="Times New Roman" w:hAnsi="Times New Roman" w:cs="Times New Roman"/>
          </w:rPr>
          <w:t>Autentica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 o usuário no sistema.</w:t>
        </w:r>
      </w:ins>
    </w:p>
    <w:p w14:paraId="48304AE6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452" w:author="HUGO SAMUEL DE LIMA OLIVEIRA" w:date="2025-08-08T17:34:00Z"/>
          <w:rFonts w:ascii="Times New Roman" w:eastAsia="Times New Roman" w:hAnsi="Times New Roman" w:cs="Times New Roman"/>
        </w:rPr>
      </w:pPr>
      <w:ins w:id="3453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atualizarPerfil</w:t>
        </w:r>
        <w:proofErr w:type="spellEnd"/>
        <w:r w:rsidRPr="00E13A6A">
          <w:rPr>
            <w:rFonts w:ascii="Times New Roman" w:eastAsia="Times New Roman" w:hAnsi="Times New Roman" w:cs="Times New Roman"/>
          </w:rPr>
          <w:t>(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):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void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(Público) Permite que o usuário modifique suas informações de perfil.</w:t>
        </w:r>
      </w:ins>
    </w:p>
    <w:p w14:paraId="7FB62CB9" w14:textId="77777777" w:rsidR="00E13A6A" w:rsidRPr="00E13A6A" w:rsidRDefault="00E13A6A" w:rsidP="00E13A6A">
      <w:pPr>
        <w:numPr>
          <w:ilvl w:val="1"/>
          <w:numId w:val="90"/>
        </w:numPr>
        <w:spacing w:line="276" w:lineRule="auto"/>
        <w:rPr>
          <w:ins w:id="3454" w:author="HUGO SAMUEL DE LIMA OLIVEIRA" w:date="2025-08-08T17:34:00Z"/>
          <w:rFonts w:ascii="Times New Roman" w:eastAsia="Times New Roman" w:hAnsi="Times New Roman" w:cs="Times New Roman"/>
        </w:rPr>
      </w:pPr>
      <w:ins w:id="3455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getIMC</w:t>
        </w:r>
        <w:proofErr w:type="spellEnd"/>
        <w:r w:rsidRPr="00E13A6A">
          <w:rPr>
            <w:rFonts w:ascii="Times New Roman" w:eastAsia="Times New Roman" w:hAnsi="Times New Roman" w:cs="Times New Roman"/>
          </w:rPr>
          <w:t>(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):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Float</w:t>
        </w:r>
        <w:proofErr w:type="spellEnd"/>
        <w:r w:rsidRPr="00E13A6A">
          <w:rPr>
            <w:rFonts w:ascii="Times New Roman" w:eastAsia="Times New Roman" w:hAnsi="Times New Roman" w:cs="Times New Roman"/>
          </w:rPr>
          <w:t>: (Público) Calcula e retorna o Índice de Massa Corporal (IMC) do usuário.</w:t>
        </w:r>
      </w:ins>
    </w:p>
    <w:p w14:paraId="0ADEA6E0" w14:textId="77777777" w:rsidR="00E13A6A" w:rsidRPr="00E13A6A" w:rsidRDefault="00E13A6A" w:rsidP="00E13A6A">
      <w:pPr>
        <w:spacing w:line="276" w:lineRule="auto"/>
        <w:rPr>
          <w:ins w:id="3456" w:author="HUGO SAMUEL DE LIMA OLIVEIRA" w:date="2025-08-08T17:34:00Z"/>
          <w:rFonts w:ascii="Times New Roman" w:eastAsia="Times New Roman" w:hAnsi="Times New Roman" w:cs="Times New Roman"/>
          <w:b/>
          <w:bCs/>
        </w:rPr>
      </w:pPr>
      <w:ins w:id="3457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eastAsia="Times New Roman" w:hAnsi="Times New Roman" w:cs="Times New Roman"/>
            <w:b/>
            <w:bCs/>
          </w:rPr>
          <w:t>SessaoDeTreino</w:t>
        </w:r>
        <w:proofErr w:type="spellEnd"/>
      </w:ins>
    </w:p>
    <w:p w14:paraId="1AB4A7FC" w14:textId="77777777" w:rsidR="00E13A6A" w:rsidRPr="00E13A6A" w:rsidRDefault="00E13A6A" w:rsidP="00E13A6A">
      <w:pPr>
        <w:numPr>
          <w:ilvl w:val="0"/>
          <w:numId w:val="91"/>
        </w:numPr>
        <w:spacing w:line="276" w:lineRule="auto"/>
        <w:rPr>
          <w:ins w:id="3458" w:author="HUGO SAMUEL DE LIMA OLIVEIRA" w:date="2025-08-08T17:34:00Z"/>
          <w:rFonts w:ascii="Times New Roman" w:eastAsia="Times New Roman" w:hAnsi="Times New Roman" w:cs="Times New Roman"/>
        </w:rPr>
      </w:pPr>
      <w:ins w:id="3459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eastAsia="Times New Roman" w:hAnsi="Times New Roman" w:cs="Times New Roman"/>
          </w:rPr>
          <w:t xml:space="preserve"> Modela uma única sessão de treinamento realizada pelo usuário. Sua principal responsabilidade é registrar a ocorrência de um treino como um evento com duração definida, armazenando quando ele começou e quando terminou.</w:t>
        </w:r>
      </w:ins>
    </w:p>
    <w:p w14:paraId="1F9D2266" w14:textId="77777777" w:rsidR="00E13A6A" w:rsidRPr="00E13A6A" w:rsidRDefault="00E13A6A" w:rsidP="00E13A6A">
      <w:pPr>
        <w:numPr>
          <w:ilvl w:val="0"/>
          <w:numId w:val="91"/>
        </w:numPr>
        <w:spacing w:line="276" w:lineRule="auto"/>
        <w:rPr>
          <w:ins w:id="3460" w:author="HUGO SAMUEL DE LIMA OLIVEIRA" w:date="2025-08-08T17:34:00Z"/>
          <w:rFonts w:ascii="Times New Roman" w:eastAsia="Times New Roman" w:hAnsi="Times New Roman" w:cs="Times New Roman"/>
        </w:rPr>
      </w:pPr>
      <w:ins w:id="3461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Atributos:</w:t>
        </w:r>
      </w:ins>
    </w:p>
    <w:p w14:paraId="6A3D7134" w14:textId="77777777" w:rsidR="00E13A6A" w:rsidRPr="00E13A6A" w:rsidRDefault="00E13A6A" w:rsidP="00E13A6A">
      <w:pPr>
        <w:numPr>
          <w:ilvl w:val="1"/>
          <w:numId w:val="91"/>
        </w:numPr>
        <w:spacing w:line="276" w:lineRule="auto"/>
        <w:rPr>
          <w:ins w:id="3462" w:author="HUGO SAMUEL DE LIMA OLIVEIRA" w:date="2025-08-08T17:34:00Z"/>
          <w:rFonts w:ascii="Times New Roman" w:eastAsia="Times New Roman" w:hAnsi="Times New Roman" w:cs="Times New Roman"/>
        </w:rPr>
      </w:pPr>
      <w:ins w:id="3463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dataInicio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>: Date: (Privado) A data e hora de início da sessão de treino.</w:t>
        </w:r>
      </w:ins>
    </w:p>
    <w:p w14:paraId="522CC30A" w14:textId="77777777" w:rsidR="00E13A6A" w:rsidRPr="00E13A6A" w:rsidRDefault="00E13A6A" w:rsidP="00E13A6A">
      <w:pPr>
        <w:numPr>
          <w:ilvl w:val="1"/>
          <w:numId w:val="91"/>
        </w:numPr>
        <w:spacing w:line="276" w:lineRule="auto"/>
        <w:rPr>
          <w:ins w:id="3464" w:author="HUGO SAMUEL DE LIMA OLIVEIRA" w:date="2025-08-08T17:34:00Z"/>
          <w:rFonts w:ascii="Times New Roman" w:eastAsia="Times New Roman" w:hAnsi="Times New Roman" w:cs="Times New Roman"/>
        </w:rPr>
      </w:pPr>
      <w:ins w:id="3465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eastAsia="Times New Roman" w:hAnsi="Times New Roman" w:cs="Times New Roman"/>
          </w:rPr>
          <w:t>dataFim</w:t>
        </w:r>
        <w:proofErr w:type="spellEnd"/>
        <w:proofErr w:type="gramEnd"/>
        <w:r w:rsidRPr="00E13A6A">
          <w:rPr>
            <w:rFonts w:ascii="Times New Roman" w:eastAsia="Times New Roman" w:hAnsi="Times New Roman" w:cs="Times New Roman"/>
          </w:rPr>
          <w:t>: Date: (Privado) A data e hora de término da sessão de treino.</w:t>
        </w:r>
      </w:ins>
    </w:p>
    <w:p w14:paraId="1A4326BC" w14:textId="77777777" w:rsidR="00E13A6A" w:rsidRPr="00E13A6A" w:rsidRDefault="00E13A6A" w:rsidP="00E13A6A">
      <w:pPr>
        <w:numPr>
          <w:ilvl w:val="0"/>
          <w:numId w:val="91"/>
        </w:numPr>
        <w:spacing w:line="276" w:lineRule="auto"/>
        <w:rPr>
          <w:ins w:id="3466" w:author="HUGO SAMUEL DE LIMA OLIVEIRA" w:date="2025-08-08T17:34:00Z"/>
          <w:rFonts w:ascii="Times New Roman" w:eastAsia="Times New Roman" w:hAnsi="Times New Roman" w:cs="Times New Roman"/>
        </w:rPr>
      </w:pPr>
      <w:ins w:id="3467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Métodos (Operações):</w:t>
        </w:r>
      </w:ins>
    </w:p>
    <w:p w14:paraId="1D31B472" w14:textId="77777777" w:rsidR="00E13A6A" w:rsidRPr="00E13A6A" w:rsidRDefault="00E13A6A" w:rsidP="00E13A6A">
      <w:pPr>
        <w:numPr>
          <w:ilvl w:val="1"/>
          <w:numId w:val="91"/>
        </w:numPr>
        <w:spacing w:line="276" w:lineRule="auto"/>
        <w:rPr>
          <w:ins w:id="3468" w:author="HUGO SAMUEL DE LIMA OLIVEIRA" w:date="2025-08-08T17:34:00Z"/>
          <w:rFonts w:ascii="Times New Roman" w:eastAsia="Times New Roman" w:hAnsi="Times New Roman" w:cs="Times New Roman"/>
        </w:rPr>
      </w:pPr>
      <w:ins w:id="3469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>Nenhum método é especificado, indicando que esta é primariamente uma classe para armazenamento de dados do evento de treino.</w:t>
        </w:r>
      </w:ins>
    </w:p>
    <w:p w14:paraId="16E42B18" w14:textId="03F6E4D9" w:rsidR="00E13A6A" w:rsidRPr="00E13A6A" w:rsidRDefault="00E13A6A" w:rsidP="00E13A6A">
      <w:pPr>
        <w:spacing w:line="276" w:lineRule="auto"/>
        <w:rPr>
          <w:ins w:id="3470" w:author="HUGO SAMUEL DE LIMA OLIVEIRA" w:date="2025-08-08T17:34:00Z"/>
          <w:rFonts w:ascii="Times New Roman" w:eastAsia="Times New Roman" w:hAnsi="Times New Roman" w:cs="Times New Roman"/>
          <w:b/>
          <w:bCs/>
        </w:rPr>
      </w:pPr>
      <w:ins w:id="3471" w:author="HUGO SAMUEL DE LIMA OLIVEIRA" w:date="2025-08-08T17:34:00Z">
        <w:r>
          <w:rPr>
            <w:rFonts w:ascii="Times New Roman" w:eastAsia="Times New Roman" w:hAnsi="Times New Roman" w:cs="Times New Roman"/>
            <w:b/>
            <w:bCs/>
          </w:rPr>
          <w:t>5.3.3</w:t>
        </w:r>
        <w:r w:rsidRPr="00E13A6A">
          <w:rPr>
            <w:rFonts w:ascii="Times New Roman" w:eastAsia="Times New Roman" w:hAnsi="Times New Roman" w:cs="Times New Roman"/>
            <w:b/>
            <w:bCs/>
          </w:rPr>
          <w:t>. Relacionamentos</w:t>
        </w:r>
      </w:ins>
    </w:p>
    <w:p w14:paraId="4A55FB9A" w14:textId="77777777" w:rsidR="00E13A6A" w:rsidRPr="00E13A6A" w:rsidRDefault="00E13A6A" w:rsidP="00E13A6A">
      <w:pPr>
        <w:numPr>
          <w:ilvl w:val="0"/>
          <w:numId w:val="92"/>
        </w:numPr>
        <w:spacing w:line="276" w:lineRule="auto"/>
        <w:rPr>
          <w:ins w:id="3472" w:author="HUGO SAMUEL DE LIMA OLIVEIRA" w:date="2025-08-08T17:34:00Z"/>
          <w:rFonts w:ascii="Times New Roman" w:eastAsia="Times New Roman" w:hAnsi="Times New Roman" w:cs="Times New Roman"/>
        </w:rPr>
      </w:pPr>
      <w:proofErr w:type="spellStart"/>
      <w:ins w:id="3473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Usuario</w:t>
        </w:r>
        <w:proofErr w:type="spellEnd"/>
        <w:r w:rsidRPr="00E13A6A">
          <w:rPr>
            <w:rFonts w:ascii="Times New Roman" w:eastAsia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eastAsia="Times New Roman" w:hAnsi="Times New Roman" w:cs="Times New Roman"/>
            <w:b/>
            <w:bCs/>
          </w:rPr>
          <w:t>SessaoDeTreino</w:t>
        </w:r>
        <w:proofErr w:type="spellEnd"/>
        <w:r w:rsidRPr="00E13A6A">
          <w:rPr>
            <w:rFonts w:ascii="Times New Roman" w:eastAsia="Times New Roman" w:hAnsi="Times New Roman" w:cs="Times New Roman"/>
            <w:b/>
            <w:bCs/>
          </w:rPr>
          <w:t xml:space="preserve"> (Associação)</w:t>
        </w:r>
      </w:ins>
    </w:p>
    <w:p w14:paraId="5FA23283" w14:textId="77777777" w:rsidR="00E13A6A" w:rsidRPr="00E13A6A" w:rsidRDefault="00E13A6A" w:rsidP="00E13A6A">
      <w:pPr>
        <w:numPr>
          <w:ilvl w:val="1"/>
          <w:numId w:val="92"/>
        </w:numPr>
        <w:spacing w:line="276" w:lineRule="auto"/>
        <w:rPr>
          <w:ins w:id="3474" w:author="HUGO SAMUEL DE LIMA OLIVEIRA" w:date="2025-08-08T17:34:00Z"/>
          <w:rFonts w:ascii="Times New Roman" w:eastAsia="Times New Roman" w:hAnsi="Times New Roman" w:cs="Times New Roman"/>
        </w:rPr>
      </w:pPr>
      <w:ins w:id="3475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Natureza:</w:t>
        </w:r>
        <w:r w:rsidRPr="00E13A6A">
          <w:rPr>
            <w:rFonts w:ascii="Times New Roman" w:eastAsia="Times New Roman" w:hAnsi="Times New Roman" w:cs="Times New Roman"/>
          </w:rPr>
          <w:t xml:space="preserve"> A associação </w:t>
        </w:r>
        <w:r w:rsidRPr="00E13A6A">
          <w:rPr>
            <w:rFonts w:ascii="Times New Roman" w:eastAsia="Times New Roman" w:hAnsi="Times New Roman" w:cs="Times New Roman"/>
            <w:b/>
            <w:bCs/>
          </w:rPr>
          <w:t>"realiza"</w:t>
        </w:r>
        <w:r w:rsidRPr="00E13A6A">
          <w:rPr>
            <w:rFonts w:ascii="Times New Roman" w:eastAsia="Times New Roman" w:hAnsi="Times New Roman" w:cs="Times New Roman"/>
          </w:rPr>
          <w:t xml:space="preserve"> descreve a ação de um usuário executar uma sessão de treino.</w:t>
        </w:r>
      </w:ins>
    </w:p>
    <w:p w14:paraId="6C78B72F" w14:textId="77777777" w:rsidR="00E13A6A" w:rsidRPr="00E13A6A" w:rsidRDefault="00E13A6A" w:rsidP="00E13A6A">
      <w:pPr>
        <w:numPr>
          <w:ilvl w:val="1"/>
          <w:numId w:val="92"/>
        </w:numPr>
        <w:spacing w:line="276" w:lineRule="auto"/>
        <w:rPr>
          <w:ins w:id="3476" w:author="HUGO SAMUEL DE LIMA OLIVEIRA" w:date="2025-08-08T17:34:00Z"/>
          <w:rFonts w:ascii="Times New Roman" w:eastAsia="Times New Roman" w:hAnsi="Times New Roman" w:cs="Times New Roman"/>
        </w:rPr>
      </w:pPr>
      <w:ins w:id="3477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Multiplicidade:</w:t>
        </w:r>
        <w:r w:rsidRPr="00E13A6A">
          <w:rPr>
            <w:rFonts w:ascii="Times New Roman" w:eastAsia="Times New Roman" w:hAnsi="Times New Roman" w:cs="Times New Roman"/>
          </w:rPr>
          <w:t xml:space="preserve"> 1 para </w:t>
        </w:r>
        <w:proofErr w:type="gramStart"/>
        <w:r w:rsidRPr="00E13A6A">
          <w:rPr>
            <w:rFonts w:ascii="Times New Roman" w:eastAsia="Times New Roman" w:hAnsi="Times New Roman" w:cs="Times New Roman"/>
          </w:rPr>
          <w:t>0..</w:t>
        </w:r>
        <w:proofErr w:type="gramEnd"/>
        <w:r w:rsidRPr="00E13A6A">
          <w:rPr>
            <w:rFonts w:ascii="Times New Roman" w:eastAsia="Times New Roman" w:hAnsi="Times New Roman" w:cs="Times New Roman"/>
          </w:rPr>
          <w:t xml:space="preserve">*. Isso significa que um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Usuario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pode realizar </w:t>
        </w:r>
        <w:r w:rsidRPr="00E13A6A">
          <w:rPr>
            <w:rFonts w:ascii="Times New Roman" w:eastAsia="Times New Roman" w:hAnsi="Times New Roman" w:cs="Times New Roman"/>
            <w:b/>
            <w:bCs/>
          </w:rPr>
          <w:t>zero ou muitas</w:t>
        </w:r>
        <w:r w:rsidRPr="00E13A6A">
          <w:rPr>
            <w:rFonts w:ascii="Times New Roman" w:eastAsia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SessoesDeTreino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ao longo do tempo. Por outro lado, cada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deve ser realizada por </w:t>
        </w:r>
        <w:r w:rsidRPr="00E13A6A">
          <w:rPr>
            <w:rFonts w:ascii="Times New Roman" w:eastAsia="Times New Roman" w:hAnsi="Times New Roman" w:cs="Times New Roman"/>
            <w:b/>
            <w:bCs/>
          </w:rPr>
          <w:t>exatamente um</w:t>
        </w:r>
        <w:r w:rsidRPr="00E13A6A">
          <w:rPr>
            <w:rFonts w:ascii="Times New Roman" w:eastAsia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Usuario</w:t>
        </w:r>
        <w:proofErr w:type="spellEnd"/>
        <w:r w:rsidRPr="00E13A6A">
          <w:rPr>
            <w:rFonts w:ascii="Times New Roman" w:eastAsia="Times New Roman" w:hAnsi="Times New Roman" w:cs="Times New Roman"/>
          </w:rPr>
          <w:t>.</w:t>
        </w:r>
      </w:ins>
    </w:p>
    <w:p w14:paraId="6E187FFB" w14:textId="77777777" w:rsidR="00E13A6A" w:rsidRPr="00E13A6A" w:rsidRDefault="00E13A6A" w:rsidP="00E13A6A">
      <w:pPr>
        <w:numPr>
          <w:ilvl w:val="0"/>
          <w:numId w:val="92"/>
        </w:numPr>
        <w:spacing w:line="276" w:lineRule="auto"/>
        <w:rPr>
          <w:ins w:id="3478" w:author="HUGO SAMUEL DE LIMA OLIVEIRA" w:date="2025-08-08T17:34:00Z"/>
          <w:rFonts w:ascii="Times New Roman" w:eastAsia="Times New Roman" w:hAnsi="Times New Roman" w:cs="Times New Roman"/>
        </w:rPr>
      </w:pPr>
      <w:ins w:id="3479" w:author="HUGO SAMUEL DE LIMA OLIVEIRA" w:date="2025-08-08T17:34:00Z">
        <w:r w:rsidRPr="00E13A6A">
          <w:rPr>
            <w:rFonts w:ascii="Times New Roman" w:eastAsia="Times New Roman" w:hAnsi="Times New Roman" w:cs="Times New Roman"/>
            <w:b/>
            <w:bCs/>
          </w:rPr>
          <w:t>Outros Relacionamentos (Parciais)</w:t>
        </w:r>
      </w:ins>
    </w:p>
    <w:p w14:paraId="3CF2AE67" w14:textId="77777777" w:rsidR="00E13A6A" w:rsidRPr="00E13A6A" w:rsidRDefault="00E13A6A" w:rsidP="00E13A6A">
      <w:pPr>
        <w:numPr>
          <w:ilvl w:val="1"/>
          <w:numId w:val="92"/>
        </w:numPr>
        <w:spacing w:line="276" w:lineRule="auto"/>
        <w:rPr>
          <w:ins w:id="3480" w:author="HUGO SAMUEL DE LIMA OLIVEIRA" w:date="2025-08-08T17:34:00Z"/>
          <w:rFonts w:ascii="Times New Roman" w:eastAsia="Times New Roman" w:hAnsi="Times New Roman" w:cs="Times New Roman"/>
        </w:rPr>
      </w:pPr>
      <w:ins w:id="3481" w:author="HUGO SAMUEL DE LIMA OLIVEIRA" w:date="2025-08-08T17:34:00Z">
        <w:r w:rsidRPr="00E13A6A">
          <w:rPr>
            <w:rFonts w:ascii="Times New Roman" w:eastAsia="Times New Roman" w:hAnsi="Times New Roman" w:cs="Times New Roman"/>
          </w:rPr>
          <w:t xml:space="preserve">O diagrama mostra um relacionamento </w:t>
        </w:r>
        <w:r w:rsidRPr="00E13A6A">
          <w:rPr>
            <w:rFonts w:ascii="Times New Roman" w:eastAsia="Times New Roman" w:hAnsi="Times New Roman" w:cs="Times New Roman"/>
            <w:b/>
            <w:bCs/>
          </w:rPr>
          <w:t>"acessa"</w:t>
        </w:r>
        <w:r w:rsidRPr="00E13A6A">
          <w:rPr>
            <w:rFonts w:ascii="Times New Roman" w:eastAsia="Times New Roman" w:hAnsi="Times New Roman" w:cs="Times New Roman"/>
          </w:rPr>
          <w:t xml:space="preserve"> partindo da classe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Usuario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e outro relacionamento partindo da classe </w:t>
        </w:r>
        <w:proofErr w:type="spellStart"/>
        <w:r w:rsidRPr="00E13A6A">
          <w:rPr>
            <w:rFonts w:ascii="Times New Roman" w:eastAsia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eastAsia="Times New Roman" w:hAnsi="Times New Roman" w:cs="Times New Roman"/>
          </w:rPr>
          <w:t xml:space="preserve"> (com multiplicidade 1), mas as classes de destino de ambos não estão visíveis neste recorte.</w:t>
        </w:r>
      </w:ins>
    </w:p>
    <w:p w14:paraId="4447991B" w14:textId="3E4F82BF" w:rsidR="00971CD4" w:rsidRPr="00E13A6A" w:rsidRDefault="00971CD4">
      <w:pPr>
        <w:spacing w:line="276" w:lineRule="auto"/>
        <w:rPr>
          <w:ins w:id="3482" w:author="HUGO SAMUEL DE LIMA OLIVEIRA" w:date="2025-08-08T17:34:00Z"/>
          <w:rFonts w:ascii="Times New Roman" w:eastAsia="Times New Roman" w:hAnsi="Times New Roman" w:cs="Times New Roman"/>
          <w:rPrChange w:id="3483" w:author="HUGO SAMUEL DE LIMA OLIVEIRA" w:date="2025-08-08T17:34:00Z">
            <w:rPr>
              <w:ins w:id="3484" w:author="HUGO SAMUEL DE LIMA OLIVEIRA" w:date="2025-08-08T17:34:00Z"/>
              <w:rFonts w:ascii="Times New Roman" w:eastAsia="Times New Roman" w:hAnsi="Times New Roman" w:cs="Times New Roman"/>
              <w:b/>
              <w:bCs/>
            </w:rPr>
          </w:rPrChange>
        </w:rPr>
      </w:pPr>
    </w:p>
    <w:p w14:paraId="52141833" w14:textId="77777777" w:rsidR="00E13A6A" w:rsidRPr="001F772C" w:rsidRDefault="00E13A6A">
      <w:pPr>
        <w:spacing w:line="276" w:lineRule="auto"/>
        <w:rPr>
          <w:ins w:id="3485" w:author="HUGO SAMUEL DE LIMA OLIVEIRA" w:date="2025-06-13T03:07:00Z"/>
          <w:rFonts w:ascii="Times New Roman" w:eastAsia="Times New Roman" w:hAnsi="Times New Roman" w:cs="Times New Roman"/>
          <w:b/>
          <w:bCs/>
        </w:rPr>
        <w:pPrChange w:id="3486" w:author="WESLEY DOS SANTOS GATINHO" w:date="2025-06-13T20:45:00Z">
          <w:pPr/>
        </w:pPrChange>
      </w:pPr>
    </w:p>
    <w:p w14:paraId="1B0D727D" w14:textId="27FA9CAB" w:rsidR="00971CD4" w:rsidRPr="00E13A6A" w:rsidRDefault="448F4A14">
      <w:pPr>
        <w:spacing w:line="276" w:lineRule="auto"/>
        <w:rPr>
          <w:ins w:id="3487" w:author="WESLEY DOS SANTOS GATINHO" w:date="2025-06-12T13:33:00Z"/>
          <w:rFonts w:ascii="Times New Roman" w:eastAsia="Times New Roman" w:hAnsi="Times New Roman" w:cs="Times New Roman"/>
          <w:rPrChange w:id="3488" w:author="HUGO SAMUEL DE LIMA OLIVEIRA" w:date="2025-08-08T17:35:00Z">
            <w:rPr>
              <w:ins w:id="3489" w:author="WESLEY DOS SANTOS GATINHO" w:date="2025-06-12T13:33:00Z"/>
            </w:rPr>
          </w:rPrChange>
        </w:rPr>
        <w:pPrChange w:id="3490" w:author="WESLEY DOS SANTOS GATINHO" w:date="2025-06-13T20:45:00Z">
          <w:pPr/>
        </w:pPrChange>
      </w:pPr>
      <w:ins w:id="3491" w:author="HUGO SAMUEL DE LIMA OLIVEIRA" w:date="2025-06-13T03:07:00Z">
        <w:r w:rsidRPr="001F772C">
          <w:rPr>
            <w:rFonts w:ascii="Times New Roman" w:eastAsia="Times New Roman" w:hAnsi="Times New Roman" w:cs="Times New Roman"/>
            <w:b/>
            <w:bCs/>
          </w:rPr>
          <w:lastRenderedPageBreak/>
          <w:t xml:space="preserve">5.4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  <w:rPrChange w:id="3492" w:author="WESLEY DOS SANTOS GATINHO" w:date="2025-06-13T20:43:00Z">
              <w:rPr>
                <w:rFonts w:ascii="Times New Roman" w:hAnsi="Times New Roman" w:cs="Times New Roman"/>
                <w:lang w:val="pt-PT"/>
              </w:rPr>
            </w:rPrChange>
          </w:rPr>
          <w:t>Extremidade Esquerda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493" w:author="WESLEY DOS SANTOS GATINHO" w:date="2025-06-13T21:07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494">
          <w:tblGrid>
            <w:gridCol w:w="40"/>
            <w:gridCol w:w="9021"/>
            <w:gridCol w:w="40"/>
          </w:tblGrid>
        </w:tblGridChange>
      </w:tblGrid>
      <w:tr w:rsidR="1EF23762" w:rsidRPr="001F772C" w14:paraId="587FD12E" w14:textId="77777777" w:rsidTr="0052193D">
        <w:trPr>
          <w:trHeight w:val="300"/>
          <w:ins w:id="3495" w:author="HUGO SAMUEL DE LIMA OLIVEIRA" w:date="2025-06-13T02:30:00Z"/>
          <w:trPrChange w:id="3496" w:author="WESLEY DOS SANTOS GATINHO" w:date="2025-06-13T21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497" w:author="WESLEY DOS SANTOS GATINHO" w:date="2025-06-13T21:07:00Z">
              <w:tcPr>
                <w:tcW w:w="9061" w:type="dxa"/>
                <w:gridSpan w:val="2"/>
              </w:tcPr>
            </w:tcPrChange>
          </w:tcPr>
          <w:p w14:paraId="0965DC86" w14:textId="7073A519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3498" w:author="WESLEY DOS SANTOS GATINHO" w:date="2025-06-13T20:45:00Z">
                <w:pPr>
                  <w:jc w:val="center"/>
                </w:pPr>
              </w:pPrChange>
            </w:pPr>
            <w:ins w:id="3499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  <w:del w:id="3500" w:author="WESLEY DOS SANTOS GATINHO" w:date="2025-06-13T21:07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>(algum numero):</w:delText>
                </w:r>
              </w:del>
            </w:ins>
            <w:ins w:id="3501" w:author="WESLEY DOS SANTOS GATINHO" w:date="2025-06-13T21:07:00Z">
              <w:r w:rsidR="0052193D">
                <w:rPr>
                  <w:rFonts w:ascii="Times New Roman" w:hAnsi="Times New Roman" w:cs="Times New Roman"/>
                  <w:lang w:val="pt-PT"/>
                </w:rPr>
                <w:t>10:</w:t>
              </w:r>
            </w:ins>
            <w:ins w:id="3502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 Diagrama de Classes</w:t>
              </w:r>
            </w:ins>
            <w:ins w:id="3503" w:author="HUGO SAMUEL DE LIMA OLIVEIRA" w:date="2025-06-13T02:33:00Z">
              <w:r w:rsidR="020D65D7" w:rsidRPr="001F772C">
                <w:rPr>
                  <w:rFonts w:ascii="Times New Roman" w:hAnsi="Times New Roman" w:cs="Times New Roman"/>
                  <w:lang w:val="pt-PT"/>
                </w:rPr>
                <w:t xml:space="preserve"> Extremidade Esquerda</w:t>
              </w:r>
            </w:ins>
          </w:p>
        </w:tc>
      </w:tr>
      <w:tr w:rsidR="1EF23762" w:rsidRPr="001F772C" w14:paraId="04A29A7B" w14:textId="77777777" w:rsidTr="0052193D">
        <w:trPr>
          <w:trHeight w:val="300"/>
          <w:ins w:id="3504" w:author="HUGO SAMUEL DE LIMA OLIVEIRA" w:date="2025-06-13T02:30:00Z"/>
          <w:trPrChange w:id="3505" w:author="WESLEY DOS SANTOS GATINHO" w:date="2025-06-13T21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506" w:author="WESLEY DOS SANTOS GATINHO" w:date="2025-06-13T21:07:00Z">
              <w:tcPr>
                <w:tcW w:w="9061" w:type="dxa"/>
                <w:gridSpan w:val="2"/>
              </w:tcPr>
            </w:tcPrChange>
          </w:tcPr>
          <w:p w14:paraId="0670B58C" w14:textId="7214405E" w:rsidR="1EF23762" w:rsidRPr="001F772C" w:rsidRDefault="1EF23762">
            <w:pPr>
              <w:spacing w:line="276" w:lineRule="auto"/>
              <w:jc w:val="center"/>
              <w:rPr>
                <w:rFonts w:ascii="Times New Roman" w:eastAsia="Aptos" w:hAnsi="Times New Roman" w:cs="Times New Roman"/>
                <w:rPrChange w:id="3507" w:author="WESLEY DOS SANTOS GATINHO" w:date="2025-06-13T20:43:00Z">
                  <w:rPr>
                    <w:rFonts w:ascii="Aptos" w:eastAsia="Aptos" w:hAnsi="Aptos" w:cs="Aptos"/>
                  </w:rPr>
                </w:rPrChange>
              </w:rPr>
              <w:pPrChange w:id="3508" w:author="HUGO SAMUEL DE LIMA OLIVEIRA" w:date="2025-08-08T17:35:00Z">
                <w:pPr/>
              </w:pPrChange>
            </w:pPr>
            <w:ins w:id="3509" w:author="HUGO SAMUEL DE LIMA OLIVEIRA" w:date="2025-06-13T02:30:00Z">
              <w:r w:rsidRPr="001F772C">
                <w:rPr>
                  <w:rFonts w:ascii="Times New Roman" w:hAnsi="Times New Roman" w:cs="Times New Roman"/>
                  <w:noProof/>
                  <w:rPrChange w:id="3510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1B0F754D" wp14:editId="5E024FB5">
                        <wp:extent cx="304800" cy="304800"/>
                        <wp:effectExtent l="0" t="0" r="0" b="0"/>
                        <wp:docPr id="241206077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1824DE16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3511" w:author="HUGO SAMUEL DE LIMA OLIVEIRA" w:date="2025-06-13T02:34:00Z">
              <w:r w:rsidR="2DDF2E41" w:rsidRPr="001F772C">
                <w:rPr>
                  <w:rFonts w:ascii="Times New Roman" w:hAnsi="Times New Roman" w:cs="Times New Roman"/>
                  <w:noProof/>
                  <w:rPrChange w:id="3512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13FAFA84" wp14:editId="23823B31">
                    <wp:extent cx="4000500" cy="5610224"/>
                    <wp:effectExtent l="0" t="0" r="0" b="0"/>
                    <wp:docPr id="1018229426" name="Imagem 1018229426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00500" cy="5610224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3F6C6BB6" w14:textId="77777777" w:rsidTr="0052193D">
        <w:trPr>
          <w:trHeight w:val="300"/>
          <w:ins w:id="3513" w:author="HUGO SAMUEL DE LIMA OLIVEIRA" w:date="2025-06-13T02:30:00Z"/>
          <w:trPrChange w:id="3514" w:author="WESLEY DOS SANTOS GATINHO" w:date="2025-06-13T21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515" w:author="WESLEY DOS SANTOS GATINHO" w:date="2025-06-13T21:07:00Z">
              <w:tcPr>
                <w:tcW w:w="9061" w:type="dxa"/>
                <w:gridSpan w:val="2"/>
              </w:tcPr>
            </w:tcPrChange>
          </w:tcPr>
          <w:p w14:paraId="41DC684D" w14:textId="0308DBFA" w:rsidR="1EF23762" w:rsidRPr="0052193D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3516" w:author="WESLEY DOS SANTOS GATINHO" w:date="2025-06-13T21:07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517" w:author="WESLEY DOS SANTOS GATINHO" w:date="2025-06-13T20:45:00Z">
                <w:pPr>
                  <w:jc w:val="center"/>
                </w:pPr>
              </w:pPrChange>
            </w:pPr>
            <w:ins w:id="3518" w:author="HUGO SAMUEL DE LIMA OLIVEIRA" w:date="2025-06-13T02:30:00Z">
              <w:r w:rsidRPr="0052193D">
                <w:rPr>
                  <w:rFonts w:ascii="Times New Roman" w:hAnsi="Times New Roman" w:cs="Times New Roman"/>
                  <w:b/>
                  <w:bCs/>
                  <w:lang w:val="pt-PT"/>
                  <w:rPrChange w:id="3519" w:author="WESLEY DOS SANTOS GATINHO" w:date="2025-06-13T21:07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31CD0F80" w14:textId="3922B940" w:rsidR="00971CD4" w:rsidRDefault="00971CD4">
      <w:pPr>
        <w:spacing w:line="276" w:lineRule="auto"/>
        <w:rPr>
          <w:ins w:id="3520" w:author="HUGO SAMUEL DE LIMA OLIVEIRA" w:date="2025-08-08T17:36:00Z"/>
          <w:rFonts w:ascii="Times New Roman" w:hAnsi="Times New Roman" w:cs="Times New Roman"/>
        </w:rPr>
      </w:pPr>
    </w:p>
    <w:p w14:paraId="75A39B4D" w14:textId="513CE004" w:rsidR="00E13A6A" w:rsidRPr="00E13A6A" w:rsidRDefault="00E13A6A" w:rsidP="00E13A6A">
      <w:pPr>
        <w:spacing w:line="276" w:lineRule="auto"/>
        <w:rPr>
          <w:ins w:id="3521" w:author="HUGO SAMUEL DE LIMA OLIVEIRA" w:date="2025-08-08T17:36:00Z"/>
          <w:rFonts w:ascii="Times New Roman" w:hAnsi="Times New Roman" w:cs="Times New Roman"/>
          <w:b/>
          <w:bCs/>
        </w:rPr>
      </w:pPr>
      <w:ins w:id="3522" w:author="HUGO SAMUEL DE LIMA OLIVEIRA" w:date="2025-08-08T17:36:00Z">
        <w:r>
          <w:rPr>
            <w:rFonts w:ascii="Times New Roman" w:hAnsi="Times New Roman" w:cs="Times New Roman"/>
            <w:b/>
            <w:bCs/>
          </w:rPr>
          <w:t>5.4.1</w:t>
        </w:r>
        <w:r w:rsidRPr="00E13A6A">
          <w:rPr>
            <w:rFonts w:ascii="Times New Roman" w:hAnsi="Times New Roman" w:cs="Times New Roman"/>
            <w:b/>
            <w:bCs/>
          </w:rPr>
          <w:t>. Descrição Geral</w:t>
        </w:r>
      </w:ins>
      <w:ins w:id="3523" w:author="HUGO SAMUEL DE LIMA OLIVEIRA" w:date="2025-08-08T17:44:00Z">
        <w:r w:rsidR="005F39EB">
          <w:rPr>
            <w:rFonts w:ascii="Times New Roman" w:hAnsi="Times New Roman" w:cs="Times New Roman"/>
            <w:b/>
            <w:bCs/>
          </w:rPr>
          <w:t xml:space="preserve"> </w:t>
        </w:r>
        <w:r w:rsidR="005F39EB" w:rsidRPr="007D6BD3">
          <w:rPr>
            <w:rFonts w:ascii="Times New Roman" w:eastAsia="Times New Roman" w:hAnsi="Times New Roman" w:cs="Times New Roman"/>
            <w:b/>
            <w:bCs/>
            <w:lang w:val="pt-PT"/>
          </w:rPr>
          <w:t>Extremidade Esquerda</w:t>
        </w:r>
      </w:ins>
    </w:p>
    <w:p w14:paraId="2089C638" w14:textId="77777777" w:rsidR="00E13A6A" w:rsidRPr="00E13A6A" w:rsidRDefault="00E13A6A" w:rsidP="00E13A6A">
      <w:pPr>
        <w:spacing w:line="276" w:lineRule="auto"/>
        <w:rPr>
          <w:ins w:id="3524" w:author="HUGO SAMUEL DE LIMA OLIVEIRA" w:date="2025-08-08T17:36:00Z"/>
          <w:rFonts w:ascii="Times New Roman" w:hAnsi="Times New Roman" w:cs="Times New Roman"/>
        </w:rPr>
      </w:pPr>
      <w:ins w:id="3525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Este segmento do diagrama detalha a </w:t>
        </w:r>
        <w:r w:rsidRPr="00E13A6A">
          <w:rPr>
            <w:rFonts w:ascii="Times New Roman" w:hAnsi="Times New Roman" w:cs="Times New Roman"/>
            <w:b/>
            <w:bCs/>
          </w:rPr>
          <w:t>estrutura interna de uma sessão de treino</w:t>
        </w:r>
        <w:r w:rsidRPr="00E13A6A">
          <w:rPr>
            <w:rFonts w:ascii="Times New Roman" w:hAnsi="Times New Roman" w:cs="Times New Roman"/>
          </w:rPr>
          <w:t xml:space="preserve">, focando em como os exercícios são organizados e executados. Ele descreve uma hierarquia clara: uma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 xml:space="preserve"> é composta por um ou mais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. Cada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representa a execução de um </w:t>
        </w:r>
        <w:proofErr w:type="spellStart"/>
        <w:r w:rsidRPr="00E13A6A">
          <w:rPr>
            <w:rFonts w:ascii="Times New Roman" w:hAnsi="Times New Roman" w:cs="Times New Roman"/>
          </w:rPr>
          <w:t>Exercicio</w:t>
        </w:r>
        <w:proofErr w:type="spellEnd"/>
        <w:r w:rsidRPr="00E13A6A">
          <w:rPr>
            <w:rFonts w:ascii="Times New Roman" w:hAnsi="Times New Roman" w:cs="Times New Roman"/>
          </w:rPr>
          <w:t xml:space="preserve"> específico, com metas definidas (como repetições e séries).</w:t>
        </w:r>
      </w:ins>
    </w:p>
    <w:p w14:paraId="608625E3" w14:textId="77777777" w:rsidR="00E13A6A" w:rsidRPr="00E13A6A" w:rsidRDefault="00E13A6A" w:rsidP="00E13A6A">
      <w:pPr>
        <w:spacing w:line="276" w:lineRule="auto"/>
        <w:rPr>
          <w:ins w:id="3526" w:author="HUGO SAMUEL DE LIMA OLIVEIRA" w:date="2025-08-08T17:36:00Z"/>
          <w:rFonts w:ascii="Times New Roman" w:hAnsi="Times New Roman" w:cs="Times New Roman"/>
        </w:rPr>
      </w:pPr>
      <w:ins w:id="3527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Um aspecto central desta parte do sistema é a integração com um serviço de Inteligência Artificial, o </w:t>
        </w:r>
        <w:proofErr w:type="spellStart"/>
        <w:r w:rsidRPr="00E13A6A">
          <w:rPr>
            <w:rFonts w:ascii="Times New Roman" w:hAnsi="Times New Roman" w:cs="Times New Roman"/>
          </w:rPr>
          <w:t>ServicoVisaoComputacional</w:t>
        </w:r>
        <w:proofErr w:type="spellEnd"/>
        <w:r w:rsidRPr="00E13A6A">
          <w:rPr>
            <w:rFonts w:ascii="Times New Roman" w:hAnsi="Times New Roman" w:cs="Times New Roman"/>
          </w:rPr>
          <w:t>. Este serviço é utilizado durante a execução de um item de sessão para analisar a postura do usuário e fornecer feedback, tornando o treino mais interativo e seguro.</w:t>
        </w:r>
      </w:ins>
    </w:p>
    <w:p w14:paraId="1568639D" w14:textId="1948AD73" w:rsidR="00E13A6A" w:rsidRPr="00E13A6A" w:rsidRDefault="00E13A6A" w:rsidP="00E13A6A">
      <w:pPr>
        <w:spacing w:line="276" w:lineRule="auto"/>
        <w:rPr>
          <w:ins w:id="3528" w:author="HUGO SAMUEL DE LIMA OLIVEIRA" w:date="2025-08-08T17:36:00Z"/>
          <w:rFonts w:ascii="Times New Roman" w:hAnsi="Times New Roman" w:cs="Times New Roman"/>
          <w:b/>
          <w:bCs/>
        </w:rPr>
      </w:pPr>
      <w:ins w:id="3529" w:author="HUGO SAMUEL DE LIMA OLIVEIRA" w:date="2025-08-08T17:36:00Z">
        <w:r>
          <w:rPr>
            <w:rFonts w:ascii="Times New Roman" w:hAnsi="Times New Roman" w:cs="Times New Roman"/>
            <w:b/>
            <w:bCs/>
          </w:rPr>
          <w:lastRenderedPageBreak/>
          <w:t>5.4.2</w:t>
        </w:r>
        <w:r w:rsidRPr="00E13A6A">
          <w:rPr>
            <w:rFonts w:ascii="Times New Roman" w:hAnsi="Times New Roman" w:cs="Times New Roman"/>
            <w:b/>
            <w:bCs/>
          </w:rPr>
          <w:t>. Classes</w:t>
        </w:r>
      </w:ins>
    </w:p>
    <w:p w14:paraId="60C231F5" w14:textId="77777777" w:rsidR="00E13A6A" w:rsidRPr="00E13A6A" w:rsidRDefault="00E13A6A" w:rsidP="00E13A6A">
      <w:pPr>
        <w:spacing w:line="276" w:lineRule="auto"/>
        <w:rPr>
          <w:ins w:id="3530" w:author="HUGO SAMUEL DE LIMA OLIVEIRA" w:date="2025-08-08T17:36:00Z"/>
          <w:rFonts w:ascii="Times New Roman" w:hAnsi="Times New Roman" w:cs="Times New Roman"/>
        </w:rPr>
      </w:pPr>
      <w:ins w:id="3531" w:author="HUGO SAMUEL DE LIMA OLIVEIRA" w:date="2025-08-08T17:36:00Z">
        <w:r w:rsidRPr="00E13A6A">
          <w:rPr>
            <w:rFonts w:ascii="Times New Roman" w:hAnsi="Times New Roman" w:cs="Times New Roman"/>
          </w:rPr>
          <w:t>A seguir, a descrição detalhada de cada classe presente no diagrama.</w:t>
        </w:r>
      </w:ins>
    </w:p>
    <w:p w14:paraId="15037F7D" w14:textId="77777777" w:rsidR="00E13A6A" w:rsidRPr="00E13A6A" w:rsidRDefault="00E13A6A" w:rsidP="00E13A6A">
      <w:pPr>
        <w:spacing w:line="276" w:lineRule="auto"/>
        <w:rPr>
          <w:ins w:id="3532" w:author="HUGO SAMUEL DE LIMA OLIVEIRA" w:date="2025-08-08T17:36:00Z"/>
          <w:rFonts w:ascii="Times New Roman" w:hAnsi="Times New Roman" w:cs="Times New Roman"/>
          <w:b/>
          <w:bCs/>
        </w:rPr>
      </w:pPr>
      <w:ins w:id="3533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SessaoDeTreino</w:t>
        </w:r>
        <w:proofErr w:type="spellEnd"/>
      </w:ins>
    </w:p>
    <w:p w14:paraId="423E9F13" w14:textId="77777777" w:rsidR="00E13A6A" w:rsidRPr="00E13A6A" w:rsidRDefault="00E13A6A" w:rsidP="00E13A6A">
      <w:pPr>
        <w:numPr>
          <w:ilvl w:val="0"/>
          <w:numId w:val="93"/>
        </w:numPr>
        <w:spacing w:line="276" w:lineRule="auto"/>
        <w:rPr>
          <w:ins w:id="3534" w:author="HUGO SAMUEL DE LIMA OLIVEIRA" w:date="2025-08-08T17:36:00Z"/>
          <w:rFonts w:ascii="Times New Roman" w:hAnsi="Times New Roman" w:cs="Times New Roman"/>
        </w:rPr>
      </w:pPr>
      <w:ins w:id="3535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Modela uma única sessão de treinamento realizada pelo usuário. Sua principal responsabilidade é registrar a ocorrência de um treino como um evento com duração definida, armazenando quando ele começou e quando terminou. Atua como o contêiner principal para todos os exercícios realizados.</w:t>
        </w:r>
      </w:ins>
    </w:p>
    <w:p w14:paraId="77696C5F" w14:textId="77777777" w:rsidR="00E13A6A" w:rsidRPr="00E13A6A" w:rsidRDefault="00E13A6A" w:rsidP="00E13A6A">
      <w:pPr>
        <w:numPr>
          <w:ilvl w:val="0"/>
          <w:numId w:val="93"/>
        </w:numPr>
        <w:spacing w:line="276" w:lineRule="auto"/>
        <w:rPr>
          <w:ins w:id="3536" w:author="HUGO SAMUEL DE LIMA OLIVEIRA" w:date="2025-08-08T17:36:00Z"/>
          <w:rFonts w:ascii="Times New Roman" w:hAnsi="Times New Roman" w:cs="Times New Roman"/>
        </w:rPr>
      </w:pPr>
      <w:ins w:id="3537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226F7BDD" w14:textId="77777777" w:rsidR="00E13A6A" w:rsidRPr="00E13A6A" w:rsidRDefault="00E13A6A" w:rsidP="00E13A6A">
      <w:pPr>
        <w:numPr>
          <w:ilvl w:val="1"/>
          <w:numId w:val="93"/>
        </w:numPr>
        <w:spacing w:line="276" w:lineRule="auto"/>
        <w:rPr>
          <w:ins w:id="3538" w:author="HUGO SAMUEL DE LIMA OLIVEIRA" w:date="2025-08-08T17:36:00Z"/>
          <w:rFonts w:ascii="Times New Roman" w:hAnsi="Times New Roman" w:cs="Times New Roman"/>
        </w:rPr>
      </w:pPr>
      <w:ins w:id="3539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dataInicio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>: Date: (Privado) A data e hora de início da sessão de treino.</w:t>
        </w:r>
      </w:ins>
    </w:p>
    <w:p w14:paraId="29EF90CC" w14:textId="77777777" w:rsidR="00E13A6A" w:rsidRPr="00E13A6A" w:rsidRDefault="00E13A6A" w:rsidP="00E13A6A">
      <w:pPr>
        <w:numPr>
          <w:ilvl w:val="1"/>
          <w:numId w:val="93"/>
        </w:numPr>
        <w:spacing w:line="276" w:lineRule="auto"/>
        <w:rPr>
          <w:ins w:id="3540" w:author="HUGO SAMUEL DE LIMA OLIVEIRA" w:date="2025-08-08T17:36:00Z"/>
          <w:rFonts w:ascii="Times New Roman" w:hAnsi="Times New Roman" w:cs="Times New Roman"/>
        </w:rPr>
      </w:pPr>
      <w:ins w:id="3541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dataFim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>: Date: (Privado) A data e hora de término da sessão de treino.</w:t>
        </w:r>
      </w:ins>
    </w:p>
    <w:p w14:paraId="6692AED5" w14:textId="77777777" w:rsidR="00E13A6A" w:rsidRPr="00E13A6A" w:rsidRDefault="00E13A6A" w:rsidP="00E13A6A">
      <w:pPr>
        <w:numPr>
          <w:ilvl w:val="0"/>
          <w:numId w:val="93"/>
        </w:numPr>
        <w:spacing w:line="276" w:lineRule="auto"/>
        <w:rPr>
          <w:ins w:id="3542" w:author="HUGO SAMUEL DE LIMA OLIVEIRA" w:date="2025-08-08T17:36:00Z"/>
          <w:rFonts w:ascii="Times New Roman" w:hAnsi="Times New Roman" w:cs="Times New Roman"/>
        </w:rPr>
      </w:pPr>
      <w:ins w:id="3543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244A2195" w14:textId="77777777" w:rsidR="00E13A6A" w:rsidRPr="00E13A6A" w:rsidRDefault="00E13A6A" w:rsidP="00E13A6A">
      <w:pPr>
        <w:numPr>
          <w:ilvl w:val="1"/>
          <w:numId w:val="93"/>
        </w:numPr>
        <w:spacing w:line="276" w:lineRule="auto"/>
        <w:rPr>
          <w:ins w:id="3544" w:author="HUGO SAMUEL DE LIMA OLIVEIRA" w:date="2025-08-08T17:36:00Z"/>
          <w:rFonts w:ascii="Times New Roman" w:hAnsi="Times New Roman" w:cs="Times New Roman"/>
        </w:rPr>
      </w:pPr>
      <w:ins w:id="3545" w:author="HUGO SAMUEL DE LIMA OLIVEIRA" w:date="2025-08-08T17:36:00Z">
        <w:r w:rsidRPr="00E13A6A">
          <w:rPr>
            <w:rFonts w:ascii="Times New Roman" w:hAnsi="Times New Roman" w:cs="Times New Roman"/>
          </w:rPr>
          <w:t>Nenhum método é especificado.</w:t>
        </w:r>
      </w:ins>
    </w:p>
    <w:p w14:paraId="4AF722CD" w14:textId="77777777" w:rsidR="00E13A6A" w:rsidRPr="00E13A6A" w:rsidRDefault="00E13A6A" w:rsidP="00E13A6A">
      <w:pPr>
        <w:spacing w:line="276" w:lineRule="auto"/>
        <w:rPr>
          <w:ins w:id="3546" w:author="HUGO SAMUEL DE LIMA OLIVEIRA" w:date="2025-08-08T17:36:00Z"/>
          <w:rFonts w:ascii="Times New Roman" w:hAnsi="Times New Roman" w:cs="Times New Roman"/>
          <w:b/>
          <w:bCs/>
        </w:rPr>
      </w:pPr>
      <w:ins w:id="3547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ItemSessao</w:t>
        </w:r>
        <w:proofErr w:type="spellEnd"/>
      </w:ins>
    </w:p>
    <w:p w14:paraId="05FEEBDE" w14:textId="77777777" w:rsidR="00E13A6A" w:rsidRPr="00E13A6A" w:rsidRDefault="00E13A6A" w:rsidP="00E13A6A">
      <w:pPr>
        <w:numPr>
          <w:ilvl w:val="0"/>
          <w:numId w:val="94"/>
        </w:numPr>
        <w:spacing w:line="276" w:lineRule="auto"/>
        <w:rPr>
          <w:ins w:id="3548" w:author="HUGO SAMUEL DE LIMA OLIVEIRA" w:date="2025-08-08T17:36:00Z"/>
          <w:rFonts w:ascii="Times New Roman" w:hAnsi="Times New Roman" w:cs="Times New Roman"/>
        </w:rPr>
      </w:pPr>
      <w:ins w:id="3549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Representa um único bloco de exercício dentro de uma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>. Ele detalha os parâmetros de execução para um exercício específico, como o número de repetições, séries e tempo, além de armazenar o feedback gerado pela IA.</w:t>
        </w:r>
      </w:ins>
    </w:p>
    <w:p w14:paraId="1FAB4B83" w14:textId="77777777" w:rsidR="00E13A6A" w:rsidRPr="00E13A6A" w:rsidRDefault="00E13A6A" w:rsidP="00E13A6A">
      <w:pPr>
        <w:numPr>
          <w:ilvl w:val="0"/>
          <w:numId w:val="94"/>
        </w:numPr>
        <w:spacing w:line="276" w:lineRule="auto"/>
        <w:rPr>
          <w:ins w:id="3550" w:author="HUGO SAMUEL DE LIMA OLIVEIRA" w:date="2025-08-08T17:36:00Z"/>
          <w:rFonts w:ascii="Times New Roman" w:hAnsi="Times New Roman" w:cs="Times New Roman"/>
        </w:rPr>
      </w:pPr>
      <w:ins w:id="3551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097CAC59" w14:textId="77777777" w:rsidR="00E13A6A" w:rsidRPr="00E13A6A" w:rsidRDefault="00E13A6A" w:rsidP="00E13A6A">
      <w:pPr>
        <w:numPr>
          <w:ilvl w:val="1"/>
          <w:numId w:val="94"/>
        </w:numPr>
        <w:spacing w:line="276" w:lineRule="auto"/>
        <w:rPr>
          <w:ins w:id="3552" w:author="HUGO SAMUEL DE LIMA OLIVEIRA" w:date="2025-08-08T17:36:00Z"/>
          <w:rFonts w:ascii="Times New Roman" w:hAnsi="Times New Roman" w:cs="Times New Roman"/>
        </w:rPr>
      </w:pPr>
      <w:ins w:id="3553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repeticoes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int</w:t>
        </w:r>
        <w:proofErr w:type="spellEnd"/>
        <w:r w:rsidRPr="00E13A6A">
          <w:rPr>
            <w:rFonts w:ascii="Times New Roman" w:hAnsi="Times New Roman" w:cs="Times New Roman"/>
          </w:rPr>
          <w:t>: (Privado) O número de repetições a serem executadas.</w:t>
        </w:r>
      </w:ins>
    </w:p>
    <w:p w14:paraId="0EEC77F3" w14:textId="77777777" w:rsidR="00E13A6A" w:rsidRPr="00E13A6A" w:rsidRDefault="00E13A6A" w:rsidP="00E13A6A">
      <w:pPr>
        <w:numPr>
          <w:ilvl w:val="1"/>
          <w:numId w:val="94"/>
        </w:numPr>
        <w:spacing w:line="276" w:lineRule="auto"/>
        <w:rPr>
          <w:ins w:id="3554" w:author="HUGO SAMUEL DE LIMA OLIVEIRA" w:date="2025-08-08T17:36:00Z"/>
          <w:rFonts w:ascii="Times New Roman" w:hAnsi="Times New Roman" w:cs="Times New Roman"/>
        </w:rPr>
      </w:pPr>
      <w:ins w:id="3555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hAnsi="Times New Roman" w:cs="Times New Roman"/>
          </w:rPr>
          <w:t>series</w:t>
        </w:r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int</w:t>
        </w:r>
        <w:proofErr w:type="spellEnd"/>
        <w:r w:rsidRPr="00E13A6A">
          <w:rPr>
            <w:rFonts w:ascii="Times New Roman" w:hAnsi="Times New Roman" w:cs="Times New Roman"/>
          </w:rPr>
          <w:t>: (Privado) O número de séries a serem executadas.</w:t>
        </w:r>
      </w:ins>
    </w:p>
    <w:p w14:paraId="20C25FCC" w14:textId="77777777" w:rsidR="00E13A6A" w:rsidRPr="00E13A6A" w:rsidRDefault="00E13A6A" w:rsidP="00E13A6A">
      <w:pPr>
        <w:numPr>
          <w:ilvl w:val="1"/>
          <w:numId w:val="94"/>
        </w:numPr>
        <w:spacing w:line="276" w:lineRule="auto"/>
        <w:rPr>
          <w:ins w:id="3556" w:author="HUGO SAMUEL DE LIMA OLIVEIRA" w:date="2025-08-08T17:36:00Z"/>
          <w:rFonts w:ascii="Times New Roman" w:hAnsi="Times New Roman" w:cs="Times New Roman"/>
        </w:rPr>
      </w:pPr>
      <w:ins w:id="3557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hAnsi="Times New Roman" w:cs="Times New Roman"/>
          </w:rPr>
          <w:t>tempo</w:t>
        </w:r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int</w:t>
        </w:r>
        <w:proofErr w:type="spellEnd"/>
        <w:r w:rsidRPr="00E13A6A">
          <w:rPr>
            <w:rFonts w:ascii="Times New Roman" w:hAnsi="Times New Roman" w:cs="Times New Roman"/>
          </w:rPr>
          <w:t>: (Privado) O tempo de execução ou de descanso, dependendo do exercício.</w:t>
        </w:r>
      </w:ins>
    </w:p>
    <w:p w14:paraId="5BE1E9A1" w14:textId="77777777" w:rsidR="00E13A6A" w:rsidRPr="00E13A6A" w:rsidRDefault="00E13A6A" w:rsidP="00E13A6A">
      <w:pPr>
        <w:numPr>
          <w:ilvl w:val="1"/>
          <w:numId w:val="94"/>
        </w:numPr>
        <w:spacing w:line="276" w:lineRule="auto"/>
        <w:rPr>
          <w:ins w:id="3558" w:author="HUGO SAMUEL DE LIMA OLIVEIRA" w:date="2025-08-08T17:36:00Z"/>
          <w:rFonts w:ascii="Times New Roman" w:hAnsi="Times New Roman" w:cs="Times New Roman"/>
        </w:rPr>
      </w:pPr>
      <w:ins w:id="3559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feedbackIA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List</w:t>
        </w:r>
        <w:proofErr w:type="spellEnd"/>
        <w:r w:rsidRPr="00E13A6A">
          <w:rPr>
            <w:rFonts w:ascii="Times New Roman" w:hAnsi="Times New Roman" w:cs="Times New Roman"/>
          </w:rPr>
          <w:t>&lt;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&gt;: (Privado</w:t>
        </w:r>
        <w:proofErr w:type="gramStart"/>
        <w:r w:rsidRPr="00E13A6A">
          <w:rPr>
            <w:rFonts w:ascii="Times New Roman" w:hAnsi="Times New Roman" w:cs="Times New Roman"/>
          </w:rPr>
          <w:t>) Uma</w:t>
        </w:r>
        <w:proofErr w:type="gramEnd"/>
        <w:r w:rsidRPr="00E13A6A">
          <w:rPr>
            <w:rFonts w:ascii="Times New Roman" w:hAnsi="Times New Roman" w:cs="Times New Roman"/>
          </w:rPr>
          <w:t xml:space="preserve"> lista de mensagens de feedback geradas pelo serviço de visão computacional durante a execução.</w:t>
        </w:r>
      </w:ins>
    </w:p>
    <w:p w14:paraId="04CC9B23" w14:textId="77777777" w:rsidR="00E13A6A" w:rsidRPr="00E13A6A" w:rsidRDefault="00E13A6A" w:rsidP="00E13A6A">
      <w:pPr>
        <w:numPr>
          <w:ilvl w:val="0"/>
          <w:numId w:val="94"/>
        </w:numPr>
        <w:spacing w:line="276" w:lineRule="auto"/>
        <w:rPr>
          <w:ins w:id="3560" w:author="HUGO SAMUEL DE LIMA OLIVEIRA" w:date="2025-08-08T17:36:00Z"/>
          <w:rFonts w:ascii="Times New Roman" w:hAnsi="Times New Roman" w:cs="Times New Roman"/>
        </w:rPr>
      </w:pPr>
      <w:ins w:id="3561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3868326E" w14:textId="77777777" w:rsidR="00E13A6A" w:rsidRPr="00E13A6A" w:rsidRDefault="00E13A6A" w:rsidP="00E13A6A">
      <w:pPr>
        <w:numPr>
          <w:ilvl w:val="1"/>
          <w:numId w:val="94"/>
        </w:numPr>
        <w:spacing w:line="276" w:lineRule="auto"/>
        <w:rPr>
          <w:ins w:id="3562" w:author="HUGO SAMUEL DE LIMA OLIVEIRA" w:date="2025-08-08T17:36:00Z"/>
          <w:rFonts w:ascii="Times New Roman" w:hAnsi="Times New Roman" w:cs="Times New Roman"/>
        </w:rPr>
      </w:pPr>
      <w:ins w:id="3563" w:author="HUGO SAMUEL DE LIMA OLIVEIRA" w:date="2025-08-08T17:36:00Z">
        <w:r w:rsidRPr="00E13A6A">
          <w:rPr>
            <w:rFonts w:ascii="Times New Roman" w:hAnsi="Times New Roman" w:cs="Times New Roman"/>
          </w:rPr>
          <w:t>Nenhum método é especificado.</w:t>
        </w:r>
      </w:ins>
    </w:p>
    <w:p w14:paraId="10637FF4" w14:textId="77777777" w:rsidR="00E13A6A" w:rsidRPr="00E13A6A" w:rsidRDefault="00E13A6A" w:rsidP="00E13A6A">
      <w:pPr>
        <w:spacing w:line="276" w:lineRule="auto"/>
        <w:rPr>
          <w:ins w:id="3564" w:author="HUGO SAMUEL DE LIMA OLIVEIRA" w:date="2025-08-08T17:36:00Z"/>
          <w:rFonts w:ascii="Times New Roman" w:hAnsi="Times New Roman" w:cs="Times New Roman"/>
          <w:b/>
          <w:bCs/>
        </w:rPr>
      </w:pPr>
      <w:ins w:id="3565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Exercicio</w:t>
        </w:r>
        <w:proofErr w:type="spellEnd"/>
      </w:ins>
    </w:p>
    <w:p w14:paraId="54306CE3" w14:textId="77777777" w:rsidR="00E13A6A" w:rsidRPr="00E13A6A" w:rsidRDefault="00E13A6A" w:rsidP="00E13A6A">
      <w:pPr>
        <w:numPr>
          <w:ilvl w:val="0"/>
          <w:numId w:val="95"/>
        </w:numPr>
        <w:spacing w:line="276" w:lineRule="auto"/>
        <w:rPr>
          <w:ins w:id="3566" w:author="HUGO SAMUEL DE LIMA OLIVEIRA" w:date="2025-08-08T17:36:00Z"/>
          <w:rFonts w:ascii="Times New Roman" w:hAnsi="Times New Roman" w:cs="Times New Roman"/>
        </w:rPr>
      </w:pPr>
      <w:ins w:id="3567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Funciona como uma classe de catálogo ou definição. Ela armazena as informações descritivas e instrutivas sobre um tipo de exercício físico (</w:t>
        </w:r>
        <w:proofErr w:type="spellStart"/>
        <w:r w:rsidRPr="00E13A6A">
          <w:rPr>
            <w:rFonts w:ascii="Times New Roman" w:hAnsi="Times New Roman" w:cs="Times New Roman"/>
          </w:rPr>
          <w:t>ex</w:t>
        </w:r>
        <w:proofErr w:type="spellEnd"/>
        <w:r w:rsidRPr="00E13A6A">
          <w:rPr>
            <w:rFonts w:ascii="Times New Roman" w:hAnsi="Times New Roman" w:cs="Times New Roman"/>
          </w:rPr>
          <w:t>: "Supino", "Agachamento"), sem se preocupar com quantas vezes ele foi executado.</w:t>
        </w:r>
      </w:ins>
    </w:p>
    <w:p w14:paraId="60CE119C" w14:textId="77777777" w:rsidR="00E13A6A" w:rsidRPr="00E13A6A" w:rsidRDefault="00E13A6A" w:rsidP="00E13A6A">
      <w:pPr>
        <w:numPr>
          <w:ilvl w:val="0"/>
          <w:numId w:val="95"/>
        </w:numPr>
        <w:spacing w:line="276" w:lineRule="auto"/>
        <w:rPr>
          <w:ins w:id="3568" w:author="HUGO SAMUEL DE LIMA OLIVEIRA" w:date="2025-08-08T17:36:00Z"/>
          <w:rFonts w:ascii="Times New Roman" w:hAnsi="Times New Roman" w:cs="Times New Roman"/>
        </w:rPr>
      </w:pPr>
      <w:ins w:id="3569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5C868302" w14:textId="77777777" w:rsidR="00E13A6A" w:rsidRPr="00E13A6A" w:rsidRDefault="00E13A6A" w:rsidP="00E13A6A">
      <w:pPr>
        <w:numPr>
          <w:ilvl w:val="1"/>
          <w:numId w:val="95"/>
        </w:numPr>
        <w:spacing w:line="276" w:lineRule="auto"/>
        <w:rPr>
          <w:ins w:id="3570" w:author="HUGO SAMUEL DE LIMA OLIVEIRA" w:date="2025-08-08T17:36:00Z"/>
          <w:rFonts w:ascii="Times New Roman" w:hAnsi="Times New Roman" w:cs="Times New Roman"/>
        </w:rPr>
      </w:pPr>
      <w:ins w:id="3571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hAnsi="Times New Roman" w:cs="Times New Roman"/>
          </w:rPr>
          <w:t>nome</w:t>
        </w:r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(Privado) O nome do exercício.</w:t>
        </w:r>
      </w:ins>
    </w:p>
    <w:p w14:paraId="2F5CCECD" w14:textId="77777777" w:rsidR="00E13A6A" w:rsidRPr="00E13A6A" w:rsidRDefault="00E13A6A" w:rsidP="00E13A6A">
      <w:pPr>
        <w:numPr>
          <w:ilvl w:val="1"/>
          <w:numId w:val="95"/>
        </w:numPr>
        <w:spacing w:line="276" w:lineRule="auto"/>
        <w:rPr>
          <w:ins w:id="3572" w:author="HUGO SAMUEL DE LIMA OLIVEIRA" w:date="2025-08-08T17:36:00Z"/>
          <w:rFonts w:ascii="Times New Roman" w:hAnsi="Times New Roman" w:cs="Times New Roman"/>
        </w:rPr>
      </w:pPr>
      <w:ins w:id="3573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descricao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(Privado</w:t>
        </w:r>
        <w:proofErr w:type="gramStart"/>
        <w:r w:rsidRPr="00E13A6A">
          <w:rPr>
            <w:rFonts w:ascii="Times New Roman" w:hAnsi="Times New Roman" w:cs="Times New Roman"/>
          </w:rPr>
          <w:t>) Uma</w:t>
        </w:r>
        <w:proofErr w:type="gramEnd"/>
        <w:r w:rsidRPr="00E13A6A">
          <w:rPr>
            <w:rFonts w:ascii="Times New Roman" w:hAnsi="Times New Roman" w:cs="Times New Roman"/>
          </w:rPr>
          <w:t xml:space="preserve"> breve descrição sobre o exercício.</w:t>
        </w:r>
      </w:ins>
    </w:p>
    <w:p w14:paraId="1676579B" w14:textId="77777777" w:rsidR="00E13A6A" w:rsidRPr="00E13A6A" w:rsidRDefault="00E13A6A" w:rsidP="00E13A6A">
      <w:pPr>
        <w:numPr>
          <w:ilvl w:val="1"/>
          <w:numId w:val="95"/>
        </w:numPr>
        <w:spacing w:line="276" w:lineRule="auto"/>
        <w:rPr>
          <w:ins w:id="3574" w:author="HUGO SAMUEL DE LIMA OLIVEIRA" w:date="2025-08-08T17:36:00Z"/>
          <w:rFonts w:ascii="Times New Roman" w:hAnsi="Times New Roman" w:cs="Times New Roman"/>
        </w:rPr>
      </w:pPr>
      <w:ins w:id="3575" w:author="HUGO SAMUEL DE LIMA OLIVEIRA" w:date="2025-08-08T17:36:00Z">
        <w:r w:rsidRPr="00E13A6A">
          <w:rPr>
            <w:rFonts w:ascii="Times New Roman" w:hAnsi="Times New Roman" w:cs="Times New Roman"/>
          </w:rPr>
          <w:lastRenderedPageBreak/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instrucoes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List</w:t>
        </w:r>
        <w:proofErr w:type="spellEnd"/>
        <w:r w:rsidRPr="00E13A6A">
          <w:rPr>
            <w:rFonts w:ascii="Times New Roman" w:hAnsi="Times New Roman" w:cs="Times New Roman"/>
          </w:rPr>
          <w:t>&lt;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&gt;: (Privado</w:t>
        </w:r>
        <w:proofErr w:type="gramStart"/>
        <w:r w:rsidRPr="00E13A6A">
          <w:rPr>
            <w:rFonts w:ascii="Times New Roman" w:hAnsi="Times New Roman" w:cs="Times New Roman"/>
          </w:rPr>
          <w:t>) Uma</w:t>
        </w:r>
        <w:proofErr w:type="gramEnd"/>
        <w:r w:rsidRPr="00E13A6A">
          <w:rPr>
            <w:rFonts w:ascii="Times New Roman" w:hAnsi="Times New Roman" w:cs="Times New Roman"/>
          </w:rPr>
          <w:t xml:space="preserve"> lista com o passo a passo de como realizar o exercício corretamente.</w:t>
        </w:r>
      </w:ins>
    </w:p>
    <w:p w14:paraId="550B9393" w14:textId="77777777" w:rsidR="00E13A6A" w:rsidRPr="00E13A6A" w:rsidRDefault="00E13A6A" w:rsidP="00E13A6A">
      <w:pPr>
        <w:numPr>
          <w:ilvl w:val="0"/>
          <w:numId w:val="95"/>
        </w:numPr>
        <w:spacing w:line="276" w:lineRule="auto"/>
        <w:rPr>
          <w:ins w:id="3576" w:author="HUGO SAMUEL DE LIMA OLIVEIRA" w:date="2025-08-08T17:36:00Z"/>
          <w:rFonts w:ascii="Times New Roman" w:hAnsi="Times New Roman" w:cs="Times New Roman"/>
        </w:rPr>
      </w:pPr>
      <w:ins w:id="3577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38294612" w14:textId="77777777" w:rsidR="00E13A6A" w:rsidRPr="00E13A6A" w:rsidRDefault="00E13A6A" w:rsidP="00E13A6A">
      <w:pPr>
        <w:numPr>
          <w:ilvl w:val="1"/>
          <w:numId w:val="95"/>
        </w:numPr>
        <w:spacing w:line="276" w:lineRule="auto"/>
        <w:rPr>
          <w:ins w:id="3578" w:author="HUGO SAMUEL DE LIMA OLIVEIRA" w:date="2025-08-08T17:36:00Z"/>
          <w:rFonts w:ascii="Times New Roman" w:hAnsi="Times New Roman" w:cs="Times New Roman"/>
        </w:rPr>
      </w:pPr>
      <w:ins w:id="3579" w:author="HUGO SAMUEL DE LIMA OLIVEIRA" w:date="2025-08-08T17:36:00Z">
        <w:r w:rsidRPr="00E13A6A">
          <w:rPr>
            <w:rFonts w:ascii="Times New Roman" w:hAnsi="Times New Roman" w:cs="Times New Roman"/>
          </w:rPr>
          <w:t>Nenhum método é especificado.</w:t>
        </w:r>
      </w:ins>
    </w:p>
    <w:p w14:paraId="2271E7F3" w14:textId="77777777" w:rsidR="00E13A6A" w:rsidRPr="00E13A6A" w:rsidRDefault="00E13A6A" w:rsidP="00E13A6A">
      <w:pPr>
        <w:spacing w:line="276" w:lineRule="auto"/>
        <w:rPr>
          <w:ins w:id="3580" w:author="HUGO SAMUEL DE LIMA OLIVEIRA" w:date="2025-08-08T17:36:00Z"/>
          <w:rFonts w:ascii="Times New Roman" w:hAnsi="Times New Roman" w:cs="Times New Roman"/>
          <w:b/>
          <w:bCs/>
        </w:rPr>
      </w:pPr>
      <w:ins w:id="3581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ServicoVisaoComputacional</w:t>
        </w:r>
        <w:proofErr w:type="spellEnd"/>
      </w:ins>
    </w:p>
    <w:p w14:paraId="06DC0CBA" w14:textId="77777777" w:rsidR="00E13A6A" w:rsidRPr="00E13A6A" w:rsidRDefault="00E13A6A" w:rsidP="00E13A6A">
      <w:pPr>
        <w:numPr>
          <w:ilvl w:val="0"/>
          <w:numId w:val="96"/>
        </w:numPr>
        <w:spacing w:line="276" w:lineRule="auto"/>
        <w:rPr>
          <w:ins w:id="3582" w:author="HUGO SAMUEL DE LIMA OLIVEIRA" w:date="2025-08-08T17:36:00Z"/>
          <w:rFonts w:ascii="Times New Roman" w:hAnsi="Times New Roman" w:cs="Times New Roman"/>
        </w:rPr>
      </w:pPr>
      <w:ins w:id="3583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É uma classe de serviço especializada, cuja responsabilidade é processar imagens de vídeo para realizar a análise de postura do usuário. Ela oferece uma funcionalidade específica que pode ser consumida por outras partes do sistema.</w:t>
        </w:r>
      </w:ins>
    </w:p>
    <w:p w14:paraId="42E0FEEE" w14:textId="77777777" w:rsidR="00E13A6A" w:rsidRPr="00E13A6A" w:rsidRDefault="00E13A6A" w:rsidP="00E13A6A">
      <w:pPr>
        <w:numPr>
          <w:ilvl w:val="0"/>
          <w:numId w:val="96"/>
        </w:numPr>
        <w:spacing w:line="276" w:lineRule="auto"/>
        <w:rPr>
          <w:ins w:id="3584" w:author="HUGO SAMUEL DE LIMA OLIVEIRA" w:date="2025-08-08T17:36:00Z"/>
          <w:rFonts w:ascii="Times New Roman" w:hAnsi="Times New Roman" w:cs="Times New Roman"/>
        </w:rPr>
      </w:pPr>
      <w:ins w:id="3585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4CA0D59D" w14:textId="77777777" w:rsidR="00E13A6A" w:rsidRPr="00E13A6A" w:rsidRDefault="00E13A6A" w:rsidP="00E13A6A">
      <w:pPr>
        <w:numPr>
          <w:ilvl w:val="1"/>
          <w:numId w:val="96"/>
        </w:numPr>
        <w:spacing w:line="276" w:lineRule="auto"/>
        <w:rPr>
          <w:ins w:id="3586" w:author="HUGO SAMUEL DE LIMA OLIVEIRA" w:date="2025-08-08T17:36:00Z"/>
          <w:rFonts w:ascii="Times New Roman" w:hAnsi="Times New Roman" w:cs="Times New Roman"/>
        </w:rPr>
      </w:pPr>
      <w:ins w:id="3587" w:author="HUGO SAMUEL DE LIMA OLIVEIRA" w:date="2025-08-08T17:36:00Z">
        <w:r w:rsidRPr="00E13A6A">
          <w:rPr>
            <w:rFonts w:ascii="Times New Roman" w:hAnsi="Times New Roman" w:cs="Times New Roman"/>
          </w:rPr>
          <w:t>Nenhum atributo é especificado.</w:t>
        </w:r>
      </w:ins>
    </w:p>
    <w:p w14:paraId="512FCA1E" w14:textId="77777777" w:rsidR="00E13A6A" w:rsidRPr="00E13A6A" w:rsidRDefault="00E13A6A" w:rsidP="00E13A6A">
      <w:pPr>
        <w:numPr>
          <w:ilvl w:val="0"/>
          <w:numId w:val="96"/>
        </w:numPr>
        <w:spacing w:line="276" w:lineRule="auto"/>
        <w:rPr>
          <w:ins w:id="3588" w:author="HUGO SAMUEL DE LIMA OLIVEIRA" w:date="2025-08-08T17:36:00Z"/>
          <w:rFonts w:ascii="Times New Roman" w:hAnsi="Times New Roman" w:cs="Times New Roman"/>
        </w:rPr>
      </w:pPr>
      <w:ins w:id="3589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3169B1D2" w14:textId="77777777" w:rsidR="00E13A6A" w:rsidRPr="00E13A6A" w:rsidRDefault="00E13A6A" w:rsidP="00E13A6A">
      <w:pPr>
        <w:numPr>
          <w:ilvl w:val="1"/>
          <w:numId w:val="96"/>
        </w:numPr>
        <w:spacing w:line="276" w:lineRule="auto"/>
        <w:rPr>
          <w:ins w:id="3590" w:author="HUGO SAMUEL DE LIMA OLIVEIRA" w:date="2025-08-08T17:36:00Z"/>
          <w:rFonts w:ascii="Times New Roman" w:hAnsi="Times New Roman" w:cs="Times New Roman"/>
        </w:rPr>
      </w:pPr>
      <w:ins w:id="3591" w:author="HUGO SAMUEL DE LIMA OLIVEIRA" w:date="2025-08-08T17:36:00Z">
        <w:r w:rsidRPr="00E13A6A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analisarPostura</w:t>
        </w:r>
        <w:proofErr w:type="spellEnd"/>
        <w:r w:rsidRPr="00E13A6A">
          <w:rPr>
            <w:rFonts w:ascii="Times New Roman" w:hAnsi="Times New Roman" w:cs="Times New Roman"/>
          </w:rPr>
          <w:t>(</w:t>
        </w:r>
        <w:proofErr w:type="spellStart"/>
        <w:proofErr w:type="gramEnd"/>
        <w:r w:rsidRPr="00E13A6A">
          <w:rPr>
            <w:rFonts w:ascii="Times New Roman" w:hAnsi="Times New Roman" w:cs="Times New Roman"/>
          </w:rPr>
          <w:t>framesVideo</w:t>
        </w:r>
        <w:proofErr w:type="spell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BufferedImage</w:t>
        </w:r>
        <w:proofErr w:type="spellEnd"/>
        <w:r w:rsidRPr="00E13A6A">
          <w:rPr>
            <w:rFonts w:ascii="Times New Roman" w:hAnsi="Times New Roman" w:cs="Times New Roman"/>
          </w:rPr>
          <w:t xml:space="preserve">):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(Público) Recebe um frame de vídeo (</w:t>
        </w:r>
        <w:proofErr w:type="spellStart"/>
        <w:r w:rsidRPr="00E13A6A">
          <w:rPr>
            <w:rFonts w:ascii="Times New Roman" w:hAnsi="Times New Roman" w:cs="Times New Roman"/>
          </w:rPr>
          <w:t>BufferedImage</w:t>
        </w:r>
        <w:proofErr w:type="spellEnd"/>
        <w:r w:rsidRPr="00E13A6A">
          <w:rPr>
            <w:rFonts w:ascii="Times New Roman" w:hAnsi="Times New Roman" w:cs="Times New Roman"/>
          </w:rPr>
          <w:t xml:space="preserve">) e retorna uma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 xml:space="preserve"> contendo o feedback da análise de postura.</w:t>
        </w:r>
      </w:ins>
    </w:p>
    <w:p w14:paraId="3ED7A5B9" w14:textId="0A20B918" w:rsidR="00E13A6A" w:rsidRPr="00E13A6A" w:rsidRDefault="00E13A6A" w:rsidP="00E13A6A">
      <w:pPr>
        <w:spacing w:line="276" w:lineRule="auto"/>
        <w:rPr>
          <w:ins w:id="3592" w:author="HUGO SAMUEL DE LIMA OLIVEIRA" w:date="2025-08-08T17:36:00Z"/>
          <w:rFonts w:ascii="Times New Roman" w:hAnsi="Times New Roman" w:cs="Times New Roman"/>
          <w:b/>
          <w:bCs/>
        </w:rPr>
      </w:pPr>
      <w:ins w:id="3593" w:author="HUGO SAMUEL DE LIMA OLIVEIRA" w:date="2025-08-08T17:36:00Z">
        <w:r>
          <w:rPr>
            <w:rFonts w:ascii="Times New Roman" w:hAnsi="Times New Roman" w:cs="Times New Roman"/>
            <w:b/>
            <w:bCs/>
          </w:rPr>
          <w:t>5.4.</w:t>
        </w:r>
        <w:r w:rsidRPr="00E13A6A">
          <w:rPr>
            <w:rFonts w:ascii="Times New Roman" w:hAnsi="Times New Roman" w:cs="Times New Roman"/>
            <w:b/>
            <w:bCs/>
          </w:rPr>
          <w:t>3. Relacionamentos</w:t>
        </w:r>
      </w:ins>
    </w:p>
    <w:p w14:paraId="71FD7B47" w14:textId="77777777" w:rsidR="00E13A6A" w:rsidRPr="00E13A6A" w:rsidRDefault="00E13A6A" w:rsidP="00E13A6A">
      <w:pPr>
        <w:numPr>
          <w:ilvl w:val="0"/>
          <w:numId w:val="97"/>
        </w:numPr>
        <w:spacing w:line="276" w:lineRule="auto"/>
        <w:rPr>
          <w:ins w:id="3594" w:author="HUGO SAMUEL DE LIMA OLIVEIRA" w:date="2025-08-08T17:36:00Z"/>
          <w:rFonts w:ascii="Times New Roman" w:hAnsi="Times New Roman" w:cs="Times New Roman"/>
        </w:rPr>
      </w:pPr>
      <w:proofErr w:type="spellStart"/>
      <w:ins w:id="3595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SessaoDeTreino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ItemSessao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(Composição)</w:t>
        </w:r>
      </w:ins>
    </w:p>
    <w:p w14:paraId="246F412A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596" w:author="HUGO SAMUEL DE LIMA OLIVEIRA" w:date="2025-08-08T17:36:00Z"/>
          <w:rFonts w:ascii="Times New Roman" w:hAnsi="Times New Roman" w:cs="Times New Roman"/>
        </w:rPr>
      </w:pPr>
      <w:ins w:id="3597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Uma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 xml:space="preserve"> </w:t>
        </w:r>
        <w:r w:rsidRPr="00E13A6A">
          <w:rPr>
            <w:rFonts w:ascii="Times New Roman" w:hAnsi="Times New Roman" w:cs="Times New Roman"/>
            <w:b/>
            <w:bCs/>
          </w:rPr>
          <w:t>"consiste em"</w:t>
        </w:r>
        <w:r w:rsidRPr="00E13A6A">
          <w:rPr>
            <w:rFonts w:ascii="Times New Roman" w:hAnsi="Times New Roman" w:cs="Times New Roman"/>
          </w:rPr>
          <w:t xml:space="preserve"> um ou mais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. O losango preenchido na extremidade de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 xml:space="preserve"> indica uma </w:t>
        </w:r>
        <w:r w:rsidRPr="00E13A6A">
          <w:rPr>
            <w:rFonts w:ascii="Times New Roman" w:hAnsi="Times New Roman" w:cs="Times New Roman"/>
            <w:b/>
            <w:bCs/>
          </w:rPr>
          <w:t>Composição</w:t>
        </w:r>
        <w:r w:rsidRPr="00E13A6A">
          <w:rPr>
            <w:rFonts w:ascii="Times New Roman" w:hAnsi="Times New Roman" w:cs="Times New Roman"/>
          </w:rPr>
          <w:t>, que é uma forte relação "todo-parte".</w:t>
        </w:r>
      </w:ins>
    </w:p>
    <w:p w14:paraId="5B23B129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598" w:author="HUGO SAMUEL DE LIMA OLIVEIRA" w:date="2025-08-08T17:36:00Z"/>
          <w:rFonts w:ascii="Times New Roman" w:hAnsi="Times New Roman" w:cs="Times New Roman"/>
        </w:rPr>
      </w:pPr>
      <w:ins w:id="3599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Isso significa que um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não pode existir de forma independente; seu ciclo de vida está estritamente ligado ao da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>. Se a sessão for excluída, todos os seus itens também serão.</w:t>
        </w:r>
      </w:ins>
    </w:p>
    <w:p w14:paraId="035067FC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600" w:author="HUGO SAMUEL DE LIMA OLIVEIRA" w:date="2025-08-08T17:36:00Z"/>
          <w:rFonts w:ascii="Times New Roman" w:hAnsi="Times New Roman" w:cs="Times New Roman"/>
        </w:rPr>
      </w:pPr>
      <w:ins w:id="3601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Multiplicidade:</w:t>
        </w:r>
        <w:r w:rsidRPr="00E13A6A">
          <w:rPr>
            <w:rFonts w:ascii="Times New Roman" w:hAnsi="Times New Roman" w:cs="Times New Roman"/>
          </w:rPr>
          <w:t xml:space="preserve"> 1 para </w:t>
        </w:r>
        <w:proofErr w:type="gramStart"/>
        <w:r w:rsidRPr="00E13A6A">
          <w:rPr>
            <w:rFonts w:ascii="Times New Roman" w:hAnsi="Times New Roman" w:cs="Times New Roman"/>
          </w:rPr>
          <w:t>1..</w:t>
        </w:r>
        <w:proofErr w:type="gramEnd"/>
        <w:r w:rsidRPr="00E13A6A">
          <w:rPr>
            <w:rFonts w:ascii="Times New Roman" w:hAnsi="Times New Roman" w:cs="Times New Roman"/>
          </w:rPr>
          <w:t xml:space="preserve">*. Uma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 xml:space="preserve"> deve conter </w:t>
        </w:r>
        <w:r w:rsidRPr="00E13A6A">
          <w:rPr>
            <w:rFonts w:ascii="Times New Roman" w:hAnsi="Times New Roman" w:cs="Times New Roman"/>
            <w:b/>
            <w:bCs/>
          </w:rPr>
          <w:t>pelo menos um</w:t>
        </w:r>
        <w:r w:rsidRPr="00E13A6A">
          <w:rPr>
            <w:rFonts w:ascii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, e cada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pertence a </w:t>
        </w:r>
        <w:r w:rsidRPr="00E13A6A">
          <w:rPr>
            <w:rFonts w:ascii="Times New Roman" w:hAnsi="Times New Roman" w:cs="Times New Roman"/>
            <w:b/>
            <w:bCs/>
          </w:rPr>
          <w:t>exatamente uma</w:t>
        </w:r>
        <w:r w:rsidRPr="00E13A6A">
          <w:rPr>
            <w:rFonts w:ascii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hAnsi="Times New Roman" w:cs="Times New Roman"/>
          </w:rPr>
          <w:t>SessaoDeTreino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3EB1EC37" w14:textId="77777777" w:rsidR="00E13A6A" w:rsidRPr="00E13A6A" w:rsidRDefault="00E13A6A" w:rsidP="00E13A6A">
      <w:pPr>
        <w:numPr>
          <w:ilvl w:val="0"/>
          <w:numId w:val="97"/>
        </w:numPr>
        <w:spacing w:line="276" w:lineRule="auto"/>
        <w:rPr>
          <w:ins w:id="3602" w:author="HUGO SAMUEL DE LIMA OLIVEIRA" w:date="2025-08-08T17:36:00Z"/>
          <w:rFonts w:ascii="Times New Roman" w:hAnsi="Times New Roman" w:cs="Times New Roman"/>
        </w:rPr>
      </w:pPr>
      <w:proofErr w:type="spellStart"/>
      <w:ins w:id="3603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ItemSessao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Exercicio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(Associação)</w:t>
        </w:r>
      </w:ins>
    </w:p>
    <w:p w14:paraId="4ABFC044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604" w:author="HUGO SAMUEL DE LIMA OLIVEIRA" w:date="2025-08-08T17:36:00Z"/>
          <w:rFonts w:ascii="Times New Roman" w:hAnsi="Times New Roman" w:cs="Times New Roman"/>
        </w:rPr>
      </w:pPr>
      <w:ins w:id="3605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Um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</w:t>
        </w:r>
        <w:r w:rsidRPr="00E13A6A">
          <w:rPr>
            <w:rFonts w:ascii="Times New Roman" w:hAnsi="Times New Roman" w:cs="Times New Roman"/>
            <w:b/>
            <w:bCs/>
          </w:rPr>
          <w:t>"refere-se a"</w:t>
        </w:r>
        <w:r w:rsidRPr="00E13A6A">
          <w:rPr>
            <w:rFonts w:ascii="Times New Roman" w:hAnsi="Times New Roman" w:cs="Times New Roman"/>
          </w:rPr>
          <w:t xml:space="preserve"> um </w:t>
        </w:r>
        <w:proofErr w:type="spellStart"/>
        <w:r w:rsidRPr="00E13A6A">
          <w:rPr>
            <w:rFonts w:ascii="Times New Roman" w:hAnsi="Times New Roman" w:cs="Times New Roman"/>
          </w:rPr>
          <w:t>Exercicio</w:t>
        </w:r>
        <w:proofErr w:type="spellEnd"/>
        <w:r w:rsidRPr="00E13A6A">
          <w:rPr>
            <w:rFonts w:ascii="Times New Roman" w:hAnsi="Times New Roman" w:cs="Times New Roman"/>
          </w:rPr>
          <w:t>. Trata-se de uma associação padrão.</w:t>
        </w:r>
      </w:ins>
    </w:p>
    <w:p w14:paraId="393FC9B8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606" w:author="HUGO SAMUEL DE LIMA OLIVEIRA" w:date="2025-08-08T17:36:00Z"/>
          <w:rFonts w:ascii="Times New Roman" w:hAnsi="Times New Roman" w:cs="Times New Roman"/>
        </w:rPr>
      </w:pPr>
      <w:ins w:id="3607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Cada item de uma sessão é a aplicação prática de um exercício definido no catálogo. O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representa a execução ("fiz 10 agachamentos"), enquanto o </w:t>
        </w:r>
        <w:proofErr w:type="spellStart"/>
        <w:r w:rsidRPr="00E13A6A">
          <w:rPr>
            <w:rFonts w:ascii="Times New Roman" w:hAnsi="Times New Roman" w:cs="Times New Roman"/>
          </w:rPr>
          <w:t>Exercicio</w:t>
        </w:r>
        <w:proofErr w:type="spellEnd"/>
        <w:r w:rsidRPr="00E13A6A">
          <w:rPr>
            <w:rFonts w:ascii="Times New Roman" w:hAnsi="Times New Roman" w:cs="Times New Roman"/>
          </w:rPr>
          <w:t xml:space="preserve"> representa a definição ("o que é um agachamento").</w:t>
        </w:r>
      </w:ins>
    </w:p>
    <w:p w14:paraId="5F2A6997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608" w:author="HUGO SAMUEL DE LIMA OLIVEIRA" w:date="2025-08-08T17:36:00Z"/>
          <w:rFonts w:ascii="Times New Roman" w:hAnsi="Times New Roman" w:cs="Times New Roman"/>
        </w:rPr>
      </w:pPr>
      <w:ins w:id="3609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Multiplicidade:</w:t>
        </w:r>
        <w:r w:rsidRPr="00E13A6A">
          <w:rPr>
            <w:rFonts w:ascii="Times New Roman" w:hAnsi="Times New Roman" w:cs="Times New Roman"/>
          </w:rPr>
          <w:t xml:space="preserve"> 1 para 1. Cada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refere-se a </w:t>
        </w:r>
        <w:r w:rsidRPr="00E13A6A">
          <w:rPr>
            <w:rFonts w:ascii="Times New Roman" w:hAnsi="Times New Roman" w:cs="Times New Roman"/>
            <w:b/>
            <w:bCs/>
          </w:rPr>
          <w:t>exatamente um</w:t>
        </w:r>
        <w:r w:rsidRPr="00E13A6A">
          <w:rPr>
            <w:rFonts w:ascii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hAnsi="Times New Roman" w:cs="Times New Roman"/>
          </w:rPr>
          <w:t>Exercicio</w:t>
        </w:r>
        <w:proofErr w:type="spellEnd"/>
        <w:r w:rsidRPr="00E13A6A">
          <w:rPr>
            <w:rFonts w:ascii="Times New Roman" w:hAnsi="Times New Roman" w:cs="Times New Roman"/>
          </w:rPr>
          <w:t xml:space="preserve">, e um </w:t>
        </w:r>
        <w:proofErr w:type="spellStart"/>
        <w:r w:rsidRPr="00E13A6A">
          <w:rPr>
            <w:rFonts w:ascii="Times New Roman" w:hAnsi="Times New Roman" w:cs="Times New Roman"/>
          </w:rPr>
          <w:t>Exercicio</w:t>
        </w:r>
        <w:proofErr w:type="spellEnd"/>
        <w:r w:rsidRPr="00E13A6A">
          <w:rPr>
            <w:rFonts w:ascii="Times New Roman" w:hAnsi="Times New Roman" w:cs="Times New Roman"/>
          </w:rPr>
          <w:t xml:space="preserve"> pode ser referenciado por muitos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(em diferentes sessões de treino).</w:t>
        </w:r>
      </w:ins>
    </w:p>
    <w:p w14:paraId="7921A636" w14:textId="77777777" w:rsidR="00E13A6A" w:rsidRPr="00E13A6A" w:rsidRDefault="00E13A6A" w:rsidP="00E13A6A">
      <w:pPr>
        <w:numPr>
          <w:ilvl w:val="0"/>
          <w:numId w:val="97"/>
        </w:numPr>
        <w:spacing w:line="276" w:lineRule="auto"/>
        <w:rPr>
          <w:ins w:id="3610" w:author="HUGO SAMUEL DE LIMA OLIVEIRA" w:date="2025-08-08T17:36:00Z"/>
          <w:rFonts w:ascii="Times New Roman" w:hAnsi="Times New Roman" w:cs="Times New Roman"/>
        </w:rPr>
      </w:pPr>
      <w:proofErr w:type="spellStart"/>
      <w:ins w:id="3611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lastRenderedPageBreak/>
          <w:t>ItemSessao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ServicoVisaoComputacional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(Dependência)</w:t>
        </w:r>
      </w:ins>
    </w:p>
    <w:p w14:paraId="1AF25616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612" w:author="HUGO SAMUEL DE LIMA OLIVEIRA" w:date="2025-08-08T17:36:00Z"/>
          <w:rFonts w:ascii="Times New Roman" w:hAnsi="Times New Roman" w:cs="Times New Roman"/>
        </w:rPr>
      </w:pPr>
      <w:ins w:id="3613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Um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</w:t>
        </w:r>
        <w:r w:rsidRPr="00E13A6A">
          <w:rPr>
            <w:rFonts w:ascii="Times New Roman" w:hAnsi="Times New Roman" w:cs="Times New Roman"/>
            <w:b/>
            <w:bCs/>
          </w:rPr>
          <w:t>"utiliza"</w:t>
        </w:r>
        <w:r w:rsidRPr="00E13A6A">
          <w:rPr>
            <w:rFonts w:ascii="Times New Roman" w:hAnsi="Times New Roman" w:cs="Times New Roman"/>
          </w:rPr>
          <w:t xml:space="preserve"> o </w:t>
        </w:r>
        <w:proofErr w:type="spellStart"/>
        <w:r w:rsidRPr="00E13A6A">
          <w:rPr>
            <w:rFonts w:ascii="Times New Roman" w:hAnsi="Times New Roman" w:cs="Times New Roman"/>
          </w:rPr>
          <w:t>ServicoVisaoComputacional</w:t>
        </w:r>
        <w:proofErr w:type="spellEnd"/>
        <w:r w:rsidRPr="00E13A6A">
          <w:rPr>
            <w:rFonts w:ascii="Times New Roman" w:hAnsi="Times New Roman" w:cs="Times New Roman"/>
          </w:rPr>
          <w:t xml:space="preserve">. A linha tracejada indica uma relação de </w:t>
        </w:r>
        <w:r w:rsidRPr="00E13A6A">
          <w:rPr>
            <w:rFonts w:ascii="Times New Roman" w:hAnsi="Times New Roman" w:cs="Times New Roman"/>
            <w:b/>
            <w:bCs/>
          </w:rPr>
          <w:t>Dependência</w:t>
        </w:r>
        <w:r w:rsidRPr="00E13A6A">
          <w:rPr>
            <w:rFonts w:ascii="Times New Roman" w:hAnsi="Times New Roman" w:cs="Times New Roman"/>
          </w:rPr>
          <w:t>.</w:t>
        </w:r>
      </w:ins>
    </w:p>
    <w:p w14:paraId="5DDD5631" w14:textId="77777777" w:rsidR="00E13A6A" w:rsidRPr="00E13A6A" w:rsidRDefault="00E13A6A" w:rsidP="00E13A6A">
      <w:pPr>
        <w:numPr>
          <w:ilvl w:val="1"/>
          <w:numId w:val="97"/>
        </w:numPr>
        <w:spacing w:line="276" w:lineRule="auto"/>
        <w:rPr>
          <w:ins w:id="3614" w:author="HUGO SAMUEL DE LIMA OLIVEIRA" w:date="2025-08-08T17:36:00Z"/>
          <w:rFonts w:ascii="Times New Roman" w:hAnsi="Times New Roman" w:cs="Times New Roman"/>
        </w:rPr>
      </w:pPr>
      <w:ins w:id="3615" w:author="HUGO SAMUEL DE LIMA OLIVEIRA" w:date="2025-08-08T17:36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A classe </w:t>
        </w:r>
        <w:proofErr w:type="spellStart"/>
        <w:r w:rsidRPr="00E13A6A">
          <w:rPr>
            <w:rFonts w:ascii="Times New Roman" w:hAnsi="Times New Roman" w:cs="Times New Roman"/>
          </w:rPr>
          <w:t>ItemSessao</w:t>
        </w:r>
        <w:proofErr w:type="spellEnd"/>
        <w:r w:rsidRPr="00E13A6A">
          <w:rPr>
            <w:rFonts w:ascii="Times New Roman" w:hAnsi="Times New Roman" w:cs="Times New Roman"/>
          </w:rPr>
          <w:t xml:space="preserve"> (ou a lógica que a opera) depende do serviço para executar uma de suas funções, que é a análise de postura. O resultado do método </w:t>
        </w:r>
        <w:proofErr w:type="spellStart"/>
        <w:r w:rsidRPr="00E13A6A">
          <w:rPr>
            <w:rFonts w:ascii="Times New Roman" w:hAnsi="Times New Roman" w:cs="Times New Roman"/>
          </w:rPr>
          <w:t>analisarPostura</w:t>
        </w:r>
        <w:proofErr w:type="spellEnd"/>
        <w:r w:rsidRPr="00E13A6A">
          <w:rPr>
            <w:rFonts w:ascii="Times New Roman" w:hAnsi="Times New Roman" w:cs="Times New Roman"/>
          </w:rPr>
          <w:t xml:space="preserve"> pode ser usado para popular o atributo </w:t>
        </w:r>
        <w:proofErr w:type="spellStart"/>
        <w:r w:rsidRPr="00E13A6A">
          <w:rPr>
            <w:rFonts w:ascii="Times New Roman" w:hAnsi="Times New Roman" w:cs="Times New Roman"/>
          </w:rPr>
          <w:t>feedbackIA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52EDFFBC" w14:textId="77777777" w:rsidR="00E13A6A" w:rsidRPr="001F772C" w:rsidRDefault="00E13A6A">
      <w:pPr>
        <w:spacing w:line="276" w:lineRule="auto"/>
        <w:rPr>
          <w:ins w:id="3616" w:author="HUGO SAMUEL DE LIMA OLIVEIRA" w:date="2025-06-13T03:12:00Z"/>
          <w:rFonts w:ascii="Times New Roman" w:hAnsi="Times New Roman" w:cs="Times New Roman"/>
          <w:rPrChange w:id="3617" w:author="WESLEY DOS SANTOS GATINHO" w:date="2025-06-13T20:43:00Z">
            <w:rPr>
              <w:ins w:id="3618" w:author="HUGO SAMUEL DE LIMA OLIVEIRA" w:date="2025-06-13T03:12:00Z"/>
            </w:rPr>
          </w:rPrChange>
        </w:rPr>
        <w:pPrChange w:id="3619" w:author="WESLEY DOS SANTOS GATINHO" w:date="2025-06-13T20:45:00Z">
          <w:pPr/>
        </w:pPrChange>
      </w:pPr>
    </w:p>
    <w:p w14:paraId="4C4A3BA2" w14:textId="37F1256E" w:rsidR="00971CD4" w:rsidRPr="00E13A6A" w:rsidRDefault="390C1629">
      <w:pPr>
        <w:spacing w:line="276" w:lineRule="auto"/>
        <w:rPr>
          <w:ins w:id="3620" w:author="WESLEY DOS SANTOS GATINHO" w:date="2025-06-12T13:33:00Z"/>
          <w:rFonts w:ascii="Times New Roman" w:hAnsi="Times New Roman" w:cs="Times New Roman"/>
          <w:lang w:val="pt-PT"/>
          <w:rPrChange w:id="3621" w:author="HUGO SAMUEL DE LIMA OLIVEIRA" w:date="2025-08-08T17:38:00Z">
            <w:rPr>
              <w:ins w:id="3622" w:author="WESLEY DOS SANTOS GATINHO" w:date="2025-06-12T13:33:00Z"/>
              <w:rFonts w:ascii="Times New Roman" w:eastAsia="Times New Roman" w:hAnsi="Times New Roman" w:cs="Times New Roman"/>
            </w:rPr>
          </w:rPrChange>
        </w:rPr>
        <w:pPrChange w:id="3623" w:author="HUGO SAMUEL DE LIMA OLIVEIRA" w:date="2025-08-08T17:38:00Z">
          <w:pPr/>
        </w:pPrChange>
      </w:pPr>
      <w:ins w:id="3624" w:author="HUGO SAMUEL DE LIMA OLIVEIRA" w:date="2025-06-13T03:12:00Z">
        <w:r w:rsidRPr="001F772C">
          <w:rPr>
            <w:rFonts w:ascii="Times New Roman" w:eastAsia="Times New Roman" w:hAnsi="Times New Roman" w:cs="Times New Roman"/>
            <w:b/>
            <w:bCs/>
          </w:rPr>
          <w:t>5.</w:t>
        </w:r>
      </w:ins>
      <w:ins w:id="3625" w:author="HUGO SAMUEL DE LIMA OLIVEIRA" w:date="2025-06-13T03:16:00Z">
        <w:r w:rsidR="3A489AEA" w:rsidRPr="001F772C">
          <w:rPr>
            <w:rFonts w:ascii="Times New Roman" w:eastAsia="Times New Roman" w:hAnsi="Times New Roman" w:cs="Times New Roman"/>
            <w:b/>
            <w:bCs/>
          </w:rPr>
          <w:t>5</w:t>
        </w:r>
      </w:ins>
      <w:ins w:id="3626" w:author="HUGO SAMUEL DE LIMA OLIVEIRA" w:date="2025-06-13T03:12:00Z">
        <w:r w:rsidRPr="001F772C"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</w:ins>
      <w:ins w:id="3627" w:author="HUGO SAMUEL DE LIMA OLIVEIRA" w:date="2025-06-13T03:14:00Z">
        <w:r w:rsidR="2970819B" w:rsidRPr="001F772C">
          <w:rPr>
            <w:rFonts w:ascii="Times New Roman" w:hAnsi="Times New Roman" w:cs="Times New Roman"/>
            <w:b/>
            <w:bCs/>
            <w:lang w:val="pt-PT"/>
            <w:rPrChange w:id="3628" w:author="WESLEY DOS SANTOS GATINHO" w:date="2025-06-13T20:43:00Z">
              <w:rPr>
                <w:rFonts w:ascii="Times New Roman" w:hAnsi="Times New Roman" w:cs="Times New Roman"/>
                <w:lang w:val="pt-PT"/>
              </w:rPr>
            </w:rPrChange>
          </w:rPr>
          <w:t>Centro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629" w:author="WESLEY DOS SANTOS GATINHO" w:date="2025-06-13T21:08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630">
          <w:tblGrid>
            <w:gridCol w:w="40"/>
            <w:gridCol w:w="9021"/>
            <w:gridCol w:w="40"/>
          </w:tblGrid>
        </w:tblGridChange>
      </w:tblGrid>
      <w:tr w:rsidR="1EF23762" w:rsidRPr="001F772C" w14:paraId="30EB61DA" w14:textId="77777777" w:rsidTr="008445D0">
        <w:trPr>
          <w:trHeight w:val="300"/>
          <w:ins w:id="3631" w:author="HUGO SAMUEL DE LIMA OLIVEIRA" w:date="2025-06-13T02:30:00Z"/>
          <w:trPrChange w:id="3632" w:author="WESLEY DOS SANTOS GATINHO" w:date="2025-06-13T21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633" w:author="WESLEY DOS SANTOS GATINHO" w:date="2025-06-13T21:08:00Z">
              <w:tcPr>
                <w:tcW w:w="9061" w:type="dxa"/>
                <w:gridSpan w:val="2"/>
              </w:tcPr>
            </w:tcPrChange>
          </w:tcPr>
          <w:p w14:paraId="3E7FB062" w14:textId="2BCC1C3B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3634" w:author="WESLEY DOS SANTOS GATINHO" w:date="2025-06-13T20:45:00Z">
                <w:pPr>
                  <w:jc w:val="center"/>
                </w:pPr>
              </w:pPrChange>
            </w:pPr>
            <w:ins w:id="3635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  <w:del w:id="3636" w:author="WESLEY DOS SANTOS GATINHO" w:date="2025-06-13T21:08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 xml:space="preserve">(algum numero): </w:delText>
                </w:r>
              </w:del>
            </w:ins>
            <w:ins w:id="3637" w:author="WESLEY DOS SANTOS GATINHO" w:date="2025-06-13T21:08:00Z">
              <w:r w:rsidR="0052193D">
                <w:rPr>
                  <w:rFonts w:ascii="Times New Roman" w:hAnsi="Times New Roman" w:cs="Times New Roman"/>
                  <w:lang w:val="pt-PT"/>
                </w:rPr>
                <w:t>11</w:t>
              </w:r>
              <w:r w:rsidR="008445D0">
                <w:rPr>
                  <w:rFonts w:ascii="Times New Roman" w:hAnsi="Times New Roman" w:cs="Times New Roman"/>
                  <w:lang w:val="pt-PT"/>
                </w:rPr>
                <w:t xml:space="preserve">: </w:t>
              </w:r>
            </w:ins>
            <w:ins w:id="3638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Diagrama de Classes </w:t>
              </w:r>
            </w:ins>
            <w:ins w:id="3639" w:author="HUGO SAMUEL DE LIMA OLIVEIRA" w:date="2025-06-13T02:35:00Z">
              <w:r w:rsidR="0765DFCA" w:rsidRPr="001F772C">
                <w:rPr>
                  <w:rFonts w:ascii="Times New Roman" w:hAnsi="Times New Roman" w:cs="Times New Roman"/>
                  <w:lang w:val="pt-PT"/>
                </w:rPr>
                <w:t>Centro</w:t>
              </w:r>
            </w:ins>
          </w:p>
        </w:tc>
      </w:tr>
      <w:tr w:rsidR="1EF23762" w:rsidRPr="001F772C" w14:paraId="250B875E" w14:textId="77777777" w:rsidTr="008445D0">
        <w:trPr>
          <w:trHeight w:val="300"/>
          <w:ins w:id="3640" w:author="HUGO SAMUEL DE LIMA OLIVEIRA" w:date="2025-06-13T02:30:00Z"/>
          <w:trPrChange w:id="3641" w:author="WESLEY DOS SANTOS GATINHO" w:date="2025-06-13T21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642" w:author="WESLEY DOS SANTOS GATINHO" w:date="2025-06-13T21:08:00Z">
              <w:tcPr>
                <w:tcW w:w="9061" w:type="dxa"/>
                <w:gridSpan w:val="2"/>
              </w:tcPr>
            </w:tcPrChange>
          </w:tcPr>
          <w:p w14:paraId="2AF471A0" w14:textId="6AF5EAD8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rPrChange w:id="3643" w:author="WESLEY DOS SANTOS GATINHO" w:date="2025-06-13T20:43:00Z">
                  <w:rPr/>
                </w:rPrChange>
              </w:rPr>
              <w:pPrChange w:id="3644" w:author="HUGO SAMUEL DE LIMA OLIVEIRA" w:date="2025-08-08T17:38:00Z">
                <w:pPr/>
              </w:pPrChange>
            </w:pPr>
            <w:ins w:id="3645" w:author="HUGO SAMUEL DE LIMA OLIVEIRA" w:date="2025-06-13T02:30:00Z">
              <w:r w:rsidRPr="001F772C">
                <w:rPr>
                  <w:rFonts w:ascii="Times New Roman" w:hAnsi="Times New Roman" w:cs="Times New Roman"/>
                  <w:noProof/>
                  <w:rPrChange w:id="3646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1063BE9A" wp14:editId="2BB4D463">
                        <wp:extent cx="304800" cy="304800"/>
                        <wp:effectExtent l="0" t="0" r="0" b="0"/>
                        <wp:docPr id="349678250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45853645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3647" w:author="HUGO SAMUEL DE LIMA OLIVEIRA" w:date="2025-06-13T02:34:00Z">
              <w:r w:rsidR="48A455AD" w:rsidRPr="001F772C">
                <w:rPr>
                  <w:rFonts w:ascii="Times New Roman" w:hAnsi="Times New Roman" w:cs="Times New Roman"/>
                  <w:noProof/>
                  <w:rPrChange w:id="3648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01492622" wp14:editId="61FE2162">
                    <wp:extent cx="5107975" cy="4552950"/>
                    <wp:effectExtent l="0" t="0" r="0" b="0"/>
                    <wp:docPr id="369063766" name="Imagem 369063766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08831" cy="455371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165810E3" w14:textId="77777777" w:rsidTr="008445D0">
        <w:trPr>
          <w:trHeight w:val="300"/>
          <w:ins w:id="3649" w:author="HUGO SAMUEL DE LIMA OLIVEIRA" w:date="2025-06-13T02:30:00Z"/>
          <w:trPrChange w:id="3650" w:author="WESLEY DOS SANTOS GATINHO" w:date="2025-06-13T21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651" w:author="WESLEY DOS SANTOS GATINHO" w:date="2025-06-13T21:08:00Z">
              <w:tcPr>
                <w:tcW w:w="9061" w:type="dxa"/>
                <w:gridSpan w:val="2"/>
              </w:tcPr>
            </w:tcPrChange>
          </w:tcPr>
          <w:p w14:paraId="20EA3010" w14:textId="0308DBFA" w:rsidR="1EF23762" w:rsidRPr="008445D0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3652" w:author="WESLEY DOS SANTOS GATINHO" w:date="2025-06-13T21:08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653" w:author="WESLEY DOS SANTOS GATINHO" w:date="2025-06-13T20:45:00Z">
                <w:pPr>
                  <w:jc w:val="center"/>
                </w:pPr>
              </w:pPrChange>
            </w:pPr>
            <w:ins w:id="3654" w:author="HUGO SAMUEL DE LIMA OLIVEIRA" w:date="2025-06-13T02:30:00Z">
              <w:r w:rsidRPr="008445D0">
                <w:rPr>
                  <w:rFonts w:ascii="Times New Roman" w:hAnsi="Times New Roman" w:cs="Times New Roman"/>
                  <w:b/>
                  <w:bCs/>
                  <w:lang w:val="pt-PT"/>
                  <w:rPrChange w:id="3655" w:author="WESLEY DOS SANTOS GATINHO" w:date="2025-06-13T21:08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0C6DC9EA" w14:textId="49BCF2CB" w:rsidR="00971CD4" w:rsidRDefault="00971CD4">
      <w:pPr>
        <w:spacing w:line="276" w:lineRule="auto"/>
        <w:rPr>
          <w:ins w:id="3656" w:author="HUGO SAMUEL DE LIMA OLIVEIRA" w:date="2025-08-08T17:38:00Z"/>
          <w:rFonts w:ascii="Times New Roman" w:hAnsi="Times New Roman" w:cs="Times New Roman"/>
        </w:rPr>
      </w:pPr>
    </w:p>
    <w:p w14:paraId="79FFB294" w14:textId="4CA0099F" w:rsidR="00E13A6A" w:rsidRPr="00E13A6A" w:rsidRDefault="00E13A6A" w:rsidP="00E13A6A">
      <w:pPr>
        <w:spacing w:line="276" w:lineRule="auto"/>
        <w:rPr>
          <w:ins w:id="3657" w:author="HUGO SAMUEL DE LIMA OLIVEIRA" w:date="2025-08-08T17:38:00Z"/>
          <w:rFonts w:ascii="Times New Roman" w:hAnsi="Times New Roman" w:cs="Times New Roman"/>
          <w:b/>
          <w:bCs/>
        </w:rPr>
      </w:pPr>
      <w:ins w:id="3658" w:author="HUGO SAMUEL DE LIMA OLIVEIRA" w:date="2025-08-08T17:39:00Z">
        <w:r>
          <w:rPr>
            <w:rFonts w:ascii="Times New Roman" w:hAnsi="Times New Roman" w:cs="Times New Roman"/>
            <w:b/>
            <w:bCs/>
          </w:rPr>
          <w:t>5.5.1</w:t>
        </w:r>
      </w:ins>
      <w:ins w:id="3659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. Descrição Geral</w:t>
        </w:r>
      </w:ins>
      <w:ins w:id="3660" w:author="HUGO SAMUEL DE LIMA OLIVEIRA" w:date="2025-08-08T17:44:00Z">
        <w:r w:rsidR="005F39EB">
          <w:rPr>
            <w:rFonts w:ascii="Times New Roman" w:hAnsi="Times New Roman" w:cs="Times New Roman"/>
            <w:b/>
            <w:bCs/>
          </w:rPr>
          <w:t xml:space="preserve"> </w:t>
        </w:r>
        <w:r w:rsidR="005F39EB" w:rsidRPr="007D6BD3">
          <w:rPr>
            <w:rFonts w:ascii="Times New Roman" w:hAnsi="Times New Roman" w:cs="Times New Roman"/>
            <w:b/>
            <w:bCs/>
            <w:lang w:val="pt-PT"/>
          </w:rPr>
          <w:t>Centro</w:t>
        </w:r>
      </w:ins>
    </w:p>
    <w:p w14:paraId="6172C6BC" w14:textId="77777777" w:rsidR="00E13A6A" w:rsidRPr="00E13A6A" w:rsidRDefault="00E13A6A" w:rsidP="00E13A6A">
      <w:pPr>
        <w:spacing w:line="276" w:lineRule="auto"/>
        <w:rPr>
          <w:ins w:id="3661" w:author="HUGO SAMUEL DE LIMA OLIVEIRA" w:date="2025-08-08T17:38:00Z"/>
          <w:rFonts w:ascii="Times New Roman" w:hAnsi="Times New Roman" w:cs="Times New Roman"/>
        </w:rPr>
      </w:pPr>
      <w:ins w:id="3662" w:author="HUGO SAMUEL DE LIMA OLIVEIRA" w:date="2025-08-08T17:38:00Z">
        <w:r w:rsidRPr="00E13A6A">
          <w:rPr>
            <w:rFonts w:ascii="Times New Roman" w:hAnsi="Times New Roman" w:cs="Times New Roman"/>
          </w:rPr>
          <w:t xml:space="preserve">Este trecho central do diagrama de classes foca no </w:t>
        </w:r>
        <w:r w:rsidRPr="00E13A6A">
          <w:rPr>
            <w:rFonts w:ascii="Times New Roman" w:hAnsi="Times New Roman" w:cs="Times New Roman"/>
            <w:b/>
            <w:bCs/>
          </w:rPr>
          <w:t>acompanhamento e visualização do progresso do usuário</w:t>
        </w:r>
        <w:r w:rsidRPr="00E13A6A">
          <w:rPr>
            <w:rFonts w:ascii="Times New Roman" w:hAnsi="Times New Roman" w:cs="Times New Roman"/>
          </w:rPr>
          <w:t xml:space="preserve">. Ele conecta o </w:t>
        </w:r>
        <w:proofErr w:type="spellStart"/>
        <w:r w:rsidRPr="00E13A6A">
          <w:rPr>
            <w:rFonts w:ascii="Times New Roman" w:hAnsi="Times New Roman" w:cs="Times New Roman"/>
          </w:rPr>
          <w:t>Usuario</w:t>
        </w:r>
        <w:proofErr w:type="spellEnd"/>
        <w:r w:rsidRPr="00E13A6A">
          <w:rPr>
            <w:rFonts w:ascii="Times New Roman" w:hAnsi="Times New Roman" w:cs="Times New Roman"/>
          </w:rPr>
          <w:t xml:space="preserve"> aos seus registros históricos (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) e à interface onde esses dados são exibidos de forma consolidada (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>).</w:t>
        </w:r>
      </w:ins>
    </w:p>
    <w:p w14:paraId="0B3EF497" w14:textId="77777777" w:rsidR="00E13A6A" w:rsidRPr="00E13A6A" w:rsidRDefault="00E13A6A" w:rsidP="00E13A6A">
      <w:pPr>
        <w:spacing w:line="276" w:lineRule="auto"/>
        <w:rPr>
          <w:ins w:id="3663" w:author="HUGO SAMUEL DE LIMA OLIVEIRA" w:date="2025-08-08T17:38:00Z"/>
          <w:rFonts w:ascii="Times New Roman" w:hAnsi="Times New Roman" w:cs="Times New Roman"/>
        </w:rPr>
      </w:pPr>
      <w:ins w:id="3664" w:author="HUGO SAMUEL DE LIMA OLIVEIRA" w:date="2025-08-08T17:38:00Z">
        <w:r w:rsidRPr="00E13A6A">
          <w:rPr>
            <w:rFonts w:ascii="Times New Roman" w:hAnsi="Times New Roman" w:cs="Times New Roman"/>
          </w:rPr>
          <w:lastRenderedPageBreak/>
          <w:t xml:space="preserve">O fluxo principal é o seguinte: o </w:t>
        </w:r>
        <w:proofErr w:type="spellStart"/>
        <w:r w:rsidRPr="00E13A6A">
          <w:rPr>
            <w:rFonts w:ascii="Times New Roman" w:hAnsi="Times New Roman" w:cs="Times New Roman"/>
          </w:rPr>
          <w:t>Usuario</w:t>
        </w:r>
        <w:proofErr w:type="spellEnd"/>
        <w:r w:rsidRPr="00E13A6A">
          <w:rPr>
            <w:rFonts w:ascii="Times New Roman" w:hAnsi="Times New Roman" w:cs="Times New Roman"/>
          </w:rPr>
          <w:t xml:space="preserve"> possui uma coleção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, que são criados ao longo do tempo para marcar diferentes tipos de evolução. Para visualizar esse avanço, o </w:t>
        </w:r>
        <w:proofErr w:type="spellStart"/>
        <w:r w:rsidRPr="00E13A6A">
          <w:rPr>
            <w:rFonts w:ascii="Times New Roman" w:hAnsi="Times New Roman" w:cs="Times New Roman"/>
          </w:rPr>
          <w:t>Usuario</w:t>
        </w:r>
        <w:proofErr w:type="spellEnd"/>
        <w:r w:rsidRPr="00E13A6A">
          <w:rPr>
            <w:rFonts w:ascii="Times New Roman" w:hAnsi="Times New Roman" w:cs="Times New Roman"/>
          </w:rPr>
          <w:t xml:space="preserve"> acessa o 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>, que por sua vez lê os dados dos registros de progresso para gerar gráficos e relatórios.</w:t>
        </w:r>
      </w:ins>
    </w:p>
    <w:p w14:paraId="0939F39D" w14:textId="7717B684" w:rsidR="00E13A6A" w:rsidRPr="00E13A6A" w:rsidRDefault="00E13A6A" w:rsidP="00E13A6A">
      <w:pPr>
        <w:spacing w:line="276" w:lineRule="auto"/>
        <w:rPr>
          <w:ins w:id="3665" w:author="HUGO SAMUEL DE LIMA OLIVEIRA" w:date="2025-08-08T17:38:00Z"/>
          <w:rFonts w:ascii="Times New Roman" w:hAnsi="Times New Roman" w:cs="Times New Roman"/>
          <w:b/>
          <w:bCs/>
        </w:rPr>
      </w:pPr>
      <w:ins w:id="3666" w:author="HUGO SAMUEL DE LIMA OLIVEIRA" w:date="2025-08-08T17:39:00Z">
        <w:r>
          <w:rPr>
            <w:rFonts w:ascii="Times New Roman" w:hAnsi="Times New Roman" w:cs="Times New Roman"/>
            <w:b/>
            <w:bCs/>
          </w:rPr>
          <w:t>5.5.2</w:t>
        </w:r>
        <w:r w:rsidRPr="00E13A6A">
          <w:rPr>
            <w:rFonts w:ascii="Times New Roman" w:hAnsi="Times New Roman" w:cs="Times New Roman"/>
            <w:b/>
            <w:bCs/>
          </w:rPr>
          <w:t>.</w:t>
        </w:r>
        <w:r>
          <w:rPr>
            <w:rFonts w:ascii="Times New Roman" w:hAnsi="Times New Roman" w:cs="Times New Roman"/>
            <w:b/>
            <w:bCs/>
          </w:rPr>
          <w:t xml:space="preserve"> </w:t>
        </w:r>
      </w:ins>
      <w:ins w:id="3667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Classes</w:t>
        </w:r>
      </w:ins>
    </w:p>
    <w:p w14:paraId="0F438EB4" w14:textId="4976537D" w:rsidR="00E13A6A" w:rsidRPr="00E13A6A" w:rsidRDefault="00E13A6A" w:rsidP="00E13A6A">
      <w:pPr>
        <w:spacing w:line="276" w:lineRule="auto"/>
        <w:rPr>
          <w:ins w:id="3668" w:author="HUGO SAMUEL DE LIMA OLIVEIRA" w:date="2025-08-08T17:38:00Z"/>
          <w:rFonts w:ascii="Times New Roman" w:hAnsi="Times New Roman" w:cs="Times New Roman"/>
        </w:rPr>
      </w:pPr>
      <w:ins w:id="3669" w:author="HUGO SAMUEL DE LIMA OLIVEIRA" w:date="2025-08-08T17:38:00Z">
        <w:r w:rsidRPr="00E13A6A">
          <w:rPr>
            <w:rFonts w:ascii="Times New Roman" w:hAnsi="Times New Roman" w:cs="Times New Roman"/>
          </w:rPr>
          <w:t>A seguir, a descrição detalhada das classes introduzidas neste diagrama.</w:t>
        </w:r>
      </w:ins>
    </w:p>
    <w:p w14:paraId="2DC63980" w14:textId="77777777" w:rsidR="00E13A6A" w:rsidRPr="00E13A6A" w:rsidRDefault="00E13A6A" w:rsidP="00E13A6A">
      <w:pPr>
        <w:spacing w:line="276" w:lineRule="auto"/>
        <w:rPr>
          <w:ins w:id="3670" w:author="HUGO SAMUEL DE LIMA OLIVEIRA" w:date="2025-08-08T17:38:00Z"/>
          <w:rFonts w:ascii="Times New Roman" w:hAnsi="Times New Roman" w:cs="Times New Roman"/>
          <w:b/>
          <w:bCs/>
        </w:rPr>
      </w:pPr>
      <w:ins w:id="3671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PainelEstatisticas</w:t>
        </w:r>
        <w:proofErr w:type="spellEnd"/>
      </w:ins>
    </w:p>
    <w:p w14:paraId="2898C07D" w14:textId="77777777" w:rsidR="00E13A6A" w:rsidRPr="00E13A6A" w:rsidRDefault="00E13A6A" w:rsidP="00E13A6A">
      <w:pPr>
        <w:numPr>
          <w:ilvl w:val="0"/>
          <w:numId w:val="98"/>
        </w:numPr>
        <w:spacing w:line="276" w:lineRule="auto"/>
        <w:rPr>
          <w:ins w:id="3672" w:author="HUGO SAMUEL DE LIMA OLIVEIRA" w:date="2025-08-08T17:38:00Z"/>
          <w:rFonts w:ascii="Times New Roman" w:hAnsi="Times New Roman" w:cs="Times New Roman"/>
        </w:rPr>
      </w:pPr>
      <w:ins w:id="3673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Esta classe atua como um componente de visualização de dados ou um painel de controle (dashboard). Sua responsabilidade é agregar os dados de progresso do usuário e transformá-los em representações gráficas, facilitando a análise de desempenho em diferentes áreas (peso, </w:t>
        </w:r>
        <w:proofErr w:type="spellStart"/>
        <w:r w:rsidRPr="00E13A6A">
          <w:rPr>
            <w:rFonts w:ascii="Times New Roman" w:hAnsi="Times New Roman" w:cs="Times New Roman"/>
          </w:rPr>
          <w:t>cardio</w:t>
        </w:r>
        <w:proofErr w:type="spellEnd"/>
        <w:r w:rsidRPr="00E13A6A">
          <w:rPr>
            <w:rFonts w:ascii="Times New Roman" w:hAnsi="Times New Roman" w:cs="Times New Roman"/>
          </w:rPr>
          <w:t>, etc.).</w:t>
        </w:r>
      </w:ins>
    </w:p>
    <w:p w14:paraId="071D3ED9" w14:textId="77777777" w:rsidR="00E13A6A" w:rsidRPr="00E13A6A" w:rsidRDefault="00E13A6A" w:rsidP="00E13A6A">
      <w:pPr>
        <w:numPr>
          <w:ilvl w:val="0"/>
          <w:numId w:val="98"/>
        </w:numPr>
        <w:spacing w:line="276" w:lineRule="auto"/>
        <w:rPr>
          <w:ins w:id="3674" w:author="HUGO SAMUEL DE LIMA OLIVEIRA" w:date="2025-08-08T17:38:00Z"/>
          <w:rFonts w:ascii="Times New Roman" w:hAnsi="Times New Roman" w:cs="Times New Roman"/>
        </w:rPr>
      </w:pPr>
      <w:ins w:id="3675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0800D098" w14:textId="77777777" w:rsidR="00E13A6A" w:rsidRPr="00E13A6A" w:rsidRDefault="00E13A6A" w:rsidP="00E13A6A">
      <w:pPr>
        <w:numPr>
          <w:ilvl w:val="1"/>
          <w:numId w:val="98"/>
        </w:numPr>
        <w:spacing w:line="276" w:lineRule="auto"/>
        <w:rPr>
          <w:ins w:id="3676" w:author="HUGO SAMUEL DE LIMA OLIVEIRA" w:date="2025-08-08T17:38:00Z"/>
          <w:rFonts w:ascii="Times New Roman" w:hAnsi="Times New Roman" w:cs="Times New Roman"/>
        </w:rPr>
      </w:pPr>
      <w:ins w:id="3677" w:author="HUGO SAMUEL DE LIMA OLIVEIRA" w:date="2025-08-08T17:38:00Z">
        <w:r w:rsidRPr="00E13A6A">
          <w:rPr>
            <w:rFonts w:ascii="Times New Roman" w:hAnsi="Times New Roman" w:cs="Times New Roman"/>
          </w:rPr>
          <w:t>Nenhum atributo é especificado.</w:t>
        </w:r>
      </w:ins>
    </w:p>
    <w:p w14:paraId="224F0ED1" w14:textId="77777777" w:rsidR="00E13A6A" w:rsidRPr="00E13A6A" w:rsidRDefault="00E13A6A" w:rsidP="00E13A6A">
      <w:pPr>
        <w:numPr>
          <w:ilvl w:val="0"/>
          <w:numId w:val="98"/>
        </w:numPr>
        <w:spacing w:line="276" w:lineRule="auto"/>
        <w:rPr>
          <w:ins w:id="3678" w:author="HUGO SAMUEL DE LIMA OLIVEIRA" w:date="2025-08-08T17:38:00Z"/>
          <w:rFonts w:ascii="Times New Roman" w:hAnsi="Times New Roman" w:cs="Times New Roman"/>
        </w:rPr>
      </w:pPr>
      <w:ins w:id="3679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4DF83939" w14:textId="77777777" w:rsidR="00E13A6A" w:rsidRPr="00E13A6A" w:rsidRDefault="00E13A6A" w:rsidP="00E13A6A">
      <w:pPr>
        <w:numPr>
          <w:ilvl w:val="1"/>
          <w:numId w:val="98"/>
        </w:numPr>
        <w:spacing w:line="276" w:lineRule="auto"/>
        <w:rPr>
          <w:ins w:id="3680" w:author="HUGO SAMUEL DE LIMA OLIVEIRA" w:date="2025-08-08T17:38:00Z"/>
          <w:rFonts w:ascii="Times New Roman" w:hAnsi="Times New Roman" w:cs="Times New Roman"/>
        </w:rPr>
      </w:pPr>
      <w:ins w:id="3681" w:author="HUGO SAMUEL DE LIMA OLIVEIRA" w:date="2025-08-08T17:38:00Z">
        <w:r w:rsidRPr="00E13A6A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gerarDadosGraficoPeso</w:t>
        </w:r>
        <w:proofErr w:type="spellEnd"/>
        <w:r w:rsidRPr="00E13A6A">
          <w:rPr>
            <w:rFonts w:ascii="Times New Roman" w:hAnsi="Times New Roman" w:cs="Times New Roman"/>
          </w:rPr>
          <w:t>(</w:t>
        </w:r>
        <w:proofErr w:type="spellStart"/>
        <w:proofErr w:type="gramEnd"/>
        <w:r w:rsidRPr="00E13A6A">
          <w:rPr>
            <w:rFonts w:ascii="Times New Roman" w:hAnsi="Times New Roman" w:cs="Times New Roman"/>
          </w:rPr>
          <w:t>periodo</w:t>
        </w:r>
        <w:proofErr w:type="spell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List</w:t>
        </w:r>
        <w:proofErr w:type="spellEnd"/>
        <w:r w:rsidRPr="00E13A6A">
          <w:rPr>
            <w:rFonts w:ascii="Times New Roman" w:hAnsi="Times New Roman" w:cs="Times New Roman"/>
          </w:rPr>
          <w:t xml:space="preserve">&lt;Date&gt;): </w:t>
        </w:r>
        <w:proofErr w:type="spellStart"/>
        <w:r w:rsidRPr="00E13A6A">
          <w:rPr>
            <w:rFonts w:ascii="Times New Roman" w:hAnsi="Times New Roman" w:cs="Times New Roman"/>
          </w:rPr>
          <w:t>Grafico</w:t>
        </w:r>
        <w:proofErr w:type="spellEnd"/>
        <w:r w:rsidRPr="00E13A6A">
          <w:rPr>
            <w:rFonts w:ascii="Times New Roman" w:hAnsi="Times New Roman" w:cs="Times New Roman"/>
          </w:rPr>
          <w:t xml:space="preserve">: (Público) Gera um gráfico da evolução do peso do usuário dentro de um </w:t>
        </w:r>
        <w:proofErr w:type="gramStart"/>
        <w:r w:rsidRPr="00E13A6A">
          <w:rPr>
            <w:rFonts w:ascii="Times New Roman" w:hAnsi="Times New Roman" w:cs="Times New Roman"/>
          </w:rPr>
          <w:t>período de tempo</w:t>
        </w:r>
        <w:proofErr w:type="gramEnd"/>
        <w:r w:rsidRPr="00E13A6A">
          <w:rPr>
            <w:rFonts w:ascii="Times New Roman" w:hAnsi="Times New Roman" w:cs="Times New Roman"/>
          </w:rPr>
          <w:t xml:space="preserve"> especificado. Retorna um objeto do tipo </w:t>
        </w:r>
        <w:proofErr w:type="spellStart"/>
        <w:r w:rsidRPr="00E13A6A">
          <w:rPr>
            <w:rFonts w:ascii="Times New Roman" w:hAnsi="Times New Roman" w:cs="Times New Roman"/>
          </w:rPr>
          <w:t>Grafico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46B81C9E" w14:textId="77777777" w:rsidR="00E13A6A" w:rsidRPr="00E13A6A" w:rsidRDefault="00E13A6A" w:rsidP="00E13A6A">
      <w:pPr>
        <w:numPr>
          <w:ilvl w:val="1"/>
          <w:numId w:val="98"/>
        </w:numPr>
        <w:spacing w:line="276" w:lineRule="auto"/>
        <w:rPr>
          <w:ins w:id="3682" w:author="HUGO SAMUEL DE LIMA OLIVEIRA" w:date="2025-08-08T17:38:00Z"/>
          <w:rFonts w:ascii="Times New Roman" w:hAnsi="Times New Roman" w:cs="Times New Roman"/>
        </w:rPr>
      </w:pPr>
      <w:ins w:id="3683" w:author="HUGO SAMUEL DE LIMA OLIVEIRA" w:date="2025-08-08T17:38:00Z">
        <w:r w:rsidRPr="00E13A6A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gerarDadosGraficoCardio</w:t>
        </w:r>
        <w:proofErr w:type="spellEnd"/>
        <w:r w:rsidRPr="00E13A6A">
          <w:rPr>
            <w:rFonts w:ascii="Times New Roman" w:hAnsi="Times New Roman" w:cs="Times New Roman"/>
          </w:rPr>
          <w:t>(</w:t>
        </w:r>
        <w:proofErr w:type="spellStart"/>
        <w:proofErr w:type="gramEnd"/>
        <w:r w:rsidRPr="00E13A6A">
          <w:rPr>
            <w:rFonts w:ascii="Times New Roman" w:hAnsi="Times New Roman" w:cs="Times New Roman"/>
          </w:rPr>
          <w:t>periodo</w:t>
        </w:r>
        <w:proofErr w:type="spell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List</w:t>
        </w:r>
        <w:proofErr w:type="spellEnd"/>
        <w:r w:rsidRPr="00E13A6A">
          <w:rPr>
            <w:rFonts w:ascii="Times New Roman" w:hAnsi="Times New Roman" w:cs="Times New Roman"/>
          </w:rPr>
          <w:t xml:space="preserve">&lt;Date&gt;): </w:t>
        </w:r>
        <w:proofErr w:type="spellStart"/>
        <w:r w:rsidRPr="00E13A6A">
          <w:rPr>
            <w:rFonts w:ascii="Times New Roman" w:hAnsi="Times New Roman" w:cs="Times New Roman"/>
          </w:rPr>
          <w:t>Grafico</w:t>
        </w:r>
        <w:proofErr w:type="spellEnd"/>
        <w:r w:rsidRPr="00E13A6A">
          <w:rPr>
            <w:rFonts w:ascii="Times New Roman" w:hAnsi="Times New Roman" w:cs="Times New Roman"/>
          </w:rPr>
          <w:t xml:space="preserve">: (Público) Gera um gráfico do desempenho cardiovascular do usuário em um determinado período. Retorna um objeto do tipo </w:t>
        </w:r>
        <w:proofErr w:type="spellStart"/>
        <w:r w:rsidRPr="00E13A6A">
          <w:rPr>
            <w:rFonts w:ascii="Times New Roman" w:hAnsi="Times New Roman" w:cs="Times New Roman"/>
          </w:rPr>
          <w:t>Grafico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202EBC3B" w14:textId="77777777" w:rsidR="00E13A6A" w:rsidRPr="00E13A6A" w:rsidRDefault="00E13A6A" w:rsidP="00E13A6A">
      <w:pPr>
        <w:numPr>
          <w:ilvl w:val="1"/>
          <w:numId w:val="98"/>
        </w:numPr>
        <w:spacing w:line="276" w:lineRule="auto"/>
        <w:rPr>
          <w:ins w:id="3684" w:author="HUGO SAMUEL DE LIMA OLIVEIRA" w:date="2025-08-08T17:38:00Z"/>
          <w:rFonts w:ascii="Times New Roman" w:hAnsi="Times New Roman" w:cs="Times New Roman"/>
        </w:rPr>
      </w:pPr>
      <w:ins w:id="3685" w:author="HUGO SAMUEL DE LIMA OLIVEIRA" w:date="2025-08-08T17:38:00Z">
        <w:r w:rsidRPr="00E13A6A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gerarDadosGraficoEquipamento</w:t>
        </w:r>
        <w:proofErr w:type="spellEnd"/>
        <w:r w:rsidRPr="00E13A6A">
          <w:rPr>
            <w:rFonts w:ascii="Times New Roman" w:hAnsi="Times New Roman" w:cs="Times New Roman"/>
          </w:rPr>
          <w:t>(</w:t>
        </w:r>
        <w:proofErr w:type="spellStart"/>
        <w:proofErr w:type="gramEnd"/>
        <w:r w:rsidRPr="00E13A6A">
          <w:rPr>
            <w:rFonts w:ascii="Times New Roman" w:hAnsi="Times New Roman" w:cs="Times New Roman"/>
          </w:rPr>
          <w:t>periodo</w:t>
        </w:r>
        <w:proofErr w:type="spell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List</w:t>
        </w:r>
        <w:proofErr w:type="spellEnd"/>
        <w:r w:rsidRPr="00E13A6A">
          <w:rPr>
            <w:rFonts w:ascii="Times New Roman" w:hAnsi="Times New Roman" w:cs="Times New Roman"/>
          </w:rPr>
          <w:t xml:space="preserve">&lt;Date&gt;): </w:t>
        </w:r>
        <w:proofErr w:type="spellStart"/>
        <w:r w:rsidRPr="00E13A6A">
          <w:rPr>
            <w:rFonts w:ascii="Times New Roman" w:hAnsi="Times New Roman" w:cs="Times New Roman"/>
          </w:rPr>
          <w:t>Grafico</w:t>
        </w:r>
        <w:proofErr w:type="spellEnd"/>
        <w:r w:rsidRPr="00E13A6A">
          <w:rPr>
            <w:rFonts w:ascii="Times New Roman" w:hAnsi="Times New Roman" w:cs="Times New Roman"/>
          </w:rPr>
          <w:t xml:space="preserve">: (Público) Gera um gráfico relacionado ao uso de equipamentos (possivelmente cargas ou tempo) em um período. Retorna um objeto do tipo </w:t>
        </w:r>
        <w:proofErr w:type="spellStart"/>
        <w:r w:rsidRPr="00E13A6A">
          <w:rPr>
            <w:rFonts w:ascii="Times New Roman" w:hAnsi="Times New Roman" w:cs="Times New Roman"/>
          </w:rPr>
          <w:t>Grafico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3BF7ED50" w14:textId="77777777" w:rsidR="00E13A6A" w:rsidRPr="00E13A6A" w:rsidRDefault="00E13A6A" w:rsidP="00E13A6A">
      <w:pPr>
        <w:spacing w:line="276" w:lineRule="auto"/>
        <w:rPr>
          <w:ins w:id="3686" w:author="HUGO SAMUEL DE LIMA OLIVEIRA" w:date="2025-08-08T17:38:00Z"/>
          <w:rFonts w:ascii="Times New Roman" w:hAnsi="Times New Roman" w:cs="Times New Roman"/>
          <w:b/>
          <w:bCs/>
        </w:rPr>
      </w:pPr>
      <w:ins w:id="3687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RegistroProgresso</w:t>
        </w:r>
        <w:proofErr w:type="spellEnd"/>
      </w:ins>
    </w:p>
    <w:p w14:paraId="3157F3A6" w14:textId="77777777" w:rsidR="00E13A6A" w:rsidRPr="00E13A6A" w:rsidRDefault="00E13A6A" w:rsidP="00E13A6A">
      <w:pPr>
        <w:numPr>
          <w:ilvl w:val="0"/>
          <w:numId w:val="99"/>
        </w:numPr>
        <w:spacing w:line="276" w:lineRule="auto"/>
        <w:rPr>
          <w:ins w:id="3688" w:author="HUGO SAMUEL DE LIMA OLIVEIRA" w:date="2025-08-08T17:38:00Z"/>
          <w:rFonts w:ascii="Times New Roman" w:hAnsi="Times New Roman" w:cs="Times New Roman"/>
        </w:rPr>
      </w:pPr>
      <w:ins w:id="3689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É uma classe fundamental para o rastreamento da evolução do usuário. O nome em itálico sugere que se trata de uma </w:t>
        </w:r>
        <w:r w:rsidRPr="00E13A6A">
          <w:rPr>
            <w:rFonts w:ascii="Times New Roman" w:hAnsi="Times New Roman" w:cs="Times New Roman"/>
            <w:b/>
            <w:bCs/>
          </w:rPr>
          <w:t>classe abstrata</w:t>
        </w:r>
        <w:r w:rsidRPr="00E13A6A">
          <w:rPr>
            <w:rFonts w:ascii="Times New Roman" w:hAnsi="Times New Roman" w:cs="Times New Roman"/>
          </w:rPr>
          <w:t>, servindo como um modelo base para todos os tipos específicos de registros de progresso (como peso, medidas, etc.). Ela garante que todo registro tenha um identificador único e uma data.</w:t>
        </w:r>
      </w:ins>
    </w:p>
    <w:p w14:paraId="162AFC20" w14:textId="77777777" w:rsidR="00E13A6A" w:rsidRPr="00E13A6A" w:rsidRDefault="00E13A6A" w:rsidP="00E13A6A">
      <w:pPr>
        <w:numPr>
          <w:ilvl w:val="0"/>
          <w:numId w:val="99"/>
        </w:numPr>
        <w:spacing w:line="276" w:lineRule="auto"/>
        <w:rPr>
          <w:ins w:id="3690" w:author="HUGO SAMUEL DE LIMA OLIVEIRA" w:date="2025-08-08T17:38:00Z"/>
          <w:rFonts w:ascii="Times New Roman" w:hAnsi="Times New Roman" w:cs="Times New Roman"/>
        </w:rPr>
      </w:pPr>
      <w:ins w:id="3691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0A1722C8" w14:textId="77777777" w:rsidR="00E13A6A" w:rsidRPr="00E13A6A" w:rsidRDefault="00E13A6A" w:rsidP="00E13A6A">
      <w:pPr>
        <w:numPr>
          <w:ilvl w:val="1"/>
          <w:numId w:val="99"/>
        </w:numPr>
        <w:spacing w:line="276" w:lineRule="auto"/>
        <w:rPr>
          <w:ins w:id="3692" w:author="HUGO SAMUEL DE LIMA OLIVEIRA" w:date="2025-08-08T17:38:00Z"/>
          <w:rFonts w:ascii="Times New Roman" w:hAnsi="Times New Roman" w:cs="Times New Roman"/>
        </w:rPr>
      </w:pPr>
      <w:ins w:id="3693" w:author="HUGO SAMUEL DE LIMA OLIVEIRA" w:date="2025-08-08T17:38:00Z">
        <w:r w:rsidRPr="00E13A6A">
          <w:rPr>
            <w:rFonts w:ascii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hAnsi="Times New Roman" w:cs="Times New Roman"/>
          </w:rPr>
          <w:t>id</w:t>
        </w:r>
        <w:proofErr w:type="gramEnd"/>
        <w:r w:rsidRPr="00E13A6A">
          <w:rPr>
            <w:rFonts w:ascii="Times New Roman" w:hAnsi="Times New Roman" w:cs="Times New Roman"/>
          </w:rPr>
          <w:t>: UUID: (Privado) Um Identificador Único Universal para garantir que cada registro seja único.</w:t>
        </w:r>
      </w:ins>
    </w:p>
    <w:p w14:paraId="349E0D40" w14:textId="77777777" w:rsidR="00E13A6A" w:rsidRPr="00E13A6A" w:rsidRDefault="00E13A6A" w:rsidP="00E13A6A">
      <w:pPr>
        <w:numPr>
          <w:ilvl w:val="1"/>
          <w:numId w:val="99"/>
        </w:numPr>
        <w:spacing w:line="276" w:lineRule="auto"/>
        <w:rPr>
          <w:ins w:id="3694" w:author="HUGO SAMUEL DE LIMA OLIVEIRA" w:date="2025-08-08T17:38:00Z"/>
          <w:rFonts w:ascii="Times New Roman" w:hAnsi="Times New Roman" w:cs="Times New Roman"/>
        </w:rPr>
      </w:pPr>
      <w:ins w:id="3695" w:author="HUGO SAMUEL DE LIMA OLIVEIRA" w:date="2025-08-08T17:38:00Z">
        <w:r w:rsidRPr="00E13A6A">
          <w:rPr>
            <w:rFonts w:ascii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hAnsi="Times New Roman" w:cs="Times New Roman"/>
          </w:rPr>
          <w:t>data</w:t>
        </w:r>
        <w:proofErr w:type="gramEnd"/>
        <w:r w:rsidRPr="00E13A6A">
          <w:rPr>
            <w:rFonts w:ascii="Times New Roman" w:hAnsi="Times New Roman" w:cs="Times New Roman"/>
          </w:rPr>
          <w:t>: Date: (Privado) A data em que o registro de progresso foi feito.</w:t>
        </w:r>
      </w:ins>
    </w:p>
    <w:p w14:paraId="2E6F2BBD" w14:textId="77777777" w:rsidR="00E13A6A" w:rsidRPr="00E13A6A" w:rsidRDefault="00E13A6A" w:rsidP="00E13A6A">
      <w:pPr>
        <w:numPr>
          <w:ilvl w:val="0"/>
          <w:numId w:val="99"/>
        </w:numPr>
        <w:spacing w:line="276" w:lineRule="auto"/>
        <w:rPr>
          <w:ins w:id="3696" w:author="HUGO SAMUEL DE LIMA OLIVEIRA" w:date="2025-08-08T17:38:00Z"/>
          <w:rFonts w:ascii="Times New Roman" w:hAnsi="Times New Roman" w:cs="Times New Roman"/>
        </w:rPr>
      </w:pPr>
      <w:ins w:id="3697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79EDC32E" w14:textId="77777777" w:rsidR="00E13A6A" w:rsidRPr="00E13A6A" w:rsidRDefault="00E13A6A" w:rsidP="00E13A6A">
      <w:pPr>
        <w:numPr>
          <w:ilvl w:val="1"/>
          <w:numId w:val="99"/>
        </w:numPr>
        <w:spacing w:line="276" w:lineRule="auto"/>
        <w:rPr>
          <w:ins w:id="3698" w:author="HUGO SAMUEL DE LIMA OLIVEIRA" w:date="2025-08-08T17:38:00Z"/>
          <w:rFonts w:ascii="Times New Roman" w:hAnsi="Times New Roman" w:cs="Times New Roman"/>
        </w:rPr>
      </w:pPr>
      <w:ins w:id="3699" w:author="HUGO SAMUEL DE LIMA OLIVEIRA" w:date="2025-08-08T17:38:00Z">
        <w:r w:rsidRPr="00E13A6A">
          <w:rPr>
            <w:rFonts w:ascii="Times New Roman" w:hAnsi="Times New Roman" w:cs="Times New Roman"/>
          </w:rPr>
          <w:lastRenderedPageBreak/>
          <w:t>Nenhum método é especificado. As operações concretas seriam definidas em suas classes filhas (indicadas pela seta de herança que aponta para baixo, fora do recorte do diagrama).</w:t>
        </w:r>
      </w:ins>
    </w:p>
    <w:p w14:paraId="3165AD87" w14:textId="1B99EF0A" w:rsidR="00E13A6A" w:rsidRPr="00E13A6A" w:rsidRDefault="00E13A6A" w:rsidP="00E13A6A">
      <w:pPr>
        <w:spacing w:line="276" w:lineRule="auto"/>
        <w:rPr>
          <w:ins w:id="3700" w:author="HUGO SAMUEL DE LIMA OLIVEIRA" w:date="2025-08-08T17:38:00Z"/>
          <w:rFonts w:ascii="Times New Roman" w:hAnsi="Times New Roman" w:cs="Times New Roman"/>
          <w:b/>
          <w:bCs/>
        </w:rPr>
      </w:pPr>
      <w:ins w:id="3701" w:author="HUGO SAMUEL DE LIMA OLIVEIRA" w:date="2025-08-08T17:40:00Z">
        <w:r>
          <w:rPr>
            <w:rFonts w:ascii="Times New Roman" w:hAnsi="Times New Roman" w:cs="Times New Roman"/>
            <w:b/>
            <w:bCs/>
          </w:rPr>
          <w:t>5.5.3</w:t>
        </w:r>
        <w:r w:rsidRPr="00E13A6A">
          <w:rPr>
            <w:rFonts w:ascii="Times New Roman" w:hAnsi="Times New Roman" w:cs="Times New Roman"/>
            <w:b/>
            <w:bCs/>
          </w:rPr>
          <w:t>.</w:t>
        </w:r>
      </w:ins>
      <w:ins w:id="3702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 xml:space="preserve"> Relacionamentos</w:t>
        </w:r>
      </w:ins>
    </w:p>
    <w:p w14:paraId="24BEEA96" w14:textId="77777777" w:rsidR="00E13A6A" w:rsidRPr="00E13A6A" w:rsidRDefault="00E13A6A" w:rsidP="00E13A6A">
      <w:pPr>
        <w:numPr>
          <w:ilvl w:val="0"/>
          <w:numId w:val="100"/>
        </w:numPr>
        <w:spacing w:line="276" w:lineRule="auto"/>
        <w:rPr>
          <w:ins w:id="3703" w:author="HUGO SAMUEL DE LIMA OLIVEIRA" w:date="2025-08-08T17:38:00Z"/>
          <w:rFonts w:ascii="Times New Roman" w:hAnsi="Times New Roman" w:cs="Times New Roman"/>
        </w:rPr>
      </w:pPr>
      <w:proofErr w:type="spellStart"/>
      <w:ins w:id="3704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Usuario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PainelEstatisticas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(Associação)</w:t>
        </w:r>
      </w:ins>
    </w:p>
    <w:p w14:paraId="4B3A4E77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705" w:author="HUGO SAMUEL DE LIMA OLIVEIRA" w:date="2025-08-08T17:38:00Z"/>
          <w:rFonts w:ascii="Times New Roman" w:hAnsi="Times New Roman" w:cs="Times New Roman"/>
        </w:rPr>
      </w:pPr>
      <w:ins w:id="3706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O </w:t>
        </w:r>
        <w:proofErr w:type="spellStart"/>
        <w:r w:rsidRPr="00E13A6A">
          <w:rPr>
            <w:rFonts w:ascii="Times New Roman" w:hAnsi="Times New Roman" w:cs="Times New Roman"/>
          </w:rPr>
          <w:t>Usuario</w:t>
        </w:r>
        <w:proofErr w:type="spellEnd"/>
        <w:r w:rsidRPr="00E13A6A">
          <w:rPr>
            <w:rFonts w:ascii="Times New Roman" w:hAnsi="Times New Roman" w:cs="Times New Roman"/>
          </w:rPr>
          <w:t xml:space="preserve"> (classe já detalhada) </w:t>
        </w:r>
        <w:r w:rsidRPr="00E13A6A">
          <w:rPr>
            <w:rFonts w:ascii="Times New Roman" w:hAnsi="Times New Roman" w:cs="Times New Roman"/>
            <w:b/>
            <w:bCs/>
          </w:rPr>
          <w:t>"acessa"</w:t>
        </w:r>
        <w:r w:rsidRPr="00E13A6A">
          <w:rPr>
            <w:rFonts w:ascii="Times New Roman" w:hAnsi="Times New Roman" w:cs="Times New Roman"/>
          </w:rPr>
          <w:t xml:space="preserve"> o 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16E0FA22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707" w:author="HUGO SAMUEL DE LIMA OLIVEIRA" w:date="2025-08-08T17:38:00Z"/>
          <w:rFonts w:ascii="Times New Roman" w:hAnsi="Times New Roman" w:cs="Times New Roman"/>
        </w:rPr>
      </w:pPr>
      <w:ins w:id="3708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Este relacionamento indica que o usuário interage com o painel para visualizar seus dados. A multiplicidade de 1 para 1 sugere que, no contexto de uma sessão ou da visão de um usuário, ele acessa uma instância de painel que exibe seus dados específicos.</w:t>
        </w:r>
      </w:ins>
    </w:p>
    <w:p w14:paraId="4FE8A818" w14:textId="77777777" w:rsidR="00E13A6A" w:rsidRPr="00E13A6A" w:rsidRDefault="00E13A6A" w:rsidP="00E13A6A">
      <w:pPr>
        <w:numPr>
          <w:ilvl w:val="0"/>
          <w:numId w:val="100"/>
        </w:numPr>
        <w:spacing w:line="276" w:lineRule="auto"/>
        <w:rPr>
          <w:ins w:id="3709" w:author="HUGO SAMUEL DE LIMA OLIVEIRA" w:date="2025-08-08T17:38:00Z"/>
          <w:rFonts w:ascii="Times New Roman" w:hAnsi="Times New Roman" w:cs="Times New Roman"/>
        </w:rPr>
      </w:pPr>
      <w:proofErr w:type="spellStart"/>
      <w:ins w:id="3710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Usuario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RegistroProgresso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(Associação)</w:t>
        </w:r>
      </w:ins>
    </w:p>
    <w:p w14:paraId="2B856DF9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711" w:author="HUGO SAMUEL DE LIMA OLIVEIRA" w:date="2025-08-08T17:38:00Z"/>
          <w:rFonts w:ascii="Times New Roman" w:hAnsi="Times New Roman" w:cs="Times New Roman"/>
        </w:rPr>
      </w:pPr>
      <w:ins w:id="3712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O </w:t>
        </w:r>
        <w:proofErr w:type="spellStart"/>
        <w:r w:rsidRPr="00E13A6A">
          <w:rPr>
            <w:rFonts w:ascii="Times New Roman" w:hAnsi="Times New Roman" w:cs="Times New Roman"/>
          </w:rPr>
          <w:t>Usuario</w:t>
        </w:r>
        <w:proofErr w:type="spellEnd"/>
        <w:r w:rsidRPr="00E13A6A">
          <w:rPr>
            <w:rFonts w:ascii="Times New Roman" w:hAnsi="Times New Roman" w:cs="Times New Roman"/>
          </w:rPr>
          <w:t xml:space="preserve"> </w:t>
        </w:r>
        <w:r w:rsidRPr="00E13A6A">
          <w:rPr>
            <w:rFonts w:ascii="Times New Roman" w:hAnsi="Times New Roman" w:cs="Times New Roman"/>
            <w:b/>
            <w:bCs/>
          </w:rPr>
          <w:t>"possui"</w:t>
        </w:r>
        <w:r w:rsidRPr="00E13A6A">
          <w:rPr>
            <w:rFonts w:ascii="Times New Roman" w:hAnsi="Times New Roman" w:cs="Times New Roman"/>
          </w:rPr>
          <w:t xml:space="preserve"> registros de progresso.</w:t>
        </w:r>
      </w:ins>
    </w:p>
    <w:p w14:paraId="38D8A759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713" w:author="HUGO SAMUEL DE LIMA OLIVEIRA" w:date="2025-08-08T17:38:00Z"/>
          <w:rFonts w:ascii="Times New Roman" w:hAnsi="Times New Roman" w:cs="Times New Roman"/>
        </w:rPr>
      </w:pPr>
      <w:ins w:id="3714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É uma relação de posse, onde cada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pertence a um usuário.</w:t>
        </w:r>
      </w:ins>
    </w:p>
    <w:p w14:paraId="6A98DC84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715" w:author="HUGO SAMUEL DE LIMA OLIVEIRA" w:date="2025-08-08T17:38:00Z"/>
          <w:rFonts w:ascii="Times New Roman" w:hAnsi="Times New Roman" w:cs="Times New Roman"/>
        </w:rPr>
      </w:pPr>
      <w:ins w:id="3716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Multiplicidade:</w:t>
        </w:r>
        <w:r w:rsidRPr="00E13A6A">
          <w:rPr>
            <w:rFonts w:ascii="Times New Roman" w:hAnsi="Times New Roman" w:cs="Times New Roman"/>
          </w:rPr>
          <w:t xml:space="preserve"> 1 para </w:t>
        </w:r>
        <w:proofErr w:type="gramStart"/>
        <w:r w:rsidRPr="00E13A6A">
          <w:rPr>
            <w:rFonts w:ascii="Times New Roman" w:hAnsi="Times New Roman" w:cs="Times New Roman"/>
          </w:rPr>
          <w:t>0..</w:t>
        </w:r>
        <w:proofErr w:type="gramEnd"/>
        <w:r w:rsidRPr="00E13A6A">
          <w:rPr>
            <w:rFonts w:ascii="Times New Roman" w:hAnsi="Times New Roman" w:cs="Times New Roman"/>
          </w:rPr>
          <w:t xml:space="preserve">*. Um </w:t>
        </w:r>
        <w:proofErr w:type="spellStart"/>
        <w:r w:rsidRPr="00E13A6A">
          <w:rPr>
            <w:rFonts w:ascii="Times New Roman" w:hAnsi="Times New Roman" w:cs="Times New Roman"/>
          </w:rPr>
          <w:t>Usuario</w:t>
        </w:r>
        <w:proofErr w:type="spellEnd"/>
        <w:r w:rsidRPr="00E13A6A">
          <w:rPr>
            <w:rFonts w:ascii="Times New Roman" w:hAnsi="Times New Roman" w:cs="Times New Roman"/>
          </w:rPr>
          <w:t xml:space="preserve"> pode ter </w:t>
        </w:r>
        <w:r w:rsidRPr="00E13A6A">
          <w:rPr>
            <w:rFonts w:ascii="Times New Roman" w:hAnsi="Times New Roman" w:cs="Times New Roman"/>
            <w:b/>
            <w:bCs/>
          </w:rPr>
          <w:t>zero ou muitos</w:t>
        </w:r>
        <w:r w:rsidRPr="00E13A6A">
          <w:rPr>
            <w:rFonts w:ascii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associados a ele.</w:t>
        </w:r>
      </w:ins>
    </w:p>
    <w:p w14:paraId="0550B655" w14:textId="77777777" w:rsidR="00E13A6A" w:rsidRPr="00E13A6A" w:rsidRDefault="00E13A6A" w:rsidP="00E13A6A">
      <w:pPr>
        <w:numPr>
          <w:ilvl w:val="0"/>
          <w:numId w:val="100"/>
        </w:numPr>
        <w:spacing w:line="276" w:lineRule="auto"/>
        <w:rPr>
          <w:ins w:id="3717" w:author="HUGO SAMUEL DE LIMA OLIVEIRA" w:date="2025-08-08T17:38:00Z"/>
          <w:rFonts w:ascii="Times New Roman" w:hAnsi="Times New Roman" w:cs="Times New Roman"/>
        </w:rPr>
      </w:pPr>
      <w:proofErr w:type="spellStart"/>
      <w:ins w:id="3718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PainelEstatisticas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RegistroProgresso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(Dependência)</w:t>
        </w:r>
      </w:ins>
    </w:p>
    <w:p w14:paraId="046F9075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719" w:author="HUGO SAMUEL DE LIMA OLIVEIRA" w:date="2025-08-08T17:38:00Z"/>
          <w:rFonts w:ascii="Times New Roman" w:hAnsi="Times New Roman" w:cs="Times New Roman"/>
        </w:rPr>
      </w:pPr>
      <w:ins w:id="3720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O 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 xml:space="preserve"> </w:t>
        </w:r>
        <w:r w:rsidRPr="00E13A6A">
          <w:rPr>
            <w:rFonts w:ascii="Times New Roman" w:hAnsi="Times New Roman" w:cs="Times New Roman"/>
            <w:b/>
            <w:bCs/>
          </w:rPr>
          <w:t>"lê dados de"</w:t>
        </w:r>
        <w:r w:rsidRPr="00E13A6A">
          <w:rPr>
            <w:rFonts w:ascii="Times New Roman" w:hAnsi="Times New Roman" w:cs="Times New Roman"/>
          </w:rPr>
          <w:t xml:space="preserve">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 A linha tracejada indica uma dependência.</w:t>
        </w:r>
      </w:ins>
    </w:p>
    <w:p w14:paraId="4705871C" w14:textId="77777777" w:rsidR="00E13A6A" w:rsidRPr="00E13A6A" w:rsidRDefault="00E13A6A" w:rsidP="00E13A6A">
      <w:pPr>
        <w:numPr>
          <w:ilvl w:val="1"/>
          <w:numId w:val="100"/>
        </w:numPr>
        <w:spacing w:line="276" w:lineRule="auto"/>
        <w:rPr>
          <w:ins w:id="3721" w:author="HUGO SAMUEL DE LIMA OLIVEIRA" w:date="2025-08-08T17:38:00Z"/>
          <w:rFonts w:ascii="Times New Roman" w:hAnsi="Times New Roman" w:cs="Times New Roman"/>
        </w:rPr>
      </w:pPr>
      <w:ins w:id="3722" w:author="HUGO SAMUEL DE LIMA OLIVEIRA" w:date="2025-08-08T17:38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Para poder gerar os gráficos, a classe 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 xml:space="preserve"> precisa acessar e processar a informação contida nos objetos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. Se a estrutura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mudasse, 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 xml:space="preserve"> provavelmente precisaria ser atualizado.</w:t>
        </w:r>
      </w:ins>
    </w:p>
    <w:p w14:paraId="36959F56" w14:textId="77777777" w:rsidR="00E13A6A" w:rsidRDefault="00E13A6A">
      <w:pPr>
        <w:spacing w:line="276" w:lineRule="auto"/>
        <w:rPr>
          <w:ins w:id="3723" w:author="HUGO SAMUEL DE LIMA OLIVEIRA" w:date="2025-08-08T17:40:00Z"/>
          <w:rFonts w:ascii="Times New Roman" w:hAnsi="Times New Roman" w:cs="Times New Roman"/>
        </w:rPr>
      </w:pPr>
    </w:p>
    <w:p w14:paraId="0634AA37" w14:textId="77777777" w:rsidR="00E13A6A" w:rsidRDefault="00E13A6A">
      <w:pPr>
        <w:spacing w:line="276" w:lineRule="auto"/>
        <w:rPr>
          <w:ins w:id="3724" w:author="HUGO SAMUEL DE LIMA OLIVEIRA" w:date="2025-08-08T17:40:00Z"/>
          <w:rFonts w:ascii="Times New Roman" w:hAnsi="Times New Roman" w:cs="Times New Roman"/>
        </w:rPr>
      </w:pPr>
    </w:p>
    <w:p w14:paraId="0F209BDC" w14:textId="77777777" w:rsidR="00E13A6A" w:rsidRDefault="00E13A6A">
      <w:pPr>
        <w:spacing w:line="276" w:lineRule="auto"/>
        <w:rPr>
          <w:ins w:id="3725" w:author="HUGO SAMUEL DE LIMA OLIVEIRA" w:date="2025-08-08T17:40:00Z"/>
          <w:rFonts w:ascii="Times New Roman" w:hAnsi="Times New Roman" w:cs="Times New Roman"/>
        </w:rPr>
      </w:pPr>
    </w:p>
    <w:p w14:paraId="43329C39" w14:textId="77777777" w:rsidR="00E13A6A" w:rsidRDefault="00E13A6A">
      <w:pPr>
        <w:spacing w:line="276" w:lineRule="auto"/>
        <w:rPr>
          <w:ins w:id="3726" w:author="HUGO SAMUEL DE LIMA OLIVEIRA" w:date="2025-08-08T17:40:00Z"/>
          <w:rFonts w:ascii="Times New Roman" w:hAnsi="Times New Roman" w:cs="Times New Roman"/>
        </w:rPr>
      </w:pPr>
    </w:p>
    <w:p w14:paraId="2D573877" w14:textId="77777777" w:rsidR="00E13A6A" w:rsidRDefault="00E13A6A">
      <w:pPr>
        <w:spacing w:line="276" w:lineRule="auto"/>
        <w:rPr>
          <w:ins w:id="3727" w:author="HUGO SAMUEL DE LIMA OLIVEIRA" w:date="2025-08-08T17:40:00Z"/>
          <w:rFonts w:ascii="Times New Roman" w:hAnsi="Times New Roman" w:cs="Times New Roman"/>
        </w:rPr>
      </w:pPr>
    </w:p>
    <w:p w14:paraId="7EF8EB12" w14:textId="77777777" w:rsidR="00E13A6A" w:rsidRDefault="00E13A6A">
      <w:pPr>
        <w:spacing w:line="276" w:lineRule="auto"/>
        <w:rPr>
          <w:ins w:id="3728" w:author="HUGO SAMUEL DE LIMA OLIVEIRA" w:date="2025-08-08T17:40:00Z"/>
          <w:rFonts w:ascii="Times New Roman" w:hAnsi="Times New Roman" w:cs="Times New Roman"/>
        </w:rPr>
      </w:pPr>
    </w:p>
    <w:p w14:paraId="4CBE6F46" w14:textId="77777777" w:rsidR="00E13A6A" w:rsidRDefault="00E13A6A">
      <w:pPr>
        <w:spacing w:line="276" w:lineRule="auto"/>
        <w:rPr>
          <w:ins w:id="3729" w:author="HUGO SAMUEL DE LIMA OLIVEIRA" w:date="2025-08-08T17:40:00Z"/>
          <w:rFonts w:ascii="Times New Roman" w:hAnsi="Times New Roman" w:cs="Times New Roman"/>
        </w:rPr>
      </w:pPr>
    </w:p>
    <w:p w14:paraId="4B6AD40F" w14:textId="77777777" w:rsidR="00E13A6A" w:rsidRDefault="00E13A6A">
      <w:pPr>
        <w:spacing w:line="276" w:lineRule="auto"/>
        <w:rPr>
          <w:ins w:id="3730" w:author="HUGO SAMUEL DE LIMA OLIVEIRA" w:date="2025-08-08T17:40:00Z"/>
          <w:rFonts w:ascii="Times New Roman" w:hAnsi="Times New Roman" w:cs="Times New Roman"/>
        </w:rPr>
      </w:pPr>
    </w:p>
    <w:p w14:paraId="64D0A26F" w14:textId="77777777" w:rsidR="00E13A6A" w:rsidRDefault="00E13A6A">
      <w:pPr>
        <w:spacing w:line="276" w:lineRule="auto"/>
        <w:rPr>
          <w:ins w:id="3731" w:author="HUGO SAMUEL DE LIMA OLIVEIRA" w:date="2025-08-08T17:40:00Z"/>
          <w:rFonts w:ascii="Times New Roman" w:hAnsi="Times New Roman" w:cs="Times New Roman"/>
        </w:rPr>
      </w:pPr>
    </w:p>
    <w:p w14:paraId="426BFBA9" w14:textId="77777777" w:rsidR="00E13A6A" w:rsidRPr="001F772C" w:rsidRDefault="00E13A6A">
      <w:pPr>
        <w:spacing w:line="276" w:lineRule="auto"/>
        <w:rPr>
          <w:ins w:id="3732" w:author="HUGO SAMUEL DE LIMA OLIVEIRA" w:date="2025-06-13T03:15:00Z"/>
          <w:rFonts w:ascii="Times New Roman" w:hAnsi="Times New Roman" w:cs="Times New Roman"/>
          <w:rPrChange w:id="3733" w:author="WESLEY DOS SANTOS GATINHO" w:date="2025-06-13T20:43:00Z">
            <w:rPr>
              <w:ins w:id="3734" w:author="HUGO SAMUEL DE LIMA OLIVEIRA" w:date="2025-06-13T03:15:00Z"/>
            </w:rPr>
          </w:rPrChange>
        </w:rPr>
        <w:pPrChange w:id="3735" w:author="WESLEY DOS SANTOS GATINHO" w:date="2025-06-13T20:45:00Z">
          <w:pPr/>
        </w:pPrChange>
      </w:pPr>
    </w:p>
    <w:p w14:paraId="5B39BC07" w14:textId="1B0FF427" w:rsidR="00971CD4" w:rsidRPr="00E13A6A" w:rsidDel="00E13A6A" w:rsidRDefault="27291A02">
      <w:pPr>
        <w:spacing w:line="276" w:lineRule="auto"/>
        <w:rPr>
          <w:ins w:id="3736" w:author="WESLEY DOS SANTOS GATINHO" w:date="2025-06-13T21:08:00Z"/>
          <w:del w:id="3737" w:author="HUGO SAMUEL DE LIMA OLIVEIRA" w:date="2025-08-08T17:40:00Z"/>
          <w:rFonts w:ascii="Times New Roman" w:hAnsi="Times New Roman" w:cs="Times New Roman"/>
          <w:b/>
          <w:bCs/>
          <w:lang w:val="pt-PT"/>
          <w:rPrChange w:id="3738" w:author="HUGO SAMUEL DE LIMA OLIVEIRA" w:date="2025-08-08T17:40:00Z">
            <w:rPr>
              <w:ins w:id="3739" w:author="WESLEY DOS SANTOS GATINHO" w:date="2025-06-13T21:08:00Z"/>
              <w:del w:id="3740" w:author="HUGO SAMUEL DE LIMA OLIVEIRA" w:date="2025-08-08T17:40:00Z"/>
              <w:rFonts w:ascii="Times New Roman" w:eastAsia="Times New Roman" w:hAnsi="Times New Roman" w:cs="Times New Roman"/>
              <w:lang w:val="pt-PT"/>
            </w:rPr>
          </w:rPrChange>
        </w:rPr>
        <w:pPrChange w:id="3741" w:author="HUGO SAMUEL DE LIMA OLIVEIRA" w:date="2025-08-08T17:40:00Z">
          <w:pPr>
            <w:spacing w:before="240" w:after="240" w:line="276" w:lineRule="auto"/>
            <w:ind w:firstLine="709"/>
            <w:jc w:val="both"/>
          </w:pPr>
        </w:pPrChange>
      </w:pPr>
      <w:ins w:id="3742" w:author="HUGO SAMUEL DE LIMA OLIVEIRA" w:date="2025-06-13T03:16:00Z">
        <w:r w:rsidRPr="001F772C">
          <w:rPr>
            <w:rFonts w:ascii="Times New Roman" w:eastAsia="Times New Roman" w:hAnsi="Times New Roman" w:cs="Times New Roman"/>
            <w:b/>
            <w:bCs/>
          </w:rPr>
          <w:lastRenderedPageBreak/>
          <w:t>5.</w:t>
        </w:r>
      </w:ins>
      <w:ins w:id="3743" w:author="HUGO SAMUEL DE LIMA OLIVEIRA" w:date="2025-06-13T03:18:00Z">
        <w:r w:rsidR="7D4E3019" w:rsidRPr="001F772C">
          <w:rPr>
            <w:rFonts w:ascii="Times New Roman" w:eastAsia="Times New Roman" w:hAnsi="Times New Roman" w:cs="Times New Roman"/>
            <w:b/>
            <w:bCs/>
          </w:rPr>
          <w:t>6</w:t>
        </w:r>
      </w:ins>
      <w:ins w:id="3744" w:author="HUGO SAMUEL DE LIMA OLIVEIRA" w:date="2025-06-13T03:16:00Z">
        <w:r w:rsidRPr="001F772C"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</w:ins>
      <w:ins w:id="3745" w:author="HUGO SAMUEL DE LIMA OLIVEIRA" w:date="2025-06-13T03:18:00Z">
        <w:r w:rsidR="0B0F626F" w:rsidRPr="001F772C">
          <w:rPr>
            <w:rFonts w:ascii="Times New Roman" w:hAnsi="Times New Roman" w:cs="Times New Roman"/>
            <w:b/>
            <w:bCs/>
            <w:lang w:val="pt-PT"/>
            <w:rPrChange w:id="3746" w:author="WESLEY DOS SANTOS GATINHO" w:date="2025-06-13T20:43:00Z">
              <w:rPr>
                <w:rFonts w:ascii="Times New Roman" w:hAnsi="Times New Roman" w:cs="Times New Roman"/>
                <w:lang w:val="pt-PT"/>
              </w:rPr>
            </w:rPrChange>
          </w:rPr>
          <w:t>Extremidade Direita</w:t>
        </w:r>
      </w:ins>
    </w:p>
    <w:p w14:paraId="5F85A57F" w14:textId="77777777" w:rsidR="008445D0" w:rsidDel="00E13A6A" w:rsidRDefault="008445D0">
      <w:pPr>
        <w:spacing w:before="240" w:after="240" w:line="276" w:lineRule="auto"/>
        <w:jc w:val="both"/>
        <w:rPr>
          <w:ins w:id="3747" w:author="WESLEY DOS SANTOS GATINHO" w:date="2025-06-13T21:08:00Z"/>
          <w:del w:id="3748" w:author="HUGO SAMUEL DE LIMA OLIVEIRA" w:date="2025-08-08T17:40:00Z"/>
          <w:rFonts w:ascii="Times New Roman" w:eastAsia="Times New Roman" w:hAnsi="Times New Roman" w:cs="Times New Roman"/>
          <w:lang w:val="pt-PT"/>
        </w:rPr>
        <w:pPrChange w:id="3749" w:author="HUGO SAMUEL DE LIMA OLIVEIRA" w:date="2025-08-08T17:40:00Z">
          <w:pPr>
            <w:spacing w:before="240" w:after="240" w:line="276" w:lineRule="auto"/>
            <w:ind w:firstLine="709"/>
            <w:jc w:val="both"/>
          </w:pPr>
        </w:pPrChange>
      </w:pPr>
    </w:p>
    <w:p w14:paraId="4E918CA4" w14:textId="77777777" w:rsidR="008445D0" w:rsidDel="00E13A6A" w:rsidRDefault="008445D0">
      <w:pPr>
        <w:spacing w:before="240" w:after="240" w:line="276" w:lineRule="auto"/>
        <w:jc w:val="both"/>
        <w:rPr>
          <w:ins w:id="3750" w:author="WESLEY DOS SANTOS GATINHO" w:date="2025-06-13T21:08:00Z"/>
          <w:del w:id="3751" w:author="HUGO SAMUEL DE LIMA OLIVEIRA" w:date="2025-08-08T17:40:00Z"/>
          <w:rFonts w:ascii="Times New Roman" w:eastAsia="Times New Roman" w:hAnsi="Times New Roman" w:cs="Times New Roman"/>
          <w:lang w:val="pt-PT"/>
        </w:rPr>
        <w:pPrChange w:id="3752" w:author="HUGO SAMUEL DE LIMA OLIVEIRA" w:date="2025-08-08T17:40:00Z">
          <w:pPr>
            <w:spacing w:before="240" w:after="240" w:line="276" w:lineRule="auto"/>
            <w:ind w:firstLine="709"/>
            <w:jc w:val="both"/>
          </w:pPr>
        </w:pPrChange>
      </w:pPr>
    </w:p>
    <w:p w14:paraId="79E8CD05" w14:textId="77777777" w:rsidR="008445D0" w:rsidRPr="001F772C" w:rsidRDefault="008445D0">
      <w:pPr>
        <w:spacing w:before="240" w:after="240" w:line="276" w:lineRule="auto"/>
        <w:jc w:val="both"/>
        <w:rPr>
          <w:ins w:id="3753" w:author="WESLEY DOS SANTOS GATINHO" w:date="2025-06-12T13:33:00Z"/>
          <w:rFonts w:ascii="Times New Roman" w:eastAsia="Times New Roman" w:hAnsi="Times New Roman" w:cs="Times New Roman"/>
          <w:lang w:val="pt-PT"/>
        </w:rPr>
        <w:pPrChange w:id="3754" w:author="HUGO SAMUEL DE LIMA OLIVEIRA" w:date="2025-08-08T17:40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755" w:author="WESLEY DOS SANTOS GATINHO" w:date="2025-06-13T21:08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756">
          <w:tblGrid>
            <w:gridCol w:w="40"/>
            <w:gridCol w:w="9021"/>
            <w:gridCol w:w="40"/>
          </w:tblGrid>
        </w:tblGridChange>
      </w:tblGrid>
      <w:tr w:rsidR="1EF23762" w:rsidRPr="001F772C" w14:paraId="3AD64D1A" w14:textId="77777777" w:rsidTr="008445D0">
        <w:trPr>
          <w:trHeight w:val="300"/>
          <w:ins w:id="3757" w:author="HUGO SAMUEL DE LIMA OLIVEIRA" w:date="2025-06-13T02:35:00Z"/>
          <w:trPrChange w:id="3758" w:author="WESLEY DOS SANTOS GATINHO" w:date="2025-06-13T21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759" w:author="WESLEY DOS SANTOS GATINHO" w:date="2025-06-13T21:08:00Z">
              <w:tcPr>
                <w:tcW w:w="9061" w:type="dxa"/>
                <w:gridSpan w:val="2"/>
              </w:tcPr>
            </w:tcPrChange>
          </w:tcPr>
          <w:p w14:paraId="063B3A44" w14:textId="6F686B9D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3760" w:author="WESLEY DOS SANTOS GATINHO" w:date="2025-06-13T20:45:00Z">
                <w:pPr>
                  <w:jc w:val="center"/>
                </w:pPr>
              </w:pPrChange>
            </w:pPr>
            <w:ins w:id="3761" w:author="HUGO SAMUEL DE LIMA OLIVEIRA" w:date="2025-06-13T02:35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  <w:del w:id="3762" w:author="WESLEY DOS SANTOS GATINHO" w:date="2025-06-13T21:08:00Z">
                <w:r w:rsidRPr="001F772C" w:rsidDel="008445D0">
                  <w:rPr>
                    <w:rFonts w:ascii="Times New Roman" w:hAnsi="Times New Roman" w:cs="Times New Roman"/>
                    <w:lang w:val="pt-PT"/>
                  </w:rPr>
                  <w:delText>(algum numero)</w:delText>
                </w:r>
              </w:del>
            </w:ins>
            <w:ins w:id="3763" w:author="WESLEY DOS SANTOS GATINHO" w:date="2025-06-13T21:08:00Z">
              <w:r w:rsidR="008445D0">
                <w:rPr>
                  <w:rFonts w:ascii="Times New Roman" w:hAnsi="Times New Roman" w:cs="Times New Roman"/>
                  <w:lang w:val="pt-PT"/>
                </w:rPr>
                <w:t>12</w:t>
              </w:r>
            </w:ins>
            <w:ins w:id="3764" w:author="HUGO SAMUEL DE LIMA OLIVEIRA" w:date="2025-06-13T02:35:00Z">
              <w:r w:rsidRPr="001F772C">
                <w:rPr>
                  <w:rFonts w:ascii="Times New Roman" w:hAnsi="Times New Roman" w:cs="Times New Roman"/>
                  <w:lang w:val="pt-PT"/>
                </w:rPr>
                <w:t>: Diagrama de Classes</w:t>
              </w:r>
            </w:ins>
            <w:ins w:id="3765" w:author="HUGO SAMUEL DE LIMA OLIVEIRA" w:date="2025-06-13T02:36:00Z">
              <w:r w:rsidR="120F33ED" w:rsidRPr="001F772C">
                <w:rPr>
                  <w:rFonts w:ascii="Times New Roman" w:hAnsi="Times New Roman" w:cs="Times New Roman"/>
                  <w:lang w:val="pt-PT"/>
                </w:rPr>
                <w:t xml:space="preserve"> Extremidade</w:t>
              </w:r>
            </w:ins>
            <w:ins w:id="3766" w:author="HUGO SAMUEL DE LIMA OLIVEIRA" w:date="2025-06-13T02:37:00Z">
              <w:r w:rsidR="64930E77" w:rsidRPr="001F772C">
                <w:rPr>
                  <w:rFonts w:ascii="Times New Roman" w:hAnsi="Times New Roman" w:cs="Times New Roman"/>
                  <w:lang w:val="pt-PT"/>
                </w:rPr>
                <w:t xml:space="preserve"> Direita</w:t>
              </w:r>
            </w:ins>
          </w:p>
        </w:tc>
      </w:tr>
      <w:tr w:rsidR="1EF23762" w:rsidRPr="001F772C" w14:paraId="6CFFB157" w14:textId="77777777" w:rsidTr="008445D0">
        <w:trPr>
          <w:trHeight w:val="300"/>
          <w:ins w:id="3767" w:author="HUGO SAMUEL DE LIMA OLIVEIRA" w:date="2025-06-13T02:35:00Z"/>
          <w:trPrChange w:id="3768" w:author="WESLEY DOS SANTOS GATINHO" w:date="2025-06-13T21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769" w:author="WESLEY DOS SANTOS GATINHO" w:date="2025-06-13T21:08:00Z">
              <w:tcPr>
                <w:tcW w:w="9061" w:type="dxa"/>
                <w:gridSpan w:val="2"/>
              </w:tcPr>
            </w:tcPrChange>
          </w:tcPr>
          <w:p w14:paraId="43466C6F" w14:textId="5047ABF4" w:rsidR="1EF23762" w:rsidRPr="001F772C" w:rsidRDefault="1EF23762">
            <w:pPr>
              <w:spacing w:line="276" w:lineRule="auto"/>
              <w:rPr>
                <w:rFonts w:ascii="Times New Roman" w:hAnsi="Times New Roman" w:cs="Times New Roman"/>
                <w:rPrChange w:id="3770" w:author="WESLEY DOS SANTOS GATINHO" w:date="2025-06-13T20:43:00Z">
                  <w:rPr/>
                </w:rPrChange>
              </w:rPr>
              <w:pPrChange w:id="3771" w:author="WESLEY DOS SANTOS GATINHO" w:date="2025-06-13T20:45:00Z">
                <w:pPr/>
              </w:pPrChange>
            </w:pPr>
            <w:ins w:id="3772" w:author="HUGO SAMUEL DE LIMA OLIVEIRA" w:date="2025-06-13T02:35:00Z">
              <w:r w:rsidRPr="001F772C">
                <w:rPr>
                  <w:rFonts w:ascii="Times New Roman" w:hAnsi="Times New Roman" w:cs="Times New Roman"/>
                  <w:noProof/>
                  <w:rPrChange w:id="3773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0DF5E6DC" wp14:editId="15B5A190">
                        <wp:extent cx="304800" cy="304800"/>
                        <wp:effectExtent l="0" t="0" r="0" b="0"/>
                        <wp:docPr id="1956642028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4071ADCA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3774" w:author="HUGO SAMUEL DE LIMA OLIVEIRA" w:date="2025-06-13T02:37:00Z">
              <w:r w:rsidR="353969E4" w:rsidRPr="001F772C">
                <w:rPr>
                  <w:rFonts w:ascii="Times New Roman" w:hAnsi="Times New Roman" w:cs="Times New Roman"/>
                  <w:noProof/>
                  <w:rPrChange w:id="3775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2A8B2A20" wp14:editId="4E69A10C">
                    <wp:extent cx="5610224" cy="1962150"/>
                    <wp:effectExtent l="0" t="0" r="0" b="0"/>
                    <wp:docPr id="1584510885" name="Imagem 1584510885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1962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5B01F312" w14:textId="77777777" w:rsidTr="008445D0">
        <w:trPr>
          <w:trHeight w:val="300"/>
          <w:ins w:id="3776" w:author="HUGO SAMUEL DE LIMA OLIVEIRA" w:date="2025-06-13T02:35:00Z"/>
          <w:trPrChange w:id="3777" w:author="WESLEY DOS SANTOS GATINHO" w:date="2025-06-13T21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778" w:author="WESLEY DOS SANTOS GATINHO" w:date="2025-06-13T21:08:00Z">
              <w:tcPr>
                <w:tcW w:w="9061" w:type="dxa"/>
                <w:gridSpan w:val="2"/>
              </w:tcPr>
            </w:tcPrChange>
          </w:tcPr>
          <w:p w14:paraId="5F2651B3" w14:textId="0308DBFA" w:rsidR="1EF23762" w:rsidRPr="008445D0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3779" w:author="WESLEY DOS SANTOS GATINHO" w:date="2025-06-13T21:08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780" w:author="WESLEY DOS SANTOS GATINHO" w:date="2025-06-13T20:45:00Z">
                <w:pPr>
                  <w:jc w:val="center"/>
                </w:pPr>
              </w:pPrChange>
            </w:pPr>
            <w:ins w:id="3781" w:author="HUGO SAMUEL DE LIMA OLIVEIRA" w:date="2025-06-13T02:35:00Z">
              <w:r w:rsidRPr="008445D0">
                <w:rPr>
                  <w:rFonts w:ascii="Times New Roman" w:hAnsi="Times New Roman" w:cs="Times New Roman"/>
                  <w:b/>
                  <w:bCs/>
                  <w:lang w:val="pt-PT"/>
                  <w:rPrChange w:id="3782" w:author="WESLEY DOS SANTOS GATINHO" w:date="2025-06-13T21:08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37F487A6" w14:textId="6CDD7F48" w:rsidR="00971CD4" w:rsidRDefault="00971CD4">
      <w:pPr>
        <w:spacing w:line="276" w:lineRule="auto"/>
        <w:rPr>
          <w:ins w:id="3783" w:author="HUGO SAMUEL DE LIMA OLIVEIRA" w:date="2025-08-08T17:41:00Z"/>
          <w:rFonts w:ascii="Times New Roman" w:hAnsi="Times New Roman" w:cs="Times New Roman"/>
        </w:rPr>
      </w:pPr>
    </w:p>
    <w:p w14:paraId="6A6F946D" w14:textId="14744A12" w:rsidR="00E13A6A" w:rsidRPr="00E13A6A" w:rsidRDefault="00E13A6A" w:rsidP="00E13A6A">
      <w:pPr>
        <w:spacing w:line="276" w:lineRule="auto"/>
        <w:rPr>
          <w:ins w:id="3784" w:author="HUGO SAMUEL DE LIMA OLIVEIRA" w:date="2025-08-08T17:41:00Z"/>
          <w:rFonts w:ascii="Times New Roman" w:hAnsi="Times New Roman" w:cs="Times New Roman"/>
          <w:b/>
          <w:bCs/>
        </w:rPr>
      </w:pPr>
      <w:ins w:id="3785" w:author="HUGO SAMUEL DE LIMA OLIVEIRA" w:date="2025-08-08T17:41:00Z">
        <w:r>
          <w:rPr>
            <w:rFonts w:ascii="Times New Roman" w:hAnsi="Times New Roman" w:cs="Times New Roman"/>
            <w:b/>
            <w:bCs/>
          </w:rPr>
          <w:t>5.6.1</w:t>
        </w:r>
        <w:r w:rsidRPr="00E13A6A">
          <w:rPr>
            <w:rFonts w:ascii="Times New Roman" w:hAnsi="Times New Roman" w:cs="Times New Roman"/>
            <w:b/>
            <w:bCs/>
          </w:rPr>
          <w:t>. Descrição Geral</w:t>
        </w:r>
      </w:ins>
      <w:ins w:id="3786" w:author="HUGO SAMUEL DE LIMA OLIVEIRA" w:date="2025-08-08T17:44:00Z">
        <w:r w:rsidR="005F39EB">
          <w:rPr>
            <w:rFonts w:ascii="Times New Roman" w:hAnsi="Times New Roman" w:cs="Times New Roman"/>
            <w:b/>
            <w:bCs/>
          </w:rPr>
          <w:t xml:space="preserve"> </w:t>
        </w:r>
        <w:r w:rsidR="005F39EB" w:rsidRPr="007D6BD3">
          <w:rPr>
            <w:rFonts w:ascii="Times New Roman" w:hAnsi="Times New Roman" w:cs="Times New Roman"/>
            <w:b/>
            <w:bCs/>
            <w:lang w:val="pt-PT"/>
          </w:rPr>
          <w:t>Extremidade Direita</w:t>
        </w:r>
      </w:ins>
    </w:p>
    <w:p w14:paraId="559E14DB" w14:textId="77777777" w:rsidR="00E13A6A" w:rsidRPr="00E13A6A" w:rsidRDefault="00E13A6A" w:rsidP="00E13A6A">
      <w:pPr>
        <w:spacing w:line="276" w:lineRule="auto"/>
        <w:rPr>
          <w:ins w:id="3787" w:author="HUGO SAMUEL DE LIMA OLIVEIRA" w:date="2025-08-08T17:41:00Z"/>
          <w:rFonts w:ascii="Times New Roman" w:hAnsi="Times New Roman" w:cs="Times New Roman"/>
        </w:rPr>
      </w:pPr>
      <w:ins w:id="3788" w:author="HUGO SAMUEL DE LIMA OLIVEIRA" w:date="2025-08-08T17:41:00Z">
        <w:r w:rsidRPr="00E13A6A">
          <w:rPr>
            <w:rFonts w:ascii="Times New Roman" w:hAnsi="Times New Roman" w:cs="Times New Roman"/>
          </w:rPr>
          <w:t xml:space="preserve">Este segmento do diagrama de classes demonstra a integração de uma funcionalidade de automação para a entrada de dados. Ele ilustra como o sistema utiliza um serviço de </w:t>
        </w:r>
        <w:r w:rsidRPr="00E13A6A">
          <w:rPr>
            <w:rFonts w:ascii="Times New Roman" w:hAnsi="Times New Roman" w:cs="Times New Roman"/>
            <w:b/>
            <w:bCs/>
          </w:rPr>
          <w:t>Reconhecimento Óptico de Caracteres (OCR)</w:t>
        </w:r>
        <w:r w:rsidRPr="00E13A6A">
          <w:rPr>
            <w:rFonts w:ascii="Times New Roman" w:hAnsi="Times New Roman" w:cs="Times New Roman"/>
          </w:rPr>
          <w:t xml:space="preserve"> para popular os registros de progresso.</w:t>
        </w:r>
      </w:ins>
    </w:p>
    <w:p w14:paraId="2C92E7AE" w14:textId="77777777" w:rsidR="00E13A6A" w:rsidRPr="00E13A6A" w:rsidRDefault="00E13A6A" w:rsidP="00E13A6A">
      <w:pPr>
        <w:spacing w:line="276" w:lineRule="auto"/>
        <w:rPr>
          <w:ins w:id="3789" w:author="HUGO SAMUEL DE LIMA OLIVEIRA" w:date="2025-08-08T17:41:00Z"/>
          <w:rFonts w:ascii="Times New Roman" w:hAnsi="Times New Roman" w:cs="Times New Roman"/>
        </w:rPr>
      </w:pPr>
      <w:ins w:id="3790" w:author="HUGO SAMUEL DE LIMA OLIVEIRA" w:date="2025-08-08T17:41:00Z">
        <w:r w:rsidRPr="00E13A6A">
          <w:rPr>
            <w:rFonts w:ascii="Times New Roman" w:hAnsi="Times New Roman" w:cs="Times New Roman"/>
          </w:rPr>
          <w:t xml:space="preserve">O fluxo de trabalho sugerido é que, ao criar um novo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, o sistema pode opcionalmente utilizar o </w:t>
        </w:r>
        <w:proofErr w:type="spellStart"/>
        <w:r w:rsidRPr="00E13A6A">
          <w:rPr>
            <w:rFonts w:ascii="Times New Roman" w:hAnsi="Times New Roman" w:cs="Times New Roman"/>
          </w:rPr>
          <w:t>ServicoOCR</w:t>
        </w:r>
        <w:proofErr w:type="spellEnd"/>
        <w:r w:rsidRPr="00E13A6A">
          <w:rPr>
            <w:rFonts w:ascii="Times New Roman" w:hAnsi="Times New Roman" w:cs="Times New Roman"/>
          </w:rPr>
          <w:t xml:space="preserve"> para extrair informações textuais de uma imagem (por exemplo, uma foto do painel de uma esteira ou de uma balança digital), simplificando a entrada de dados para o usuário.</w:t>
        </w:r>
      </w:ins>
    </w:p>
    <w:p w14:paraId="1ACEDB0D" w14:textId="562AEC6F" w:rsidR="00E13A6A" w:rsidRPr="00E13A6A" w:rsidRDefault="00E13A6A" w:rsidP="00E13A6A">
      <w:pPr>
        <w:spacing w:line="276" w:lineRule="auto"/>
        <w:rPr>
          <w:ins w:id="3791" w:author="HUGO SAMUEL DE LIMA OLIVEIRA" w:date="2025-08-08T17:41:00Z"/>
          <w:rFonts w:ascii="Times New Roman" w:hAnsi="Times New Roman" w:cs="Times New Roman"/>
          <w:b/>
          <w:bCs/>
        </w:rPr>
      </w:pPr>
      <w:ins w:id="3792" w:author="HUGO SAMUEL DE LIMA OLIVEIRA" w:date="2025-08-08T17:41:00Z">
        <w:r>
          <w:rPr>
            <w:rFonts w:ascii="Times New Roman" w:hAnsi="Times New Roman" w:cs="Times New Roman"/>
            <w:b/>
            <w:bCs/>
          </w:rPr>
          <w:t>5.6.2</w:t>
        </w:r>
        <w:r w:rsidRPr="00E13A6A">
          <w:rPr>
            <w:rFonts w:ascii="Times New Roman" w:hAnsi="Times New Roman" w:cs="Times New Roman"/>
            <w:b/>
            <w:bCs/>
          </w:rPr>
          <w:t>. Classes</w:t>
        </w:r>
      </w:ins>
    </w:p>
    <w:p w14:paraId="0CB6373A" w14:textId="77777777" w:rsidR="00E13A6A" w:rsidRPr="00E13A6A" w:rsidRDefault="00E13A6A" w:rsidP="00E13A6A">
      <w:pPr>
        <w:spacing w:line="276" w:lineRule="auto"/>
        <w:rPr>
          <w:ins w:id="3793" w:author="HUGO SAMUEL DE LIMA OLIVEIRA" w:date="2025-08-08T17:41:00Z"/>
          <w:rFonts w:ascii="Times New Roman" w:hAnsi="Times New Roman" w:cs="Times New Roman"/>
        </w:rPr>
      </w:pPr>
      <w:ins w:id="3794" w:author="HUGO SAMUEL DE LIMA OLIVEIRA" w:date="2025-08-08T17:41:00Z">
        <w:r w:rsidRPr="00E13A6A">
          <w:rPr>
            <w:rFonts w:ascii="Times New Roman" w:hAnsi="Times New Roman" w:cs="Times New Roman"/>
          </w:rPr>
          <w:t>A seguir, a descrição detalhada da classe apresentada neste diagrama.</w:t>
        </w:r>
      </w:ins>
    </w:p>
    <w:p w14:paraId="457153B5" w14:textId="77777777" w:rsidR="00E13A6A" w:rsidRPr="00E13A6A" w:rsidRDefault="00E13A6A" w:rsidP="00E13A6A">
      <w:pPr>
        <w:spacing w:line="276" w:lineRule="auto"/>
        <w:rPr>
          <w:ins w:id="3795" w:author="HUGO SAMUEL DE LIMA OLIVEIRA" w:date="2025-08-08T17:41:00Z"/>
          <w:rFonts w:ascii="Times New Roman" w:hAnsi="Times New Roman" w:cs="Times New Roman"/>
          <w:b/>
          <w:bCs/>
        </w:rPr>
      </w:pPr>
      <w:ins w:id="3796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ServicoOCR</w:t>
        </w:r>
        <w:proofErr w:type="spellEnd"/>
      </w:ins>
    </w:p>
    <w:p w14:paraId="27A523F7" w14:textId="77777777" w:rsidR="00E13A6A" w:rsidRPr="00E13A6A" w:rsidRDefault="00E13A6A" w:rsidP="00E13A6A">
      <w:pPr>
        <w:numPr>
          <w:ilvl w:val="0"/>
          <w:numId w:val="101"/>
        </w:numPr>
        <w:spacing w:line="276" w:lineRule="auto"/>
        <w:rPr>
          <w:ins w:id="3797" w:author="HUGO SAMUEL DE LIMA OLIVEIRA" w:date="2025-08-08T17:41:00Z"/>
          <w:rFonts w:ascii="Times New Roman" w:hAnsi="Times New Roman" w:cs="Times New Roman"/>
        </w:rPr>
      </w:pPr>
      <w:ins w:id="3798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É uma classe de serviço especializada, cuja única responsabilidade é extrair texto de arquivos de imagem. Ela encapsula a lógica complexa do Reconhecimento Óptico de Caracteres, oferecendo uma interface simples para ser consumida por outras partes do sistema.</w:t>
        </w:r>
      </w:ins>
    </w:p>
    <w:p w14:paraId="05619313" w14:textId="77777777" w:rsidR="00E13A6A" w:rsidRPr="00E13A6A" w:rsidRDefault="00E13A6A" w:rsidP="00E13A6A">
      <w:pPr>
        <w:numPr>
          <w:ilvl w:val="0"/>
          <w:numId w:val="101"/>
        </w:numPr>
        <w:spacing w:line="276" w:lineRule="auto"/>
        <w:rPr>
          <w:ins w:id="3799" w:author="HUGO SAMUEL DE LIMA OLIVEIRA" w:date="2025-08-08T17:41:00Z"/>
          <w:rFonts w:ascii="Times New Roman" w:hAnsi="Times New Roman" w:cs="Times New Roman"/>
        </w:rPr>
      </w:pPr>
      <w:ins w:id="3800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0B53F94D" w14:textId="77777777" w:rsidR="00E13A6A" w:rsidRPr="00E13A6A" w:rsidRDefault="00E13A6A" w:rsidP="00E13A6A">
      <w:pPr>
        <w:numPr>
          <w:ilvl w:val="1"/>
          <w:numId w:val="101"/>
        </w:numPr>
        <w:spacing w:line="276" w:lineRule="auto"/>
        <w:rPr>
          <w:ins w:id="3801" w:author="HUGO SAMUEL DE LIMA OLIVEIRA" w:date="2025-08-08T17:41:00Z"/>
          <w:rFonts w:ascii="Times New Roman" w:hAnsi="Times New Roman" w:cs="Times New Roman"/>
        </w:rPr>
      </w:pPr>
      <w:ins w:id="3802" w:author="HUGO SAMUEL DE LIMA OLIVEIRA" w:date="2025-08-08T17:41:00Z">
        <w:r w:rsidRPr="00E13A6A">
          <w:rPr>
            <w:rFonts w:ascii="Times New Roman" w:hAnsi="Times New Roman" w:cs="Times New Roman"/>
          </w:rPr>
          <w:t>Nenhum atributo é especificado.</w:t>
        </w:r>
      </w:ins>
    </w:p>
    <w:p w14:paraId="2F8FB7B2" w14:textId="77777777" w:rsidR="00E13A6A" w:rsidRPr="00E13A6A" w:rsidRDefault="00E13A6A" w:rsidP="00E13A6A">
      <w:pPr>
        <w:numPr>
          <w:ilvl w:val="0"/>
          <w:numId w:val="101"/>
        </w:numPr>
        <w:spacing w:line="276" w:lineRule="auto"/>
        <w:rPr>
          <w:ins w:id="3803" w:author="HUGO SAMUEL DE LIMA OLIVEIRA" w:date="2025-08-08T17:41:00Z"/>
          <w:rFonts w:ascii="Times New Roman" w:hAnsi="Times New Roman" w:cs="Times New Roman"/>
        </w:rPr>
      </w:pPr>
      <w:ins w:id="3804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>Métodos (Operações):</w:t>
        </w:r>
      </w:ins>
    </w:p>
    <w:p w14:paraId="3786EE66" w14:textId="77777777" w:rsidR="00E13A6A" w:rsidRPr="00E13A6A" w:rsidRDefault="00E13A6A" w:rsidP="00E13A6A">
      <w:pPr>
        <w:numPr>
          <w:ilvl w:val="1"/>
          <w:numId w:val="101"/>
        </w:numPr>
        <w:spacing w:line="276" w:lineRule="auto"/>
        <w:rPr>
          <w:ins w:id="3805" w:author="HUGO SAMUEL DE LIMA OLIVEIRA" w:date="2025-08-08T17:41:00Z"/>
          <w:rFonts w:ascii="Times New Roman" w:hAnsi="Times New Roman" w:cs="Times New Roman"/>
        </w:rPr>
      </w:pPr>
      <w:ins w:id="3806" w:author="HUGO SAMUEL DE LIMA OLIVEIRA" w:date="2025-08-08T17:41:00Z">
        <w:r w:rsidRPr="00E13A6A">
          <w:rPr>
            <w:rFonts w:ascii="Times New Roman" w:hAnsi="Times New Roman" w:cs="Times New Roman"/>
          </w:rPr>
          <w:t xml:space="preserve">+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extrairDadosDeImagem</w:t>
        </w:r>
        <w:proofErr w:type="spellEnd"/>
        <w:r w:rsidRPr="00E13A6A">
          <w:rPr>
            <w:rFonts w:ascii="Times New Roman" w:hAnsi="Times New Roman" w:cs="Times New Roman"/>
          </w:rPr>
          <w:t>(</w:t>
        </w:r>
        <w:proofErr w:type="gramEnd"/>
        <w:r w:rsidRPr="00E13A6A">
          <w:rPr>
            <w:rFonts w:ascii="Times New Roman" w:hAnsi="Times New Roman" w:cs="Times New Roman"/>
          </w:rPr>
          <w:t xml:space="preserve">imagem: </w:t>
        </w:r>
        <w:proofErr w:type="spellStart"/>
        <w:r w:rsidRPr="00E13A6A">
          <w:rPr>
            <w:rFonts w:ascii="Times New Roman" w:hAnsi="Times New Roman" w:cs="Times New Roman"/>
          </w:rPr>
          <w:t>BufferedImage</w:t>
        </w:r>
        <w:proofErr w:type="spellEnd"/>
        <w:r w:rsidRPr="00E13A6A">
          <w:rPr>
            <w:rFonts w:ascii="Times New Roman" w:hAnsi="Times New Roman" w:cs="Times New Roman"/>
          </w:rPr>
          <w:t xml:space="preserve">): </w:t>
        </w:r>
        <w:proofErr w:type="spellStart"/>
        <w:r w:rsidRPr="00E13A6A">
          <w:rPr>
            <w:rFonts w:ascii="Times New Roman" w:hAnsi="Times New Roman" w:cs="Times New Roman"/>
          </w:rPr>
          <w:t>List</w:t>
        </w:r>
        <w:proofErr w:type="spellEnd"/>
        <w:r w:rsidRPr="00E13A6A">
          <w:rPr>
            <w:rFonts w:ascii="Times New Roman" w:hAnsi="Times New Roman" w:cs="Times New Roman"/>
          </w:rPr>
          <w:t>&lt;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&gt;: (Público) Recebe um objeto de imagem (</w:t>
        </w:r>
        <w:proofErr w:type="spellStart"/>
        <w:r w:rsidRPr="00E13A6A">
          <w:rPr>
            <w:rFonts w:ascii="Times New Roman" w:hAnsi="Times New Roman" w:cs="Times New Roman"/>
          </w:rPr>
          <w:t>BufferedImage</w:t>
        </w:r>
        <w:proofErr w:type="spellEnd"/>
        <w:r w:rsidRPr="00E13A6A">
          <w:rPr>
            <w:rFonts w:ascii="Times New Roman" w:hAnsi="Times New Roman" w:cs="Times New Roman"/>
          </w:rPr>
          <w:t xml:space="preserve">) como parâmetro e retorna uma lista de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 xml:space="preserve"> contendo o texto identificado na imagem.</w:t>
        </w:r>
      </w:ins>
    </w:p>
    <w:p w14:paraId="4E748483" w14:textId="61FB2880" w:rsidR="00E13A6A" w:rsidRPr="00E13A6A" w:rsidRDefault="00E13A6A" w:rsidP="00E13A6A">
      <w:pPr>
        <w:spacing w:line="276" w:lineRule="auto"/>
        <w:rPr>
          <w:ins w:id="3807" w:author="HUGO SAMUEL DE LIMA OLIVEIRA" w:date="2025-08-08T17:41:00Z"/>
          <w:rFonts w:ascii="Times New Roman" w:hAnsi="Times New Roman" w:cs="Times New Roman"/>
          <w:b/>
          <w:bCs/>
        </w:rPr>
      </w:pPr>
      <w:ins w:id="3808" w:author="HUGO SAMUEL DE LIMA OLIVEIRA" w:date="2025-08-08T17:41:00Z">
        <w:r>
          <w:rPr>
            <w:rFonts w:ascii="Times New Roman" w:hAnsi="Times New Roman" w:cs="Times New Roman"/>
            <w:b/>
            <w:bCs/>
          </w:rPr>
          <w:lastRenderedPageBreak/>
          <w:t>5.6.3</w:t>
        </w:r>
        <w:r w:rsidRPr="00E13A6A">
          <w:rPr>
            <w:rFonts w:ascii="Times New Roman" w:hAnsi="Times New Roman" w:cs="Times New Roman"/>
            <w:b/>
            <w:bCs/>
          </w:rPr>
          <w:t>. Relacionamentos</w:t>
        </w:r>
      </w:ins>
    </w:p>
    <w:p w14:paraId="670C7E0A" w14:textId="77777777" w:rsidR="00E13A6A" w:rsidRPr="00E13A6A" w:rsidRDefault="00E13A6A" w:rsidP="00E13A6A">
      <w:pPr>
        <w:numPr>
          <w:ilvl w:val="0"/>
          <w:numId w:val="102"/>
        </w:numPr>
        <w:spacing w:line="276" w:lineRule="auto"/>
        <w:rPr>
          <w:ins w:id="3809" w:author="HUGO SAMUEL DE LIMA OLIVEIRA" w:date="2025-08-08T17:41:00Z"/>
          <w:rFonts w:ascii="Times New Roman" w:hAnsi="Times New Roman" w:cs="Times New Roman"/>
        </w:rPr>
      </w:pPr>
      <w:proofErr w:type="spellStart"/>
      <w:ins w:id="3810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>RegistroProgresso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ServicoOCR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(Dependência)</w:t>
        </w:r>
      </w:ins>
    </w:p>
    <w:p w14:paraId="654C276A" w14:textId="77777777" w:rsidR="00E13A6A" w:rsidRPr="00E13A6A" w:rsidRDefault="00E13A6A" w:rsidP="00E13A6A">
      <w:pPr>
        <w:numPr>
          <w:ilvl w:val="1"/>
          <w:numId w:val="102"/>
        </w:numPr>
        <w:spacing w:line="276" w:lineRule="auto"/>
        <w:rPr>
          <w:ins w:id="3811" w:author="HUGO SAMUEL DE LIMA OLIVEIRA" w:date="2025-08-08T17:41:00Z"/>
          <w:rFonts w:ascii="Times New Roman" w:hAnsi="Times New Roman" w:cs="Times New Roman"/>
        </w:rPr>
      </w:pPr>
      <w:ins w:id="3812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A lógica de criação de um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(classe já detalhada) </w:t>
        </w:r>
        <w:r w:rsidRPr="00E13A6A">
          <w:rPr>
            <w:rFonts w:ascii="Times New Roman" w:hAnsi="Times New Roman" w:cs="Times New Roman"/>
            <w:b/>
            <w:bCs/>
          </w:rPr>
          <w:t>"utiliza"</w:t>
        </w:r>
        <w:r w:rsidRPr="00E13A6A">
          <w:rPr>
            <w:rFonts w:ascii="Times New Roman" w:hAnsi="Times New Roman" w:cs="Times New Roman"/>
          </w:rPr>
          <w:t xml:space="preserve"> o </w:t>
        </w:r>
        <w:proofErr w:type="spellStart"/>
        <w:r w:rsidRPr="00E13A6A">
          <w:rPr>
            <w:rFonts w:ascii="Times New Roman" w:hAnsi="Times New Roman" w:cs="Times New Roman"/>
          </w:rPr>
          <w:t>ServicoOCR</w:t>
        </w:r>
        <w:proofErr w:type="spellEnd"/>
        <w:r w:rsidRPr="00E13A6A">
          <w:rPr>
            <w:rFonts w:ascii="Times New Roman" w:hAnsi="Times New Roman" w:cs="Times New Roman"/>
          </w:rPr>
          <w:t xml:space="preserve">. A relação é de </w:t>
        </w:r>
        <w:r w:rsidRPr="00E13A6A">
          <w:rPr>
            <w:rFonts w:ascii="Times New Roman" w:hAnsi="Times New Roman" w:cs="Times New Roman"/>
            <w:b/>
            <w:bCs/>
          </w:rPr>
          <w:t>Dependência</w:t>
        </w:r>
        <w:r w:rsidRPr="00E13A6A">
          <w:rPr>
            <w:rFonts w:ascii="Times New Roman" w:hAnsi="Times New Roman" w:cs="Times New Roman"/>
          </w:rPr>
          <w:t>, indicada pela linha tracejada.</w:t>
        </w:r>
      </w:ins>
    </w:p>
    <w:p w14:paraId="38D118EE" w14:textId="234F35B6" w:rsidR="00E13A6A" w:rsidRDefault="00E13A6A" w:rsidP="00E13A6A">
      <w:pPr>
        <w:numPr>
          <w:ilvl w:val="1"/>
          <w:numId w:val="102"/>
        </w:numPr>
        <w:spacing w:line="276" w:lineRule="auto"/>
        <w:rPr>
          <w:ins w:id="3813" w:author="HUGO SAMUEL DE LIMA OLIVEIRA" w:date="2025-08-08T17:41:00Z"/>
          <w:rFonts w:ascii="Times New Roman" w:hAnsi="Times New Roman" w:cs="Times New Roman"/>
        </w:rPr>
      </w:pPr>
      <w:ins w:id="3814" w:author="HUGO SAMUEL DE LIMA OLIVEIRA" w:date="2025-08-08T17:41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Isso significa que, para executar a funcionalidade de criação de um registro a partir de uma imagem, a aplicação depende do </w:t>
        </w:r>
        <w:proofErr w:type="spellStart"/>
        <w:r w:rsidRPr="00E13A6A">
          <w:rPr>
            <w:rFonts w:ascii="Times New Roman" w:hAnsi="Times New Roman" w:cs="Times New Roman"/>
          </w:rPr>
          <w:t>ServicoOCR</w:t>
        </w:r>
        <w:proofErr w:type="spellEnd"/>
        <w:r w:rsidRPr="00E13A6A">
          <w:rPr>
            <w:rFonts w:ascii="Times New Roman" w:hAnsi="Times New Roman" w:cs="Times New Roman"/>
          </w:rPr>
          <w:t xml:space="preserve">. O serviço é chamado para processar a imagem e fornecer os dados que serão armazenados no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422C13E9" w14:textId="77777777" w:rsidR="00E13A6A" w:rsidRPr="00E13A6A" w:rsidRDefault="00E13A6A">
      <w:pPr>
        <w:numPr>
          <w:ilvl w:val="1"/>
          <w:numId w:val="102"/>
        </w:numPr>
        <w:spacing w:line="276" w:lineRule="auto"/>
        <w:rPr>
          <w:ins w:id="3815" w:author="HUGO SAMUEL DE LIMA OLIVEIRA" w:date="2025-06-13T03:20:00Z"/>
          <w:rFonts w:ascii="Times New Roman" w:hAnsi="Times New Roman" w:cs="Times New Roman"/>
          <w:rPrChange w:id="3816" w:author="HUGO SAMUEL DE LIMA OLIVEIRA" w:date="2025-08-08T17:41:00Z">
            <w:rPr>
              <w:ins w:id="3817" w:author="HUGO SAMUEL DE LIMA OLIVEIRA" w:date="2025-06-13T03:20:00Z"/>
            </w:rPr>
          </w:rPrChange>
        </w:rPr>
        <w:pPrChange w:id="3818" w:author="WESLEY DOS SANTOS GATINHO" w:date="2025-06-13T20:45:00Z">
          <w:pPr/>
        </w:pPrChange>
      </w:pPr>
    </w:p>
    <w:p w14:paraId="66E7CA73" w14:textId="5B476A33" w:rsidR="00971CD4" w:rsidRPr="00E13A6A" w:rsidRDefault="633D3AD0">
      <w:pPr>
        <w:spacing w:line="276" w:lineRule="auto"/>
        <w:rPr>
          <w:ins w:id="3819" w:author="WESLEY DOS SANTOS GATINHO" w:date="2025-06-12T13:33:00Z"/>
          <w:rFonts w:ascii="Times New Roman" w:hAnsi="Times New Roman" w:cs="Times New Roman"/>
          <w:lang w:val="pt-PT"/>
          <w:rPrChange w:id="3820" w:author="HUGO SAMUEL DE LIMA OLIVEIRA" w:date="2025-08-08T17:41:00Z">
            <w:rPr>
              <w:ins w:id="3821" w:author="WESLEY DOS SANTOS GATINHO" w:date="2025-06-12T13:33:00Z"/>
              <w:rFonts w:ascii="Aptos" w:eastAsia="Aptos" w:hAnsi="Aptos" w:cs="Aptos"/>
            </w:rPr>
          </w:rPrChange>
        </w:rPr>
        <w:pPrChange w:id="3822" w:author="HUGO SAMUEL DE LIMA OLIVEIRA" w:date="2025-08-08T17:41:00Z">
          <w:pPr/>
        </w:pPrChange>
      </w:pPr>
      <w:ins w:id="3823" w:author="HUGO SAMUEL DE LIMA OLIVEIRA" w:date="2025-06-13T03:21:00Z">
        <w:r w:rsidRPr="001F772C">
          <w:rPr>
            <w:rFonts w:ascii="Times New Roman" w:eastAsia="Times New Roman" w:hAnsi="Times New Roman" w:cs="Times New Roman"/>
            <w:b/>
            <w:bCs/>
          </w:rPr>
          <w:t>5.</w:t>
        </w:r>
      </w:ins>
      <w:ins w:id="3824" w:author="HUGO SAMUEL DE LIMA OLIVEIRA" w:date="2025-08-08T17:41:00Z">
        <w:r w:rsidR="00E13A6A">
          <w:rPr>
            <w:rFonts w:ascii="Times New Roman" w:eastAsia="Times New Roman" w:hAnsi="Times New Roman" w:cs="Times New Roman"/>
            <w:b/>
            <w:bCs/>
          </w:rPr>
          <w:t>7</w:t>
        </w:r>
      </w:ins>
      <w:ins w:id="3825" w:author="HUGO SAMUEL DE LIMA OLIVEIRA" w:date="2025-06-13T03:21:00Z">
        <w:r w:rsidRPr="001F772C"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  <w:r w:rsidRPr="001F772C">
          <w:rPr>
            <w:rFonts w:ascii="Times New Roman" w:hAnsi="Times New Roman" w:cs="Times New Roman"/>
            <w:b/>
            <w:bCs/>
            <w:lang w:val="pt-PT"/>
            <w:rPrChange w:id="3826" w:author="WESLEY DOS SANTOS GATINHO" w:date="2025-06-13T20:43:00Z">
              <w:rPr>
                <w:rFonts w:ascii="Times New Roman" w:hAnsi="Times New Roman" w:cs="Times New Roman"/>
                <w:lang w:val="pt-PT"/>
              </w:rPr>
            </w:rPrChange>
          </w:rPr>
          <w:t>Canto Inferior Direito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827" w:author="WESLEY DOS SANTOS GATINHO" w:date="2025-06-13T21:09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3828">
          <w:tblGrid>
            <w:gridCol w:w="40"/>
            <w:gridCol w:w="9021"/>
            <w:gridCol w:w="40"/>
          </w:tblGrid>
        </w:tblGridChange>
      </w:tblGrid>
      <w:tr w:rsidR="1EF23762" w:rsidRPr="001F772C" w14:paraId="1D28C68D" w14:textId="77777777" w:rsidTr="00553D71">
        <w:trPr>
          <w:trHeight w:val="300"/>
          <w:ins w:id="3829" w:author="HUGO SAMUEL DE LIMA OLIVEIRA" w:date="2025-06-13T02:37:00Z"/>
          <w:trPrChange w:id="3830" w:author="WESLEY DOS SANTOS GATINHO" w:date="2025-06-13T21:09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831" w:author="WESLEY DOS SANTOS GATINHO" w:date="2025-06-13T21:09:00Z">
              <w:tcPr>
                <w:tcW w:w="9061" w:type="dxa"/>
                <w:gridSpan w:val="2"/>
              </w:tcPr>
            </w:tcPrChange>
          </w:tcPr>
          <w:p w14:paraId="39970FA6" w14:textId="1C75A6B4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3832" w:author="WESLEY DOS SANTOS GATINHO" w:date="2025-06-13T20:45:00Z">
                <w:pPr>
                  <w:jc w:val="center"/>
                </w:pPr>
              </w:pPrChange>
            </w:pPr>
            <w:ins w:id="3833" w:author="HUGO SAMUEL DE LIMA OLIVEIRA" w:date="2025-06-13T02:37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  <w:del w:id="3834" w:author="WESLEY DOS SANTOS GATINHO" w:date="2025-06-13T21:09:00Z">
                <w:r w:rsidRPr="001F772C" w:rsidDel="00553D71">
                  <w:rPr>
                    <w:rFonts w:ascii="Times New Roman" w:hAnsi="Times New Roman" w:cs="Times New Roman"/>
                    <w:lang w:val="pt-PT"/>
                  </w:rPr>
                  <w:delText>(algum numero)</w:delText>
                </w:r>
              </w:del>
            </w:ins>
            <w:ins w:id="3835" w:author="WESLEY DOS SANTOS GATINHO" w:date="2025-06-13T21:09:00Z">
              <w:r w:rsidR="00553D71">
                <w:rPr>
                  <w:rFonts w:ascii="Times New Roman" w:hAnsi="Times New Roman" w:cs="Times New Roman"/>
                  <w:lang w:val="pt-PT"/>
                </w:rPr>
                <w:t>13</w:t>
              </w:r>
            </w:ins>
            <w:ins w:id="3836" w:author="HUGO SAMUEL DE LIMA OLIVEIRA" w:date="2025-06-13T02:37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: Diagrama de Classes </w:t>
              </w:r>
            </w:ins>
            <w:ins w:id="3837" w:author="HUGO SAMUEL DE LIMA OLIVEIRA" w:date="2025-06-13T02:38:00Z">
              <w:r w:rsidR="207F4642" w:rsidRPr="001F772C">
                <w:rPr>
                  <w:rFonts w:ascii="Times New Roman" w:hAnsi="Times New Roman" w:cs="Times New Roman"/>
                  <w:lang w:val="pt-PT"/>
                </w:rPr>
                <w:t>Canto Inferior Direito</w:t>
              </w:r>
            </w:ins>
          </w:p>
        </w:tc>
      </w:tr>
      <w:tr w:rsidR="1EF23762" w:rsidRPr="001F772C" w14:paraId="4E2F41DA" w14:textId="77777777" w:rsidTr="00553D71">
        <w:trPr>
          <w:trHeight w:val="300"/>
          <w:ins w:id="3838" w:author="HUGO SAMUEL DE LIMA OLIVEIRA" w:date="2025-06-13T02:37:00Z"/>
          <w:trPrChange w:id="3839" w:author="WESLEY DOS SANTOS GATINHO" w:date="2025-06-13T21:09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840" w:author="WESLEY DOS SANTOS GATINHO" w:date="2025-06-13T21:09:00Z">
              <w:tcPr>
                <w:tcW w:w="9061" w:type="dxa"/>
                <w:gridSpan w:val="2"/>
              </w:tcPr>
            </w:tcPrChange>
          </w:tcPr>
          <w:p w14:paraId="6D50E150" w14:textId="67EF3443" w:rsidR="1EF23762" w:rsidRPr="001F772C" w:rsidRDefault="1EF23762">
            <w:pPr>
              <w:spacing w:line="276" w:lineRule="auto"/>
              <w:rPr>
                <w:rFonts w:ascii="Times New Roman" w:eastAsia="Aptos" w:hAnsi="Times New Roman" w:cs="Times New Roman"/>
                <w:rPrChange w:id="3841" w:author="WESLEY DOS SANTOS GATINHO" w:date="2025-06-13T20:43:00Z">
                  <w:rPr>
                    <w:rFonts w:ascii="Aptos" w:eastAsia="Aptos" w:hAnsi="Aptos" w:cs="Aptos"/>
                  </w:rPr>
                </w:rPrChange>
              </w:rPr>
              <w:pPrChange w:id="3842" w:author="WESLEY DOS SANTOS GATINHO" w:date="2025-06-13T20:45:00Z">
                <w:pPr/>
              </w:pPrChange>
            </w:pPr>
            <w:ins w:id="3843" w:author="HUGO SAMUEL DE LIMA OLIVEIRA" w:date="2025-06-13T02:37:00Z">
              <w:r w:rsidRPr="001F772C">
                <w:rPr>
                  <w:rFonts w:ascii="Times New Roman" w:hAnsi="Times New Roman" w:cs="Times New Roman"/>
                  <w:noProof/>
                  <w:rPrChange w:id="3844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4D5B03BD" wp14:editId="6597F747">
                        <wp:extent cx="304800" cy="304800"/>
                        <wp:effectExtent l="0" t="0" r="0" b="0"/>
                        <wp:docPr id="51962690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3FC9CD6E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3845" w:author="HUGO SAMUEL DE LIMA OLIVEIRA" w:date="2025-06-13T02:38:00Z">
              <w:r w:rsidR="047B3059" w:rsidRPr="001F772C">
                <w:rPr>
                  <w:rFonts w:ascii="Times New Roman" w:hAnsi="Times New Roman" w:cs="Times New Roman"/>
                  <w:noProof/>
                  <w:rPrChange w:id="3846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594A6DE8" wp14:editId="6D13859C">
                    <wp:extent cx="5610224" cy="2333625"/>
                    <wp:effectExtent l="0" t="0" r="0" b="0"/>
                    <wp:docPr id="1088070282" name="Imagem 1088070282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23336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73DC4422" w14:textId="77777777" w:rsidTr="00553D71">
        <w:trPr>
          <w:trHeight w:val="300"/>
          <w:ins w:id="3847" w:author="HUGO SAMUEL DE LIMA OLIVEIRA" w:date="2025-06-13T02:37:00Z"/>
          <w:trPrChange w:id="3848" w:author="WESLEY DOS SANTOS GATINHO" w:date="2025-06-13T21:09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849" w:author="WESLEY DOS SANTOS GATINHO" w:date="2025-06-13T21:09:00Z">
              <w:tcPr>
                <w:tcW w:w="9061" w:type="dxa"/>
                <w:gridSpan w:val="2"/>
              </w:tcPr>
            </w:tcPrChange>
          </w:tcPr>
          <w:p w14:paraId="776F2B44" w14:textId="0308DBFA" w:rsidR="1EF23762" w:rsidRPr="00553D71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3850" w:author="WESLEY DOS SANTOS GATINHO" w:date="2025-06-13T21:09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3851" w:author="WESLEY DOS SANTOS GATINHO" w:date="2025-06-13T20:45:00Z">
                <w:pPr>
                  <w:jc w:val="center"/>
                </w:pPr>
              </w:pPrChange>
            </w:pPr>
            <w:ins w:id="3852" w:author="HUGO SAMUEL DE LIMA OLIVEIRA" w:date="2025-06-13T02:37:00Z">
              <w:r w:rsidRPr="00553D71">
                <w:rPr>
                  <w:rFonts w:ascii="Times New Roman" w:hAnsi="Times New Roman" w:cs="Times New Roman"/>
                  <w:b/>
                  <w:bCs/>
                  <w:lang w:val="pt-PT"/>
                  <w:rPrChange w:id="3853" w:author="WESLEY DOS SANTOS GATINHO" w:date="2025-06-13T21:09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4EF632F2" w14:textId="04BD6D78" w:rsidR="00971CD4" w:rsidRDefault="00971CD4">
      <w:pPr>
        <w:spacing w:line="276" w:lineRule="auto"/>
        <w:rPr>
          <w:ins w:id="3854" w:author="HUGO SAMUEL DE LIMA OLIVEIRA" w:date="2025-08-08T17:42:00Z"/>
          <w:rFonts w:ascii="Times New Roman" w:hAnsi="Times New Roman" w:cs="Times New Roman"/>
        </w:rPr>
      </w:pPr>
    </w:p>
    <w:p w14:paraId="29B52BA0" w14:textId="791D40DD" w:rsidR="00E13A6A" w:rsidRPr="00E13A6A" w:rsidRDefault="00E13A6A" w:rsidP="00E13A6A">
      <w:pPr>
        <w:spacing w:line="276" w:lineRule="auto"/>
        <w:rPr>
          <w:ins w:id="3855" w:author="HUGO SAMUEL DE LIMA OLIVEIRA" w:date="2025-08-08T17:42:00Z"/>
          <w:rFonts w:ascii="Times New Roman" w:hAnsi="Times New Roman" w:cs="Times New Roman"/>
          <w:b/>
          <w:bCs/>
        </w:rPr>
      </w:pPr>
      <w:ins w:id="3856" w:author="HUGO SAMUEL DE LIMA OLIVEIRA" w:date="2025-08-08T17:43:00Z">
        <w:r>
          <w:rPr>
            <w:rFonts w:ascii="Times New Roman" w:hAnsi="Times New Roman" w:cs="Times New Roman"/>
            <w:b/>
            <w:bCs/>
          </w:rPr>
          <w:t>5.7.1</w:t>
        </w:r>
        <w:r w:rsidRPr="00E13A6A">
          <w:rPr>
            <w:rFonts w:ascii="Times New Roman" w:hAnsi="Times New Roman" w:cs="Times New Roman"/>
            <w:b/>
            <w:bCs/>
          </w:rPr>
          <w:t>.</w:t>
        </w:r>
      </w:ins>
      <w:ins w:id="3857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 xml:space="preserve"> Descrição Geral</w:t>
        </w:r>
      </w:ins>
      <w:ins w:id="3858" w:author="HUGO SAMUEL DE LIMA OLIVEIRA" w:date="2025-08-08T17:44:00Z">
        <w:r w:rsidR="005F39EB">
          <w:rPr>
            <w:rFonts w:ascii="Times New Roman" w:hAnsi="Times New Roman" w:cs="Times New Roman"/>
            <w:b/>
            <w:bCs/>
          </w:rPr>
          <w:t xml:space="preserve"> </w:t>
        </w:r>
        <w:r w:rsidR="005F39EB" w:rsidRPr="007D6BD3">
          <w:rPr>
            <w:rFonts w:ascii="Times New Roman" w:hAnsi="Times New Roman" w:cs="Times New Roman"/>
            <w:b/>
            <w:bCs/>
            <w:lang w:val="pt-PT"/>
          </w:rPr>
          <w:t>Canto Inferior Direito</w:t>
        </w:r>
      </w:ins>
    </w:p>
    <w:p w14:paraId="26575093" w14:textId="77777777" w:rsidR="00E13A6A" w:rsidRPr="00E13A6A" w:rsidRDefault="00E13A6A" w:rsidP="00E13A6A">
      <w:pPr>
        <w:spacing w:line="276" w:lineRule="auto"/>
        <w:rPr>
          <w:ins w:id="3859" w:author="HUGO SAMUEL DE LIMA OLIVEIRA" w:date="2025-08-08T17:42:00Z"/>
          <w:rFonts w:ascii="Times New Roman" w:hAnsi="Times New Roman" w:cs="Times New Roman"/>
        </w:rPr>
      </w:pPr>
      <w:ins w:id="3860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Este segmento final do diagrama detalha a </w:t>
        </w:r>
        <w:r w:rsidRPr="00E13A6A">
          <w:rPr>
            <w:rFonts w:ascii="Times New Roman" w:hAnsi="Times New Roman" w:cs="Times New Roman"/>
            <w:b/>
            <w:bCs/>
          </w:rPr>
          <w:t>especialização dos registros de progresso</w:t>
        </w:r>
        <w:r w:rsidRPr="00E13A6A">
          <w:rPr>
            <w:rFonts w:ascii="Times New Roman" w:hAnsi="Times New Roman" w:cs="Times New Roman"/>
          </w:rPr>
          <w:t xml:space="preserve">. Ele revela como a classe abstrata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serve de base para diversas classes concretas, cada uma projetada para armazenar um tipo específico de dado de evolução do usuário.</w:t>
        </w:r>
      </w:ins>
    </w:p>
    <w:p w14:paraId="7EBADAC2" w14:textId="77777777" w:rsidR="00E13A6A" w:rsidRDefault="00E13A6A" w:rsidP="00E13A6A">
      <w:pPr>
        <w:spacing w:line="276" w:lineRule="auto"/>
        <w:rPr>
          <w:ins w:id="3861" w:author="HUGO SAMUEL DE LIMA OLIVEIRA" w:date="2025-08-08T17:43:00Z"/>
          <w:rFonts w:ascii="Times New Roman" w:hAnsi="Times New Roman" w:cs="Times New Roman"/>
        </w:rPr>
      </w:pPr>
      <w:ins w:id="3862" w:author="HUGO SAMUEL DE LIMA OLIVEIRA" w:date="2025-08-08T17:42:00Z">
        <w:r w:rsidRPr="00E13A6A">
          <w:rPr>
            <w:rFonts w:ascii="Times New Roman" w:hAnsi="Times New Roman" w:cs="Times New Roman"/>
          </w:rPr>
          <w:t>A estrutura de herança aqui demonstrada é o pilar do sistema de acompanhamento, permitindo que o progresso seja registrado de múltiplas formas — através de fotos (</w:t>
        </w:r>
        <w:proofErr w:type="spellStart"/>
        <w:r w:rsidRPr="00E13A6A">
          <w:rPr>
            <w:rFonts w:ascii="Times New Roman" w:hAnsi="Times New Roman" w:cs="Times New Roman"/>
          </w:rPr>
          <w:t>RegistroImagemCorpo</w:t>
        </w:r>
        <w:proofErr w:type="spellEnd"/>
        <w:r w:rsidRPr="00E13A6A">
          <w:rPr>
            <w:rFonts w:ascii="Times New Roman" w:hAnsi="Times New Roman" w:cs="Times New Roman"/>
          </w:rPr>
          <w:t>), medidas corporais (</w:t>
        </w:r>
        <w:proofErr w:type="spellStart"/>
        <w:r w:rsidRPr="00E13A6A">
          <w:rPr>
            <w:rFonts w:ascii="Times New Roman" w:hAnsi="Times New Roman" w:cs="Times New Roman"/>
          </w:rPr>
          <w:t>RegistroMedida</w:t>
        </w:r>
        <w:proofErr w:type="spellEnd"/>
        <w:r w:rsidRPr="00E13A6A">
          <w:rPr>
            <w:rFonts w:ascii="Times New Roman" w:hAnsi="Times New Roman" w:cs="Times New Roman"/>
          </w:rPr>
          <w:t>), pesagem (</w:t>
        </w:r>
        <w:proofErr w:type="spellStart"/>
        <w:r w:rsidRPr="00E13A6A">
          <w:rPr>
            <w:rFonts w:ascii="Times New Roman" w:hAnsi="Times New Roman" w:cs="Times New Roman"/>
          </w:rPr>
          <w:t>RegistroPeso</w:t>
        </w:r>
        <w:proofErr w:type="spellEnd"/>
        <w:r w:rsidRPr="00E13A6A">
          <w:rPr>
            <w:rFonts w:ascii="Times New Roman" w:hAnsi="Times New Roman" w:cs="Times New Roman"/>
          </w:rPr>
          <w:t>) e dados de atividades cardiovasculares (</w:t>
        </w:r>
        <w:proofErr w:type="spellStart"/>
        <w:r w:rsidRPr="00E13A6A">
          <w:rPr>
            <w:rFonts w:ascii="Times New Roman" w:hAnsi="Times New Roman" w:cs="Times New Roman"/>
          </w:rPr>
          <w:t>RegistroCardio</w:t>
        </w:r>
        <w:proofErr w:type="spellEnd"/>
        <w:r w:rsidRPr="00E13A6A">
          <w:rPr>
            <w:rFonts w:ascii="Times New Roman" w:hAnsi="Times New Roman" w:cs="Times New Roman"/>
          </w:rPr>
          <w:t>). Essa abordagem permite que o sistema trate todos os registros de forma genérica quando necessário (por exemplo, ao listá-los por data), mas também utilize os detalhes específicos de cada tipo para análises e gráficos.</w:t>
        </w:r>
      </w:ins>
    </w:p>
    <w:p w14:paraId="3F164C77" w14:textId="77777777" w:rsidR="005F39EB" w:rsidRPr="00E13A6A" w:rsidRDefault="005F39EB" w:rsidP="00E13A6A">
      <w:pPr>
        <w:spacing w:line="276" w:lineRule="auto"/>
        <w:rPr>
          <w:ins w:id="3863" w:author="HUGO SAMUEL DE LIMA OLIVEIRA" w:date="2025-08-08T17:42:00Z"/>
          <w:rFonts w:ascii="Times New Roman" w:hAnsi="Times New Roman" w:cs="Times New Roman"/>
        </w:rPr>
      </w:pPr>
    </w:p>
    <w:p w14:paraId="61674FFE" w14:textId="12A05A1A" w:rsidR="00E13A6A" w:rsidRPr="00E13A6A" w:rsidRDefault="005F39EB" w:rsidP="00E13A6A">
      <w:pPr>
        <w:spacing w:line="276" w:lineRule="auto"/>
        <w:rPr>
          <w:ins w:id="3864" w:author="HUGO SAMUEL DE LIMA OLIVEIRA" w:date="2025-08-08T17:42:00Z"/>
          <w:rFonts w:ascii="Times New Roman" w:hAnsi="Times New Roman" w:cs="Times New Roman"/>
          <w:b/>
          <w:bCs/>
        </w:rPr>
      </w:pPr>
      <w:ins w:id="3865" w:author="HUGO SAMUEL DE LIMA OLIVEIRA" w:date="2025-08-08T17:43:00Z">
        <w:r>
          <w:rPr>
            <w:rFonts w:ascii="Times New Roman" w:hAnsi="Times New Roman" w:cs="Times New Roman"/>
            <w:b/>
            <w:bCs/>
          </w:rPr>
          <w:lastRenderedPageBreak/>
          <w:t>5.7.2</w:t>
        </w:r>
        <w:r w:rsidRPr="00E13A6A">
          <w:rPr>
            <w:rFonts w:ascii="Times New Roman" w:hAnsi="Times New Roman" w:cs="Times New Roman"/>
            <w:b/>
            <w:bCs/>
          </w:rPr>
          <w:t>.</w:t>
        </w:r>
      </w:ins>
      <w:ins w:id="3866" w:author="HUGO SAMUEL DE LIMA OLIVEIRA" w:date="2025-08-08T17:42:00Z">
        <w:r w:rsidR="00E13A6A" w:rsidRPr="00E13A6A">
          <w:rPr>
            <w:rFonts w:ascii="Times New Roman" w:hAnsi="Times New Roman" w:cs="Times New Roman"/>
            <w:b/>
            <w:bCs/>
          </w:rPr>
          <w:t xml:space="preserve"> Classes</w:t>
        </w:r>
      </w:ins>
    </w:p>
    <w:p w14:paraId="5374A581" w14:textId="77777777" w:rsidR="00E13A6A" w:rsidRPr="00E13A6A" w:rsidRDefault="00E13A6A" w:rsidP="00E13A6A">
      <w:pPr>
        <w:spacing w:line="276" w:lineRule="auto"/>
        <w:rPr>
          <w:ins w:id="3867" w:author="HUGO SAMUEL DE LIMA OLIVEIRA" w:date="2025-08-08T17:42:00Z"/>
          <w:rFonts w:ascii="Times New Roman" w:hAnsi="Times New Roman" w:cs="Times New Roman"/>
        </w:rPr>
      </w:pPr>
      <w:ins w:id="3868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A seguir, a descrição detalhada das classes concretas que herdam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3CFE24B9" w14:textId="77777777" w:rsidR="00E13A6A" w:rsidRPr="00E13A6A" w:rsidRDefault="00E13A6A" w:rsidP="00E13A6A">
      <w:pPr>
        <w:spacing w:line="276" w:lineRule="auto"/>
        <w:rPr>
          <w:ins w:id="3869" w:author="HUGO SAMUEL DE LIMA OLIVEIRA" w:date="2025-08-08T17:42:00Z"/>
          <w:rFonts w:ascii="Times New Roman" w:hAnsi="Times New Roman" w:cs="Times New Roman"/>
          <w:b/>
          <w:bCs/>
        </w:rPr>
      </w:pPr>
      <w:ins w:id="3870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RegistroImagemCorpo</w:t>
        </w:r>
        <w:proofErr w:type="spellEnd"/>
      </w:ins>
    </w:p>
    <w:p w14:paraId="7CD3A565" w14:textId="77777777" w:rsidR="00E13A6A" w:rsidRPr="00E13A6A" w:rsidRDefault="00E13A6A" w:rsidP="00E13A6A">
      <w:pPr>
        <w:numPr>
          <w:ilvl w:val="0"/>
          <w:numId w:val="103"/>
        </w:numPr>
        <w:spacing w:line="276" w:lineRule="auto"/>
        <w:rPr>
          <w:ins w:id="3871" w:author="HUGO SAMUEL DE LIMA OLIVEIRA" w:date="2025-08-08T17:42:00Z"/>
          <w:rFonts w:ascii="Times New Roman" w:hAnsi="Times New Roman" w:cs="Times New Roman"/>
        </w:rPr>
      </w:pPr>
      <w:ins w:id="3872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Armazena uma referência a uma imagem corporal do usuário, permitindo o acompanhamento visual do progresso.</w:t>
        </w:r>
      </w:ins>
    </w:p>
    <w:p w14:paraId="5E7D0BE0" w14:textId="77777777" w:rsidR="00E13A6A" w:rsidRPr="00E13A6A" w:rsidRDefault="00E13A6A" w:rsidP="00E13A6A">
      <w:pPr>
        <w:numPr>
          <w:ilvl w:val="0"/>
          <w:numId w:val="103"/>
        </w:numPr>
        <w:spacing w:line="276" w:lineRule="auto"/>
        <w:rPr>
          <w:ins w:id="3873" w:author="HUGO SAMUEL DE LIMA OLIVEIRA" w:date="2025-08-08T17:42:00Z"/>
          <w:rFonts w:ascii="Times New Roman" w:hAnsi="Times New Roman" w:cs="Times New Roman"/>
        </w:rPr>
      </w:pPr>
      <w:ins w:id="3874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7E3D77B3" w14:textId="77777777" w:rsidR="00E13A6A" w:rsidRPr="00E13A6A" w:rsidRDefault="00E13A6A" w:rsidP="00E13A6A">
      <w:pPr>
        <w:numPr>
          <w:ilvl w:val="1"/>
          <w:numId w:val="103"/>
        </w:numPr>
        <w:spacing w:line="276" w:lineRule="auto"/>
        <w:rPr>
          <w:ins w:id="3875" w:author="HUGO SAMUEL DE LIMA OLIVEIRA" w:date="2025-08-08T17:42:00Z"/>
          <w:rFonts w:ascii="Times New Roman" w:hAnsi="Times New Roman" w:cs="Times New Roman"/>
        </w:rPr>
      </w:pPr>
      <w:ins w:id="3876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enderecoImagem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(Privado) O caminho ou URL para o arquivo de imagem armazenado.</w:t>
        </w:r>
      </w:ins>
    </w:p>
    <w:p w14:paraId="1725FA60" w14:textId="77777777" w:rsidR="00E13A6A" w:rsidRPr="00E13A6A" w:rsidRDefault="00E13A6A" w:rsidP="00E13A6A">
      <w:pPr>
        <w:numPr>
          <w:ilvl w:val="1"/>
          <w:numId w:val="103"/>
        </w:numPr>
        <w:spacing w:line="276" w:lineRule="auto"/>
        <w:rPr>
          <w:ins w:id="3877" w:author="HUGO SAMUEL DE LIMA OLIVEIRA" w:date="2025-08-08T17:42:00Z"/>
          <w:rFonts w:ascii="Times New Roman" w:hAnsi="Times New Roman" w:cs="Times New Roman"/>
        </w:rPr>
      </w:pPr>
      <w:ins w:id="3878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posicao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(Privado) Descreve a pose na foto (</w:t>
        </w:r>
        <w:proofErr w:type="spellStart"/>
        <w:r w:rsidRPr="00E13A6A">
          <w:rPr>
            <w:rFonts w:ascii="Times New Roman" w:hAnsi="Times New Roman" w:cs="Times New Roman"/>
          </w:rPr>
          <w:t>ex</w:t>
        </w:r>
        <w:proofErr w:type="spellEnd"/>
        <w:r w:rsidRPr="00E13A6A">
          <w:rPr>
            <w:rFonts w:ascii="Times New Roman" w:hAnsi="Times New Roman" w:cs="Times New Roman"/>
          </w:rPr>
          <w:t>: "Frente", "Lado", "Costas") para padronização.</w:t>
        </w:r>
      </w:ins>
    </w:p>
    <w:p w14:paraId="27030187" w14:textId="77777777" w:rsidR="00E13A6A" w:rsidRPr="00E13A6A" w:rsidRDefault="00E13A6A" w:rsidP="00E13A6A">
      <w:pPr>
        <w:numPr>
          <w:ilvl w:val="0"/>
          <w:numId w:val="103"/>
        </w:numPr>
        <w:spacing w:line="276" w:lineRule="auto"/>
        <w:rPr>
          <w:ins w:id="3879" w:author="HUGO SAMUEL DE LIMA OLIVEIRA" w:date="2025-08-08T17:42:00Z"/>
          <w:rFonts w:ascii="Times New Roman" w:hAnsi="Times New Roman" w:cs="Times New Roman"/>
        </w:rPr>
      </w:pPr>
      <w:ins w:id="3880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 Herdados:</w:t>
        </w:r>
        <w:r w:rsidRPr="00E13A6A">
          <w:rPr>
            <w:rFonts w:ascii="Times New Roman" w:hAnsi="Times New Roman" w:cs="Times New Roman"/>
          </w:rPr>
          <w:t xml:space="preserve"> Herda id e data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395E6AEA" w14:textId="77777777" w:rsidR="00E13A6A" w:rsidRPr="00E13A6A" w:rsidRDefault="00E13A6A" w:rsidP="00E13A6A">
      <w:pPr>
        <w:spacing w:line="276" w:lineRule="auto"/>
        <w:rPr>
          <w:ins w:id="3881" w:author="HUGO SAMUEL DE LIMA OLIVEIRA" w:date="2025-08-08T17:42:00Z"/>
          <w:rFonts w:ascii="Times New Roman" w:hAnsi="Times New Roman" w:cs="Times New Roman"/>
          <w:b/>
          <w:bCs/>
        </w:rPr>
      </w:pPr>
      <w:ins w:id="3882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RegistroMedida</w:t>
        </w:r>
        <w:proofErr w:type="spellEnd"/>
      </w:ins>
    </w:p>
    <w:p w14:paraId="763868CC" w14:textId="77777777" w:rsidR="00E13A6A" w:rsidRPr="00E13A6A" w:rsidRDefault="00E13A6A" w:rsidP="00E13A6A">
      <w:pPr>
        <w:numPr>
          <w:ilvl w:val="0"/>
          <w:numId w:val="104"/>
        </w:numPr>
        <w:spacing w:line="276" w:lineRule="auto"/>
        <w:rPr>
          <w:ins w:id="3883" w:author="HUGO SAMUEL DE LIMA OLIVEIRA" w:date="2025-08-08T17:42:00Z"/>
          <w:rFonts w:ascii="Times New Roman" w:hAnsi="Times New Roman" w:cs="Times New Roman"/>
        </w:rPr>
      </w:pPr>
      <w:ins w:id="3884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Representa o registro de uma medida corporal específica, como cintura, bíceps ou peito.</w:t>
        </w:r>
      </w:ins>
    </w:p>
    <w:p w14:paraId="6D19597C" w14:textId="77777777" w:rsidR="00E13A6A" w:rsidRPr="00E13A6A" w:rsidRDefault="00E13A6A" w:rsidP="00E13A6A">
      <w:pPr>
        <w:numPr>
          <w:ilvl w:val="0"/>
          <w:numId w:val="104"/>
        </w:numPr>
        <w:spacing w:line="276" w:lineRule="auto"/>
        <w:rPr>
          <w:ins w:id="3885" w:author="HUGO SAMUEL DE LIMA OLIVEIRA" w:date="2025-08-08T17:42:00Z"/>
          <w:rFonts w:ascii="Times New Roman" w:hAnsi="Times New Roman" w:cs="Times New Roman"/>
        </w:rPr>
      </w:pPr>
      <w:ins w:id="3886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008AE229" w14:textId="77777777" w:rsidR="00E13A6A" w:rsidRPr="00E13A6A" w:rsidRDefault="00E13A6A" w:rsidP="00E13A6A">
      <w:pPr>
        <w:numPr>
          <w:ilvl w:val="1"/>
          <w:numId w:val="104"/>
        </w:numPr>
        <w:spacing w:line="276" w:lineRule="auto"/>
        <w:rPr>
          <w:ins w:id="3887" w:author="HUGO SAMUEL DE LIMA OLIVEIRA" w:date="2025-08-08T17:42:00Z"/>
          <w:rFonts w:ascii="Times New Roman" w:hAnsi="Times New Roman" w:cs="Times New Roman"/>
        </w:rPr>
      </w:pPr>
      <w:ins w:id="3888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tipoMedida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(Privado) O tipo de medida registrada (</w:t>
        </w:r>
        <w:proofErr w:type="spellStart"/>
        <w:r w:rsidRPr="00E13A6A">
          <w:rPr>
            <w:rFonts w:ascii="Times New Roman" w:hAnsi="Times New Roman" w:cs="Times New Roman"/>
          </w:rPr>
          <w:t>ex</w:t>
        </w:r>
        <w:proofErr w:type="spellEnd"/>
        <w:r w:rsidRPr="00E13A6A">
          <w:rPr>
            <w:rFonts w:ascii="Times New Roman" w:hAnsi="Times New Roman" w:cs="Times New Roman"/>
          </w:rPr>
          <w:t>: "Cintura", "Quadril").</w:t>
        </w:r>
      </w:ins>
    </w:p>
    <w:p w14:paraId="6B12F8F6" w14:textId="77777777" w:rsidR="00E13A6A" w:rsidRPr="00E13A6A" w:rsidRDefault="00E13A6A" w:rsidP="00E13A6A">
      <w:pPr>
        <w:numPr>
          <w:ilvl w:val="1"/>
          <w:numId w:val="104"/>
        </w:numPr>
        <w:spacing w:line="276" w:lineRule="auto"/>
        <w:rPr>
          <w:ins w:id="3889" w:author="HUGO SAMUEL DE LIMA OLIVEIRA" w:date="2025-08-08T17:42:00Z"/>
          <w:rFonts w:ascii="Times New Roman" w:hAnsi="Times New Roman" w:cs="Times New Roman"/>
        </w:rPr>
      </w:pPr>
      <w:ins w:id="3890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valorCm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Float</w:t>
        </w:r>
        <w:proofErr w:type="spellEnd"/>
        <w:r w:rsidRPr="00E13A6A">
          <w:rPr>
            <w:rFonts w:ascii="Times New Roman" w:hAnsi="Times New Roman" w:cs="Times New Roman"/>
          </w:rPr>
          <w:t>: (Privado) O valor da medida em centímetros.</w:t>
        </w:r>
      </w:ins>
    </w:p>
    <w:p w14:paraId="51E5ECCE" w14:textId="77777777" w:rsidR="00E13A6A" w:rsidRPr="00E13A6A" w:rsidRDefault="00E13A6A" w:rsidP="00E13A6A">
      <w:pPr>
        <w:numPr>
          <w:ilvl w:val="0"/>
          <w:numId w:val="104"/>
        </w:numPr>
        <w:spacing w:line="276" w:lineRule="auto"/>
        <w:rPr>
          <w:ins w:id="3891" w:author="HUGO SAMUEL DE LIMA OLIVEIRA" w:date="2025-08-08T17:42:00Z"/>
          <w:rFonts w:ascii="Times New Roman" w:hAnsi="Times New Roman" w:cs="Times New Roman"/>
        </w:rPr>
      </w:pPr>
      <w:ins w:id="3892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 Herdados:</w:t>
        </w:r>
        <w:r w:rsidRPr="00E13A6A">
          <w:rPr>
            <w:rFonts w:ascii="Times New Roman" w:hAnsi="Times New Roman" w:cs="Times New Roman"/>
          </w:rPr>
          <w:t xml:space="preserve"> Herda id e data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7CBA6E61" w14:textId="77777777" w:rsidR="00E13A6A" w:rsidRPr="00E13A6A" w:rsidRDefault="00E13A6A" w:rsidP="00E13A6A">
      <w:pPr>
        <w:spacing w:line="276" w:lineRule="auto"/>
        <w:rPr>
          <w:ins w:id="3893" w:author="HUGO SAMUEL DE LIMA OLIVEIRA" w:date="2025-08-08T17:42:00Z"/>
          <w:rFonts w:ascii="Times New Roman" w:hAnsi="Times New Roman" w:cs="Times New Roman"/>
          <w:b/>
          <w:bCs/>
        </w:rPr>
      </w:pPr>
      <w:ins w:id="3894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RegistroPeso</w:t>
        </w:r>
        <w:proofErr w:type="spellEnd"/>
      </w:ins>
    </w:p>
    <w:p w14:paraId="17296D63" w14:textId="77777777" w:rsidR="00E13A6A" w:rsidRPr="00E13A6A" w:rsidRDefault="00E13A6A" w:rsidP="00E13A6A">
      <w:pPr>
        <w:numPr>
          <w:ilvl w:val="0"/>
          <w:numId w:val="105"/>
        </w:numPr>
        <w:spacing w:line="276" w:lineRule="auto"/>
        <w:rPr>
          <w:ins w:id="3895" w:author="HUGO SAMUEL DE LIMA OLIVEIRA" w:date="2025-08-08T17:42:00Z"/>
          <w:rFonts w:ascii="Times New Roman" w:hAnsi="Times New Roman" w:cs="Times New Roman"/>
        </w:rPr>
      </w:pPr>
      <w:ins w:id="3896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Especializada em armazenar um registro de peso do usuário em uma data específica.</w:t>
        </w:r>
      </w:ins>
    </w:p>
    <w:p w14:paraId="2B56230B" w14:textId="77777777" w:rsidR="00E13A6A" w:rsidRPr="00E13A6A" w:rsidRDefault="00E13A6A" w:rsidP="00E13A6A">
      <w:pPr>
        <w:numPr>
          <w:ilvl w:val="0"/>
          <w:numId w:val="105"/>
        </w:numPr>
        <w:spacing w:line="276" w:lineRule="auto"/>
        <w:rPr>
          <w:ins w:id="3897" w:author="HUGO SAMUEL DE LIMA OLIVEIRA" w:date="2025-08-08T17:42:00Z"/>
          <w:rFonts w:ascii="Times New Roman" w:hAnsi="Times New Roman" w:cs="Times New Roman"/>
        </w:rPr>
      </w:pPr>
      <w:ins w:id="3898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228B19B1" w14:textId="77777777" w:rsidR="00E13A6A" w:rsidRPr="00E13A6A" w:rsidRDefault="00E13A6A" w:rsidP="00E13A6A">
      <w:pPr>
        <w:numPr>
          <w:ilvl w:val="1"/>
          <w:numId w:val="105"/>
        </w:numPr>
        <w:spacing w:line="276" w:lineRule="auto"/>
        <w:rPr>
          <w:ins w:id="3899" w:author="HUGO SAMUEL DE LIMA OLIVEIRA" w:date="2025-08-08T17:42:00Z"/>
          <w:rFonts w:ascii="Times New Roman" w:hAnsi="Times New Roman" w:cs="Times New Roman"/>
        </w:rPr>
      </w:pPr>
      <w:ins w:id="3900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pesoKg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Float</w:t>
        </w:r>
        <w:proofErr w:type="spellEnd"/>
        <w:r w:rsidRPr="00E13A6A">
          <w:rPr>
            <w:rFonts w:ascii="Times New Roman" w:hAnsi="Times New Roman" w:cs="Times New Roman"/>
          </w:rPr>
          <w:t>: (Privado) O valor do peso do usuário em quilogramas.</w:t>
        </w:r>
      </w:ins>
    </w:p>
    <w:p w14:paraId="4D6553B9" w14:textId="77777777" w:rsidR="00E13A6A" w:rsidRPr="00E13A6A" w:rsidRDefault="00E13A6A" w:rsidP="00E13A6A">
      <w:pPr>
        <w:numPr>
          <w:ilvl w:val="0"/>
          <w:numId w:val="105"/>
        </w:numPr>
        <w:spacing w:line="276" w:lineRule="auto"/>
        <w:rPr>
          <w:ins w:id="3901" w:author="HUGO SAMUEL DE LIMA OLIVEIRA" w:date="2025-08-08T17:42:00Z"/>
          <w:rFonts w:ascii="Times New Roman" w:hAnsi="Times New Roman" w:cs="Times New Roman"/>
        </w:rPr>
      </w:pPr>
      <w:ins w:id="3902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 Herdados:</w:t>
        </w:r>
        <w:r w:rsidRPr="00E13A6A">
          <w:rPr>
            <w:rFonts w:ascii="Times New Roman" w:hAnsi="Times New Roman" w:cs="Times New Roman"/>
          </w:rPr>
          <w:t xml:space="preserve"> Herda id e data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4349B16E" w14:textId="77777777" w:rsidR="00E13A6A" w:rsidRPr="00E13A6A" w:rsidRDefault="00E13A6A" w:rsidP="00E13A6A">
      <w:pPr>
        <w:spacing w:line="276" w:lineRule="auto"/>
        <w:rPr>
          <w:ins w:id="3903" w:author="HUGO SAMUEL DE LIMA OLIVEIRA" w:date="2025-08-08T17:42:00Z"/>
          <w:rFonts w:ascii="Times New Roman" w:hAnsi="Times New Roman" w:cs="Times New Roman"/>
          <w:b/>
          <w:bCs/>
        </w:rPr>
      </w:pPr>
      <w:ins w:id="3904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 xml:space="preserve">Classe: </w:t>
        </w:r>
        <w:proofErr w:type="spellStart"/>
        <w:r w:rsidRPr="00E13A6A">
          <w:rPr>
            <w:rFonts w:ascii="Times New Roman" w:hAnsi="Times New Roman" w:cs="Times New Roman"/>
            <w:b/>
            <w:bCs/>
          </w:rPr>
          <w:t>RegistroCardio</w:t>
        </w:r>
        <w:proofErr w:type="spellEnd"/>
      </w:ins>
    </w:p>
    <w:p w14:paraId="7D289EE6" w14:textId="77777777" w:rsidR="00E13A6A" w:rsidRPr="00E13A6A" w:rsidRDefault="00E13A6A" w:rsidP="00E13A6A">
      <w:pPr>
        <w:numPr>
          <w:ilvl w:val="0"/>
          <w:numId w:val="106"/>
        </w:numPr>
        <w:spacing w:line="276" w:lineRule="auto"/>
        <w:rPr>
          <w:ins w:id="3905" w:author="HUGO SAMUEL DE LIMA OLIVEIRA" w:date="2025-08-08T17:42:00Z"/>
          <w:rFonts w:ascii="Times New Roman" w:hAnsi="Times New Roman" w:cs="Times New Roman"/>
        </w:rPr>
      </w:pPr>
      <w:ins w:id="3906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Modela os dados de uma sessão de exercício cardiovascular.</w:t>
        </w:r>
      </w:ins>
    </w:p>
    <w:p w14:paraId="1A64EADF" w14:textId="77777777" w:rsidR="00E13A6A" w:rsidRPr="00E13A6A" w:rsidRDefault="00E13A6A" w:rsidP="00E13A6A">
      <w:pPr>
        <w:numPr>
          <w:ilvl w:val="0"/>
          <w:numId w:val="106"/>
        </w:numPr>
        <w:spacing w:line="276" w:lineRule="auto"/>
        <w:rPr>
          <w:ins w:id="3907" w:author="HUGO SAMUEL DE LIMA OLIVEIRA" w:date="2025-08-08T17:42:00Z"/>
          <w:rFonts w:ascii="Times New Roman" w:hAnsi="Times New Roman" w:cs="Times New Roman"/>
        </w:rPr>
      </w:pPr>
      <w:ins w:id="3908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Atributos:</w:t>
        </w:r>
      </w:ins>
    </w:p>
    <w:p w14:paraId="2C9336AB" w14:textId="77777777" w:rsidR="00E13A6A" w:rsidRPr="00E13A6A" w:rsidRDefault="00E13A6A" w:rsidP="00E13A6A">
      <w:pPr>
        <w:numPr>
          <w:ilvl w:val="1"/>
          <w:numId w:val="106"/>
        </w:numPr>
        <w:spacing w:line="276" w:lineRule="auto"/>
        <w:rPr>
          <w:ins w:id="3909" w:author="HUGO SAMUEL DE LIMA OLIVEIRA" w:date="2025-08-08T17:42:00Z"/>
          <w:rFonts w:ascii="Times New Roman" w:hAnsi="Times New Roman" w:cs="Times New Roman"/>
        </w:rPr>
      </w:pPr>
      <w:ins w:id="3910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tipoEquipamento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String</w:t>
        </w:r>
        <w:proofErr w:type="spellEnd"/>
        <w:r w:rsidRPr="00E13A6A">
          <w:rPr>
            <w:rFonts w:ascii="Times New Roman" w:hAnsi="Times New Roman" w:cs="Times New Roman"/>
          </w:rPr>
          <w:t>: (Privado) O equipamento utilizado (</w:t>
        </w:r>
        <w:proofErr w:type="spellStart"/>
        <w:r w:rsidRPr="00E13A6A">
          <w:rPr>
            <w:rFonts w:ascii="Times New Roman" w:hAnsi="Times New Roman" w:cs="Times New Roman"/>
          </w:rPr>
          <w:t>ex</w:t>
        </w:r>
        <w:proofErr w:type="spellEnd"/>
        <w:r w:rsidRPr="00E13A6A">
          <w:rPr>
            <w:rFonts w:ascii="Times New Roman" w:hAnsi="Times New Roman" w:cs="Times New Roman"/>
          </w:rPr>
          <w:t>: "Esteira", "Bicicleta").</w:t>
        </w:r>
      </w:ins>
    </w:p>
    <w:p w14:paraId="26A506CE" w14:textId="77777777" w:rsidR="00E13A6A" w:rsidRPr="00E13A6A" w:rsidRDefault="00E13A6A" w:rsidP="00E13A6A">
      <w:pPr>
        <w:numPr>
          <w:ilvl w:val="1"/>
          <w:numId w:val="106"/>
        </w:numPr>
        <w:spacing w:line="276" w:lineRule="auto"/>
        <w:rPr>
          <w:ins w:id="3911" w:author="HUGO SAMUEL DE LIMA OLIVEIRA" w:date="2025-08-08T17:42:00Z"/>
          <w:rFonts w:ascii="Times New Roman" w:hAnsi="Times New Roman" w:cs="Times New Roman"/>
        </w:rPr>
      </w:pPr>
      <w:ins w:id="3912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distanciaKm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Float</w:t>
        </w:r>
        <w:proofErr w:type="spellEnd"/>
        <w:r w:rsidRPr="00E13A6A">
          <w:rPr>
            <w:rFonts w:ascii="Times New Roman" w:hAnsi="Times New Roman" w:cs="Times New Roman"/>
          </w:rPr>
          <w:t>: (Privado) A distância percorrida na atividade, em quilômetros.</w:t>
        </w:r>
      </w:ins>
    </w:p>
    <w:p w14:paraId="2402C7A8" w14:textId="77777777" w:rsidR="00E13A6A" w:rsidRPr="00E13A6A" w:rsidRDefault="00E13A6A" w:rsidP="00E13A6A">
      <w:pPr>
        <w:numPr>
          <w:ilvl w:val="1"/>
          <w:numId w:val="106"/>
        </w:numPr>
        <w:spacing w:line="276" w:lineRule="auto"/>
        <w:rPr>
          <w:ins w:id="3913" w:author="HUGO SAMUEL DE LIMA OLIVEIRA" w:date="2025-08-08T17:42:00Z"/>
          <w:rFonts w:ascii="Times New Roman" w:hAnsi="Times New Roman" w:cs="Times New Roman"/>
        </w:rPr>
      </w:pPr>
      <w:ins w:id="3914" w:author="HUGO SAMUEL DE LIMA OLIVEIRA" w:date="2025-08-08T17:42:00Z">
        <w:r w:rsidRPr="00E13A6A">
          <w:rPr>
            <w:rFonts w:ascii="Times New Roman" w:hAnsi="Times New Roman" w:cs="Times New Roman"/>
          </w:rPr>
          <w:lastRenderedPageBreak/>
          <w:t xml:space="preserve">- </w:t>
        </w:r>
        <w:proofErr w:type="spellStart"/>
        <w:proofErr w:type="gramStart"/>
        <w:r w:rsidRPr="00E13A6A">
          <w:rPr>
            <w:rFonts w:ascii="Times New Roman" w:hAnsi="Times New Roman" w:cs="Times New Roman"/>
          </w:rPr>
          <w:t>tempoMin</w:t>
        </w:r>
        <w:proofErr w:type="spellEnd"/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Integer</w:t>
        </w:r>
        <w:proofErr w:type="spellEnd"/>
        <w:r w:rsidRPr="00E13A6A">
          <w:rPr>
            <w:rFonts w:ascii="Times New Roman" w:hAnsi="Times New Roman" w:cs="Times New Roman"/>
          </w:rPr>
          <w:t>: (Privado) A duração total da atividade, em minutos.</w:t>
        </w:r>
      </w:ins>
    </w:p>
    <w:p w14:paraId="19B24210" w14:textId="77777777" w:rsidR="00E13A6A" w:rsidRPr="00E13A6A" w:rsidRDefault="00E13A6A" w:rsidP="00E13A6A">
      <w:pPr>
        <w:numPr>
          <w:ilvl w:val="1"/>
          <w:numId w:val="106"/>
        </w:numPr>
        <w:spacing w:line="276" w:lineRule="auto"/>
        <w:rPr>
          <w:ins w:id="3915" w:author="HUGO SAMUEL DE LIMA OLIVEIRA" w:date="2025-08-08T17:42:00Z"/>
          <w:rFonts w:ascii="Times New Roman" w:hAnsi="Times New Roman" w:cs="Times New Roman"/>
        </w:rPr>
      </w:pPr>
      <w:ins w:id="3916" w:author="HUGO SAMUEL DE LIMA OLIVEIRA" w:date="2025-08-08T17:42:00Z">
        <w:r w:rsidRPr="00E13A6A">
          <w:rPr>
            <w:rFonts w:ascii="Times New Roman" w:hAnsi="Times New Roman" w:cs="Times New Roman"/>
          </w:rPr>
          <w:t xml:space="preserve">- </w:t>
        </w:r>
        <w:proofErr w:type="gramStart"/>
        <w:r w:rsidRPr="00E13A6A">
          <w:rPr>
            <w:rFonts w:ascii="Times New Roman" w:hAnsi="Times New Roman" w:cs="Times New Roman"/>
          </w:rPr>
          <w:t>calorias</w:t>
        </w:r>
        <w:proofErr w:type="gramEnd"/>
        <w:r w:rsidRPr="00E13A6A">
          <w:rPr>
            <w:rFonts w:ascii="Times New Roman" w:hAnsi="Times New Roman" w:cs="Times New Roman"/>
          </w:rPr>
          <w:t xml:space="preserve">: </w:t>
        </w:r>
        <w:proofErr w:type="spellStart"/>
        <w:r w:rsidRPr="00E13A6A">
          <w:rPr>
            <w:rFonts w:ascii="Times New Roman" w:hAnsi="Times New Roman" w:cs="Times New Roman"/>
          </w:rPr>
          <w:t>Integer</w:t>
        </w:r>
        <w:proofErr w:type="spellEnd"/>
        <w:r w:rsidRPr="00E13A6A">
          <w:rPr>
            <w:rFonts w:ascii="Times New Roman" w:hAnsi="Times New Roman" w:cs="Times New Roman"/>
          </w:rPr>
          <w:t>: (Privado) A estimativa de calorias queimadas durante a atividade.</w:t>
        </w:r>
      </w:ins>
    </w:p>
    <w:p w14:paraId="669D24F8" w14:textId="77777777" w:rsidR="00E13A6A" w:rsidRPr="00E13A6A" w:rsidRDefault="00E13A6A" w:rsidP="00E13A6A">
      <w:pPr>
        <w:numPr>
          <w:ilvl w:val="0"/>
          <w:numId w:val="106"/>
        </w:numPr>
        <w:spacing w:line="276" w:lineRule="auto"/>
        <w:rPr>
          <w:ins w:id="3917" w:author="HUGO SAMUEL DE LIMA OLIVEIRA" w:date="2025-08-08T17:42:00Z"/>
          <w:rFonts w:ascii="Times New Roman" w:hAnsi="Times New Roman" w:cs="Times New Roman"/>
        </w:rPr>
      </w:pPr>
      <w:ins w:id="3918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Atributos Herdados:</w:t>
        </w:r>
        <w:r w:rsidRPr="00E13A6A">
          <w:rPr>
            <w:rFonts w:ascii="Times New Roman" w:hAnsi="Times New Roman" w:cs="Times New Roman"/>
          </w:rPr>
          <w:t xml:space="preserve"> Herda id e data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>.</w:t>
        </w:r>
      </w:ins>
    </w:p>
    <w:p w14:paraId="35A03109" w14:textId="2639F35B" w:rsidR="00E13A6A" w:rsidRPr="00E13A6A" w:rsidRDefault="005F39EB" w:rsidP="00E13A6A">
      <w:pPr>
        <w:spacing w:line="276" w:lineRule="auto"/>
        <w:rPr>
          <w:ins w:id="3919" w:author="HUGO SAMUEL DE LIMA OLIVEIRA" w:date="2025-08-08T17:42:00Z"/>
          <w:rFonts w:ascii="Times New Roman" w:hAnsi="Times New Roman" w:cs="Times New Roman"/>
          <w:b/>
          <w:bCs/>
        </w:rPr>
      </w:pPr>
      <w:ins w:id="3920" w:author="HUGO SAMUEL DE LIMA OLIVEIRA" w:date="2025-08-08T17:43:00Z">
        <w:r>
          <w:rPr>
            <w:rFonts w:ascii="Times New Roman" w:hAnsi="Times New Roman" w:cs="Times New Roman"/>
            <w:b/>
            <w:bCs/>
          </w:rPr>
          <w:t>5.7.3</w:t>
        </w:r>
        <w:r w:rsidRPr="00E13A6A">
          <w:rPr>
            <w:rFonts w:ascii="Times New Roman" w:hAnsi="Times New Roman" w:cs="Times New Roman"/>
            <w:b/>
            <w:bCs/>
          </w:rPr>
          <w:t xml:space="preserve">. </w:t>
        </w:r>
      </w:ins>
      <w:ins w:id="3921" w:author="HUGO SAMUEL DE LIMA OLIVEIRA" w:date="2025-08-08T17:42:00Z">
        <w:r w:rsidR="00E13A6A" w:rsidRPr="00E13A6A">
          <w:rPr>
            <w:rFonts w:ascii="Times New Roman" w:hAnsi="Times New Roman" w:cs="Times New Roman"/>
            <w:b/>
            <w:bCs/>
          </w:rPr>
          <w:t>Relacionamentos</w:t>
        </w:r>
      </w:ins>
    </w:p>
    <w:p w14:paraId="5D85F22C" w14:textId="77777777" w:rsidR="00E13A6A" w:rsidRPr="00E13A6A" w:rsidRDefault="00E13A6A" w:rsidP="00E13A6A">
      <w:pPr>
        <w:numPr>
          <w:ilvl w:val="0"/>
          <w:numId w:val="107"/>
        </w:numPr>
        <w:spacing w:line="276" w:lineRule="auto"/>
        <w:rPr>
          <w:ins w:id="3922" w:author="HUGO SAMUEL DE LIMA OLIVEIRA" w:date="2025-08-08T17:42:00Z"/>
          <w:rFonts w:ascii="Times New Roman" w:hAnsi="Times New Roman" w:cs="Times New Roman"/>
        </w:rPr>
      </w:pPr>
      <w:proofErr w:type="spellStart"/>
      <w:ins w:id="3923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RegistroProgresso</w:t>
        </w:r>
        <w:proofErr w:type="spellEnd"/>
        <w:r w:rsidRPr="00E13A6A">
          <w:rPr>
            <w:rFonts w:ascii="Times New Roman" w:hAnsi="Times New Roman" w:cs="Times New Roman"/>
            <w:b/>
            <w:bCs/>
          </w:rPr>
          <w:t xml:space="preserve"> e suas Subclasses (Generalização/Herança)</w:t>
        </w:r>
      </w:ins>
    </w:p>
    <w:p w14:paraId="76A85BE5" w14:textId="77777777" w:rsidR="00E13A6A" w:rsidRPr="00E13A6A" w:rsidRDefault="00E13A6A" w:rsidP="00E13A6A">
      <w:pPr>
        <w:numPr>
          <w:ilvl w:val="1"/>
          <w:numId w:val="107"/>
        </w:numPr>
        <w:spacing w:line="276" w:lineRule="auto"/>
        <w:rPr>
          <w:ins w:id="3924" w:author="HUGO SAMUEL DE LIMA OLIVEIRA" w:date="2025-08-08T17:42:00Z"/>
          <w:rFonts w:ascii="Times New Roman" w:hAnsi="Times New Roman" w:cs="Times New Roman"/>
        </w:rPr>
      </w:pPr>
      <w:ins w:id="3925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Natureza:</w:t>
        </w:r>
        <w:r w:rsidRPr="00E13A6A">
          <w:rPr>
            <w:rFonts w:ascii="Times New Roman" w:hAnsi="Times New Roman" w:cs="Times New Roman"/>
          </w:rPr>
          <w:t xml:space="preserve"> </w:t>
        </w:r>
        <w:r w:rsidRPr="00E13A6A">
          <w:rPr>
            <w:rFonts w:ascii="Times New Roman" w:hAnsi="Times New Roman" w:cs="Times New Roman"/>
            <w:b/>
            <w:bCs/>
          </w:rPr>
          <w:t>Generalização</w:t>
        </w:r>
        <w:r w:rsidRPr="00E13A6A">
          <w:rPr>
            <w:rFonts w:ascii="Times New Roman" w:hAnsi="Times New Roman" w:cs="Times New Roman"/>
          </w:rPr>
          <w:t xml:space="preserve">. As classes </w:t>
        </w:r>
        <w:proofErr w:type="spellStart"/>
        <w:r w:rsidRPr="00E13A6A">
          <w:rPr>
            <w:rFonts w:ascii="Times New Roman" w:hAnsi="Times New Roman" w:cs="Times New Roman"/>
          </w:rPr>
          <w:t>RegistroImagemCorpo</w:t>
        </w:r>
        <w:proofErr w:type="spellEnd"/>
        <w:r w:rsidRPr="00E13A6A">
          <w:rPr>
            <w:rFonts w:ascii="Times New Roman" w:hAnsi="Times New Roman" w:cs="Times New Roman"/>
          </w:rPr>
          <w:t xml:space="preserve">, </w:t>
        </w:r>
        <w:proofErr w:type="spellStart"/>
        <w:r w:rsidRPr="00E13A6A">
          <w:rPr>
            <w:rFonts w:ascii="Times New Roman" w:hAnsi="Times New Roman" w:cs="Times New Roman"/>
          </w:rPr>
          <w:t>RegistroMedida</w:t>
        </w:r>
        <w:proofErr w:type="spellEnd"/>
        <w:r w:rsidRPr="00E13A6A">
          <w:rPr>
            <w:rFonts w:ascii="Times New Roman" w:hAnsi="Times New Roman" w:cs="Times New Roman"/>
          </w:rPr>
          <w:t xml:space="preserve">, </w:t>
        </w:r>
        <w:proofErr w:type="spellStart"/>
        <w:r w:rsidRPr="00E13A6A">
          <w:rPr>
            <w:rFonts w:ascii="Times New Roman" w:hAnsi="Times New Roman" w:cs="Times New Roman"/>
          </w:rPr>
          <w:t>RegistroPeso</w:t>
        </w:r>
        <w:proofErr w:type="spellEnd"/>
        <w:r w:rsidRPr="00E13A6A">
          <w:rPr>
            <w:rFonts w:ascii="Times New Roman" w:hAnsi="Times New Roman" w:cs="Times New Roman"/>
          </w:rPr>
          <w:t xml:space="preserve"> e </w:t>
        </w:r>
        <w:proofErr w:type="spellStart"/>
        <w:r w:rsidRPr="00E13A6A">
          <w:rPr>
            <w:rFonts w:ascii="Times New Roman" w:hAnsi="Times New Roman" w:cs="Times New Roman"/>
          </w:rPr>
          <w:t>RegistroCardio</w:t>
        </w:r>
        <w:proofErr w:type="spellEnd"/>
        <w:r w:rsidRPr="00E13A6A">
          <w:rPr>
            <w:rFonts w:ascii="Times New Roman" w:hAnsi="Times New Roman" w:cs="Times New Roman"/>
          </w:rPr>
          <w:t xml:space="preserve"> são filhas da classe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. A seta com triângulo vazio apontando para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indica essa relação de herança.</w:t>
        </w:r>
      </w:ins>
    </w:p>
    <w:p w14:paraId="33DA5F32" w14:textId="77777777" w:rsidR="00E13A6A" w:rsidRPr="00E13A6A" w:rsidRDefault="00E13A6A" w:rsidP="00E13A6A">
      <w:pPr>
        <w:numPr>
          <w:ilvl w:val="1"/>
          <w:numId w:val="107"/>
        </w:numPr>
        <w:spacing w:line="276" w:lineRule="auto"/>
        <w:rPr>
          <w:ins w:id="3926" w:author="HUGO SAMUEL DE LIMA OLIVEIRA" w:date="2025-08-08T17:42:00Z"/>
          <w:rFonts w:ascii="Times New Roman" w:hAnsi="Times New Roman" w:cs="Times New Roman"/>
        </w:rPr>
      </w:pPr>
      <w:ins w:id="3927" w:author="HUGO SAMUEL DE LIMA OLIVEIRA" w:date="2025-08-08T17:42:00Z">
        <w:r w:rsidRPr="00E13A6A">
          <w:rPr>
            <w:rFonts w:ascii="Times New Roman" w:hAnsi="Times New Roman" w:cs="Times New Roman"/>
            <w:b/>
            <w:bCs/>
          </w:rPr>
          <w:t>Descrição:</w:t>
        </w:r>
        <w:r w:rsidRPr="00E13A6A">
          <w:rPr>
            <w:rFonts w:ascii="Times New Roman" w:hAnsi="Times New Roman" w:cs="Times New Roman"/>
          </w:rPr>
          <w:t xml:space="preserve"> Cada uma das classes filhas "é um tipo de"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. Elas herdam todos os atributos e métodos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(neste caso, id e data) e adicionam seus próprios atributos específicos. Isso permite que o sistema trate todos esses objetos de forma polimórfica. Por exemplo, o </w:t>
        </w:r>
        <w:proofErr w:type="spellStart"/>
        <w:r w:rsidRPr="00E13A6A">
          <w:rPr>
            <w:rFonts w:ascii="Times New Roman" w:hAnsi="Times New Roman" w:cs="Times New Roman"/>
          </w:rPr>
          <w:t>PainelEstatisticas</w:t>
        </w:r>
        <w:proofErr w:type="spellEnd"/>
        <w:r w:rsidRPr="00E13A6A">
          <w:rPr>
            <w:rFonts w:ascii="Times New Roman" w:hAnsi="Times New Roman" w:cs="Times New Roman"/>
          </w:rPr>
          <w:t xml:space="preserve"> pode ler uma lista de </w:t>
        </w:r>
        <w:proofErr w:type="spellStart"/>
        <w:r w:rsidRPr="00E13A6A">
          <w:rPr>
            <w:rFonts w:ascii="Times New Roman" w:hAnsi="Times New Roman" w:cs="Times New Roman"/>
          </w:rPr>
          <w:t>RegistroProgresso</w:t>
        </w:r>
        <w:proofErr w:type="spellEnd"/>
        <w:r w:rsidRPr="00E13A6A">
          <w:rPr>
            <w:rFonts w:ascii="Times New Roman" w:hAnsi="Times New Roman" w:cs="Times New Roman"/>
          </w:rPr>
          <w:t xml:space="preserve"> sem precisar saber o tipo concreto de cada um, acessando a data de todos para montar uma linha do tempo.</w:t>
        </w:r>
      </w:ins>
    </w:p>
    <w:p w14:paraId="32C7143E" w14:textId="77777777" w:rsidR="00E13A6A" w:rsidRPr="001F772C" w:rsidDel="005F39EB" w:rsidRDefault="00E13A6A">
      <w:pPr>
        <w:spacing w:line="276" w:lineRule="auto"/>
        <w:rPr>
          <w:del w:id="3928" w:author="HUGO SAMUEL DE LIMA OLIVEIRA" w:date="2025-08-08T17:43:00Z"/>
          <w:rFonts w:ascii="Times New Roman" w:hAnsi="Times New Roman" w:cs="Times New Roman"/>
          <w:rPrChange w:id="3929" w:author="WESLEY DOS SANTOS GATINHO" w:date="2025-06-13T20:43:00Z">
            <w:rPr>
              <w:del w:id="3930" w:author="HUGO SAMUEL DE LIMA OLIVEIRA" w:date="2025-08-08T17:43:00Z"/>
            </w:rPr>
          </w:rPrChange>
        </w:rPr>
        <w:pPrChange w:id="3931" w:author="WESLEY DOS SANTOS GATINHO" w:date="2025-06-13T20:45:00Z">
          <w:pPr/>
        </w:pPrChange>
      </w:pPr>
    </w:p>
    <w:p w14:paraId="7A739CBB" w14:textId="77777777" w:rsidR="00971CD4" w:rsidRPr="001F772C" w:rsidDel="005F39EB" w:rsidRDefault="00971CD4">
      <w:pPr>
        <w:spacing w:line="276" w:lineRule="auto"/>
        <w:rPr>
          <w:del w:id="3932" w:author="HUGO SAMUEL DE LIMA OLIVEIRA" w:date="2025-08-08T17:43:00Z"/>
          <w:rFonts w:ascii="Times New Roman" w:hAnsi="Times New Roman" w:cs="Times New Roman"/>
          <w:rPrChange w:id="3933" w:author="WESLEY DOS SANTOS GATINHO" w:date="2025-06-13T20:43:00Z">
            <w:rPr>
              <w:del w:id="3934" w:author="HUGO SAMUEL DE LIMA OLIVEIRA" w:date="2025-08-08T17:43:00Z"/>
            </w:rPr>
          </w:rPrChange>
        </w:rPr>
        <w:pPrChange w:id="3935" w:author="WESLEY DOS SANTOS GATINHO" w:date="2025-06-13T20:45:00Z">
          <w:pPr/>
        </w:pPrChange>
      </w:pPr>
    </w:p>
    <w:p w14:paraId="52D795D5" w14:textId="77777777" w:rsidR="00971CD4" w:rsidRPr="001F772C" w:rsidDel="005F39EB" w:rsidRDefault="00971CD4">
      <w:pPr>
        <w:spacing w:line="276" w:lineRule="auto"/>
        <w:rPr>
          <w:del w:id="3936" w:author="HUGO SAMUEL DE LIMA OLIVEIRA" w:date="2025-08-08T17:43:00Z"/>
          <w:rFonts w:ascii="Times New Roman" w:hAnsi="Times New Roman" w:cs="Times New Roman"/>
          <w:rPrChange w:id="3937" w:author="WESLEY DOS SANTOS GATINHO" w:date="2025-06-13T20:43:00Z">
            <w:rPr>
              <w:del w:id="3938" w:author="HUGO SAMUEL DE LIMA OLIVEIRA" w:date="2025-08-08T17:43:00Z"/>
            </w:rPr>
          </w:rPrChange>
        </w:rPr>
        <w:pPrChange w:id="3939" w:author="WESLEY DOS SANTOS GATINHO" w:date="2025-06-13T20:45:00Z">
          <w:pPr/>
        </w:pPrChange>
      </w:pPr>
    </w:p>
    <w:p w14:paraId="18489CBB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3940" w:author="WESLEY DOS SANTOS GATINHO" w:date="2025-06-13T20:43:00Z">
            <w:rPr/>
          </w:rPrChange>
        </w:rPr>
        <w:pPrChange w:id="3941" w:author="WESLEY DOS SANTOS GATINHO" w:date="2025-06-13T20:45:00Z">
          <w:pPr/>
        </w:pPrChange>
      </w:pPr>
    </w:p>
    <w:p w14:paraId="62EE5FB0" w14:textId="77777777" w:rsidR="00971CD4" w:rsidRPr="001F772C" w:rsidDel="00553D71" w:rsidRDefault="00971CD4">
      <w:pPr>
        <w:spacing w:line="276" w:lineRule="auto"/>
        <w:rPr>
          <w:del w:id="3942" w:author="WESLEY DOS SANTOS GATINHO" w:date="2025-06-13T21:09:00Z"/>
          <w:rFonts w:ascii="Times New Roman" w:hAnsi="Times New Roman" w:cs="Times New Roman"/>
          <w:rPrChange w:id="3943" w:author="WESLEY DOS SANTOS GATINHO" w:date="2025-06-13T20:43:00Z">
            <w:rPr>
              <w:del w:id="3944" w:author="WESLEY DOS SANTOS GATINHO" w:date="2025-06-13T21:09:00Z"/>
            </w:rPr>
          </w:rPrChange>
        </w:rPr>
        <w:pPrChange w:id="3945" w:author="WESLEY DOS SANTOS GATINHO" w:date="2025-06-13T20:45:00Z">
          <w:pPr/>
        </w:pPrChange>
      </w:pPr>
    </w:p>
    <w:p w14:paraId="67E9D8AE" w14:textId="77777777" w:rsidR="00971CD4" w:rsidRPr="001F772C" w:rsidDel="00553D71" w:rsidRDefault="00971CD4">
      <w:pPr>
        <w:spacing w:line="276" w:lineRule="auto"/>
        <w:rPr>
          <w:del w:id="3946" w:author="WESLEY DOS SANTOS GATINHO" w:date="2025-06-13T21:09:00Z"/>
          <w:rFonts w:ascii="Times New Roman" w:hAnsi="Times New Roman" w:cs="Times New Roman"/>
          <w:rPrChange w:id="3947" w:author="WESLEY DOS SANTOS GATINHO" w:date="2025-06-13T20:43:00Z">
            <w:rPr>
              <w:del w:id="3948" w:author="WESLEY DOS SANTOS GATINHO" w:date="2025-06-13T21:09:00Z"/>
            </w:rPr>
          </w:rPrChange>
        </w:rPr>
        <w:pPrChange w:id="3949" w:author="WESLEY DOS SANTOS GATINHO" w:date="2025-06-13T20:45:00Z">
          <w:pPr/>
        </w:pPrChange>
      </w:pPr>
    </w:p>
    <w:p w14:paraId="79D0B143" w14:textId="77777777" w:rsidR="00971CD4" w:rsidRPr="001F772C" w:rsidDel="00553D71" w:rsidRDefault="00971CD4">
      <w:pPr>
        <w:spacing w:line="276" w:lineRule="auto"/>
        <w:rPr>
          <w:del w:id="3950" w:author="WESLEY DOS SANTOS GATINHO" w:date="2025-06-13T21:09:00Z"/>
          <w:rFonts w:ascii="Times New Roman" w:hAnsi="Times New Roman" w:cs="Times New Roman"/>
          <w:rPrChange w:id="3951" w:author="WESLEY DOS SANTOS GATINHO" w:date="2025-06-13T20:43:00Z">
            <w:rPr>
              <w:del w:id="3952" w:author="WESLEY DOS SANTOS GATINHO" w:date="2025-06-13T21:09:00Z"/>
            </w:rPr>
          </w:rPrChange>
        </w:rPr>
        <w:pPrChange w:id="3953" w:author="WESLEY DOS SANTOS GATINHO" w:date="2025-06-13T20:45:00Z">
          <w:pPr/>
        </w:pPrChange>
      </w:pPr>
    </w:p>
    <w:p w14:paraId="21399E43" w14:textId="77777777" w:rsidR="00971CD4" w:rsidRPr="001F772C" w:rsidDel="00553D71" w:rsidRDefault="00971CD4">
      <w:pPr>
        <w:spacing w:line="276" w:lineRule="auto"/>
        <w:rPr>
          <w:del w:id="3954" w:author="WESLEY DOS SANTOS GATINHO" w:date="2025-06-13T21:09:00Z"/>
          <w:rFonts w:ascii="Times New Roman" w:hAnsi="Times New Roman" w:cs="Times New Roman"/>
          <w:rPrChange w:id="3955" w:author="WESLEY DOS SANTOS GATINHO" w:date="2025-06-13T20:43:00Z">
            <w:rPr>
              <w:del w:id="3956" w:author="WESLEY DOS SANTOS GATINHO" w:date="2025-06-13T21:09:00Z"/>
            </w:rPr>
          </w:rPrChange>
        </w:rPr>
        <w:pPrChange w:id="3957" w:author="WESLEY DOS SANTOS GATINHO" w:date="2025-06-13T20:45:00Z">
          <w:pPr/>
        </w:pPrChange>
      </w:pPr>
    </w:p>
    <w:p w14:paraId="6B9BD3E9" w14:textId="77777777" w:rsidR="00971CD4" w:rsidRPr="001F772C" w:rsidDel="00553D71" w:rsidRDefault="00971CD4">
      <w:pPr>
        <w:spacing w:line="276" w:lineRule="auto"/>
        <w:rPr>
          <w:del w:id="3958" w:author="WESLEY DOS SANTOS GATINHO" w:date="2025-06-13T21:09:00Z"/>
          <w:rFonts w:ascii="Times New Roman" w:hAnsi="Times New Roman" w:cs="Times New Roman"/>
          <w:rPrChange w:id="3959" w:author="WESLEY DOS SANTOS GATINHO" w:date="2025-06-13T20:43:00Z">
            <w:rPr>
              <w:del w:id="3960" w:author="WESLEY DOS SANTOS GATINHO" w:date="2025-06-13T21:09:00Z"/>
            </w:rPr>
          </w:rPrChange>
        </w:rPr>
        <w:pPrChange w:id="3961" w:author="WESLEY DOS SANTOS GATINHO" w:date="2025-06-13T20:45:00Z">
          <w:pPr/>
        </w:pPrChange>
      </w:pPr>
    </w:p>
    <w:p w14:paraId="066AF4C3" w14:textId="77777777" w:rsidR="00971CD4" w:rsidRPr="001F772C" w:rsidDel="00553D71" w:rsidRDefault="00971CD4">
      <w:pPr>
        <w:spacing w:line="276" w:lineRule="auto"/>
        <w:rPr>
          <w:del w:id="3962" w:author="WESLEY DOS SANTOS GATINHO" w:date="2025-06-13T21:09:00Z"/>
          <w:rFonts w:ascii="Times New Roman" w:hAnsi="Times New Roman" w:cs="Times New Roman"/>
          <w:rPrChange w:id="3963" w:author="WESLEY DOS SANTOS GATINHO" w:date="2025-06-13T20:43:00Z">
            <w:rPr>
              <w:del w:id="3964" w:author="WESLEY DOS SANTOS GATINHO" w:date="2025-06-13T21:09:00Z"/>
            </w:rPr>
          </w:rPrChange>
        </w:rPr>
        <w:pPrChange w:id="3965" w:author="WESLEY DOS SANTOS GATINHO" w:date="2025-06-13T20:45:00Z">
          <w:pPr/>
        </w:pPrChange>
      </w:pPr>
    </w:p>
    <w:p w14:paraId="52BB3D9D" w14:textId="77777777" w:rsidR="00971CD4" w:rsidRPr="001F772C" w:rsidDel="00553D71" w:rsidRDefault="00971CD4">
      <w:pPr>
        <w:spacing w:line="276" w:lineRule="auto"/>
        <w:rPr>
          <w:del w:id="3966" w:author="WESLEY DOS SANTOS GATINHO" w:date="2025-06-13T21:09:00Z"/>
          <w:rFonts w:ascii="Times New Roman" w:hAnsi="Times New Roman" w:cs="Times New Roman"/>
          <w:rPrChange w:id="3967" w:author="WESLEY DOS SANTOS GATINHO" w:date="2025-06-13T20:43:00Z">
            <w:rPr>
              <w:del w:id="3968" w:author="WESLEY DOS SANTOS GATINHO" w:date="2025-06-13T21:09:00Z"/>
            </w:rPr>
          </w:rPrChange>
        </w:rPr>
        <w:pPrChange w:id="3969" w:author="WESLEY DOS SANTOS GATINHO" w:date="2025-06-13T20:45:00Z">
          <w:pPr/>
        </w:pPrChange>
      </w:pPr>
    </w:p>
    <w:p w14:paraId="6A057920" w14:textId="77777777" w:rsidR="00971CD4" w:rsidRPr="001F772C" w:rsidDel="00553D71" w:rsidRDefault="00971CD4">
      <w:pPr>
        <w:spacing w:line="276" w:lineRule="auto"/>
        <w:rPr>
          <w:del w:id="3970" w:author="WESLEY DOS SANTOS GATINHO" w:date="2025-06-13T21:10:00Z"/>
          <w:rFonts w:ascii="Times New Roman" w:hAnsi="Times New Roman" w:cs="Times New Roman"/>
          <w:rPrChange w:id="3971" w:author="WESLEY DOS SANTOS GATINHO" w:date="2025-06-13T20:43:00Z">
            <w:rPr>
              <w:del w:id="3972" w:author="WESLEY DOS SANTOS GATINHO" w:date="2025-06-13T21:10:00Z"/>
            </w:rPr>
          </w:rPrChange>
        </w:rPr>
        <w:pPrChange w:id="3973" w:author="WESLEY DOS SANTOS GATINHO" w:date="2025-06-13T20:45:00Z">
          <w:pPr/>
        </w:pPrChange>
      </w:pPr>
    </w:p>
    <w:p w14:paraId="7BAA8CE3" w14:textId="77777777" w:rsidR="00971CD4" w:rsidRPr="001F772C" w:rsidDel="00553D71" w:rsidRDefault="00971CD4">
      <w:pPr>
        <w:spacing w:line="276" w:lineRule="auto"/>
        <w:rPr>
          <w:del w:id="3974" w:author="WESLEY DOS SANTOS GATINHO" w:date="2025-06-13T21:10:00Z"/>
          <w:rFonts w:ascii="Times New Roman" w:hAnsi="Times New Roman" w:cs="Times New Roman"/>
          <w:rPrChange w:id="3975" w:author="WESLEY DOS SANTOS GATINHO" w:date="2025-06-13T20:43:00Z">
            <w:rPr>
              <w:del w:id="3976" w:author="WESLEY DOS SANTOS GATINHO" w:date="2025-06-13T21:10:00Z"/>
            </w:rPr>
          </w:rPrChange>
        </w:rPr>
        <w:pPrChange w:id="3977" w:author="WESLEY DOS SANTOS GATINHO" w:date="2025-06-13T20:45:00Z">
          <w:pPr/>
        </w:pPrChange>
      </w:pPr>
    </w:p>
    <w:p w14:paraId="7BC6963A" w14:textId="77777777" w:rsidR="00971CD4" w:rsidRPr="001F772C" w:rsidDel="00553D71" w:rsidRDefault="00971CD4">
      <w:pPr>
        <w:spacing w:line="276" w:lineRule="auto"/>
        <w:rPr>
          <w:del w:id="3978" w:author="WESLEY DOS SANTOS GATINHO" w:date="2025-06-13T21:10:00Z"/>
          <w:rFonts w:ascii="Times New Roman" w:hAnsi="Times New Roman" w:cs="Times New Roman"/>
          <w:rPrChange w:id="3979" w:author="WESLEY DOS SANTOS GATINHO" w:date="2025-06-13T20:43:00Z">
            <w:rPr>
              <w:del w:id="3980" w:author="WESLEY DOS SANTOS GATINHO" w:date="2025-06-13T21:10:00Z"/>
            </w:rPr>
          </w:rPrChange>
        </w:rPr>
        <w:pPrChange w:id="3981" w:author="WESLEY DOS SANTOS GATINHO" w:date="2025-06-13T20:45:00Z">
          <w:pPr/>
        </w:pPrChange>
      </w:pPr>
    </w:p>
    <w:p w14:paraId="5F55AAB4" w14:textId="77777777" w:rsidR="00971CD4" w:rsidRPr="001F772C" w:rsidDel="00553D71" w:rsidRDefault="00971CD4">
      <w:pPr>
        <w:spacing w:line="276" w:lineRule="auto"/>
        <w:rPr>
          <w:del w:id="3982" w:author="WESLEY DOS SANTOS GATINHO" w:date="2025-06-13T21:10:00Z"/>
          <w:rFonts w:ascii="Times New Roman" w:hAnsi="Times New Roman" w:cs="Times New Roman"/>
          <w:rPrChange w:id="3983" w:author="WESLEY DOS SANTOS GATINHO" w:date="2025-06-13T20:43:00Z">
            <w:rPr>
              <w:del w:id="3984" w:author="WESLEY DOS SANTOS GATINHO" w:date="2025-06-13T21:10:00Z"/>
            </w:rPr>
          </w:rPrChange>
        </w:rPr>
        <w:pPrChange w:id="3985" w:author="WESLEY DOS SANTOS GATINHO" w:date="2025-06-13T20:45:00Z">
          <w:pPr/>
        </w:pPrChange>
      </w:pPr>
    </w:p>
    <w:p w14:paraId="34641949" w14:textId="77777777" w:rsidR="00971CD4" w:rsidRPr="001F772C" w:rsidDel="00553D71" w:rsidRDefault="00971CD4">
      <w:pPr>
        <w:spacing w:line="276" w:lineRule="auto"/>
        <w:rPr>
          <w:del w:id="3986" w:author="WESLEY DOS SANTOS GATINHO" w:date="2025-06-13T21:10:00Z"/>
          <w:rFonts w:ascii="Times New Roman" w:hAnsi="Times New Roman" w:cs="Times New Roman"/>
          <w:rPrChange w:id="3987" w:author="WESLEY DOS SANTOS GATINHO" w:date="2025-06-13T20:43:00Z">
            <w:rPr>
              <w:del w:id="3988" w:author="WESLEY DOS SANTOS GATINHO" w:date="2025-06-13T21:10:00Z"/>
            </w:rPr>
          </w:rPrChange>
        </w:rPr>
        <w:pPrChange w:id="3989" w:author="WESLEY DOS SANTOS GATINHO" w:date="2025-06-13T20:45:00Z">
          <w:pPr/>
        </w:pPrChange>
      </w:pPr>
    </w:p>
    <w:p w14:paraId="23FF4472" w14:textId="77777777" w:rsidR="00971CD4" w:rsidRPr="001F772C" w:rsidDel="00553D71" w:rsidRDefault="00971CD4">
      <w:pPr>
        <w:spacing w:line="276" w:lineRule="auto"/>
        <w:rPr>
          <w:del w:id="3990" w:author="WESLEY DOS SANTOS GATINHO" w:date="2025-06-13T21:10:00Z"/>
          <w:rFonts w:ascii="Times New Roman" w:hAnsi="Times New Roman" w:cs="Times New Roman"/>
          <w:rPrChange w:id="3991" w:author="WESLEY DOS SANTOS GATINHO" w:date="2025-06-13T20:43:00Z">
            <w:rPr>
              <w:del w:id="3992" w:author="WESLEY DOS SANTOS GATINHO" w:date="2025-06-13T21:10:00Z"/>
            </w:rPr>
          </w:rPrChange>
        </w:rPr>
        <w:pPrChange w:id="3993" w:author="WESLEY DOS SANTOS GATINHO" w:date="2025-06-13T20:45:00Z">
          <w:pPr/>
        </w:pPrChange>
      </w:pPr>
    </w:p>
    <w:p w14:paraId="6DFDEAAB" w14:textId="77777777" w:rsidR="00971CD4" w:rsidRPr="001F772C" w:rsidDel="00553D71" w:rsidRDefault="00971CD4">
      <w:pPr>
        <w:spacing w:line="276" w:lineRule="auto"/>
        <w:rPr>
          <w:del w:id="3994" w:author="WESLEY DOS SANTOS GATINHO" w:date="2025-06-13T21:10:00Z"/>
          <w:rFonts w:ascii="Times New Roman" w:hAnsi="Times New Roman" w:cs="Times New Roman"/>
          <w:rPrChange w:id="3995" w:author="WESLEY DOS SANTOS GATINHO" w:date="2025-06-13T20:43:00Z">
            <w:rPr>
              <w:del w:id="3996" w:author="WESLEY DOS SANTOS GATINHO" w:date="2025-06-13T21:10:00Z"/>
            </w:rPr>
          </w:rPrChange>
        </w:rPr>
        <w:pPrChange w:id="3997" w:author="WESLEY DOS SANTOS GATINHO" w:date="2025-06-13T20:45:00Z">
          <w:pPr/>
        </w:pPrChange>
      </w:pPr>
    </w:p>
    <w:p w14:paraId="3A04F442" w14:textId="77777777" w:rsidR="00971CD4" w:rsidRPr="001F772C" w:rsidDel="00553D71" w:rsidRDefault="00971CD4">
      <w:pPr>
        <w:spacing w:line="276" w:lineRule="auto"/>
        <w:rPr>
          <w:del w:id="3998" w:author="WESLEY DOS SANTOS GATINHO" w:date="2025-06-13T21:10:00Z"/>
          <w:rFonts w:ascii="Times New Roman" w:hAnsi="Times New Roman" w:cs="Times New Roman"/>
          <w:rPrChange w:id="3999" w:author="WESLEY DOS SANTOS GATINHO" w:date="2025-06-13T20:43:00Z">
            <w:rPr>
              <w:del w:id="4000" w:author="WESLEY DOS SANTOS GATINHO" w:date="2025-06-13T21:10:00Z"/>
            </w:rPr>
          </w:rPrChange>
        </w:rPr>
        <w:pPrChange w:id="4001" w:author="WESLEY DOS SANTOS GATINHO" w:date="2025-06-13T20:45:00Z">
          <w:pPr/>
        </w:pPrChange>
      </w:pPr>
    </w:p>
    <w:p w14:paraId="3846E146" w14:textId="77777777" w:rsidR="00971CD4" w:rsidRPr="001F772C" w:rsidDel="00553D71" w:rsidRDefault="00971CD4">
      <w:pPr>
        <w:spacing w:line="276" w:lineRule="auto"/>
        <w:rPr>
          <w:del w:id="4002" w:author="WESLEY DOS SANTOS GATINHO" w:date="2025-06-13T21:10:00Z"/>
          <w:rFonts w:ascii="Times New Roman" w:hAnsi="Times New Roman" w:cs="Times New Roman"/>
          <w:rPrChange w:id="4003" w:author="WESLEY DOS SANTOS GATINHO" w:date="2025-06-13T20:43:00Z">
            <w:rPr>
              <w:del w:id="4004" w:author="WESLEY DOS SANTOS GATINHO" w:date="2025-06-13T21:10:00Z"/>
            </w:rPr>
          </w:rPrChange>
        </w:rPr>
        <w:pPrChange w:id="4005" w:author="WESLEY DOS SANTOS GATINHO" w:date="2025-06-13T20:45:00Z">
          <w:pPr/>
        </w:pPrChange>
      </w:pPr>
    </w:p>
    <w:p w14:paraId="3FB8C268" w14:textId="77777777" w:rsidR="00971CD4" w:rsidRPr="001F772C" w:rsidDel="00553D71" w:rsidRDefault="00971CD4">
      <w:pPr>
        <w:spacing w:line="276" w:lineRule="auto"/>
        <w:rPr>
          <w:del w:id="4006" w:author="WESLEY DOS SANTOS GATINHO" w:date="2025-06-13T21:10:00Z"/>
          <w:rFonts w:ascii="Times New Roman" w:hAnsi="Times New Roman" w:cs="Times New Roman"/>
          <w:rPrChange w:id="4007" w:author="WESLEY DOS SANTOS GATINHO" w:date="2025-06-13T20:43:00Z">
            <w:rPr>
              <w:del w:id="4008" w:author="WESLEY DOS SANTOS GATINHO" w:date="2025-06-13T21:10:00Z"/>
              <w:rFonts w:ascii="Times New Roman" w:eastAsia="Times New Roman" w:hAnsi="Times New Roman" w:cs="Times New Roman"/>
            </w:rPr>
          </w:rPrChange>
        </w:rPr>
        <w:pPrChange w:id="4009" w:author="WESLEY DOS SANTOS GATINHO" w:date="2025-06-13T20:45:00Z">
          <w:pPr>
            <w:spacing w:line="360" w:lineRule="auto"/>
            <w:jc w:val="both"/>
          </w:pPr>
        </w:pPrChange>
      </w:pPr>
    </w:p>
    <w:p w14:paraId="1A091E8D" w14:textId="49F96BA2" w:rsidR="32D8D33D" w:rsidRPr="001F772C" w:rsidRDefault="0DE383F7">
      <w:pPr>
        <w:pStyle w:val="Ttulo3"/>
        <w:spacing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  <w:rPrChange w:id="4010" w:author="WESLEY DOS SANTOS GATINHO" w:date="2025-06-13T20:43:00Z">
            <w:rPr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  <w:pPrChange w:id="4011" w:author="WESLEY DOS SANTOS GATINHO" w:date="2025-06-13T20:45:00Z">
          <w:pPr>
            <w:pStyle w:val="Ttulo3"/>
          </w:pPr>
        </w:pPrChange>
      </w:pPr>
      <w:bookmarkStart w:id="4012" w:name="_Toc200628345"/>
      <w:bookmarkStart w:id="4013" w:name="_Toc363999411"/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4014" w:author="WESLEY DOS SANTOS GATINHO" w:date="2025-06-13T20:43:00Z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</w:rPrChange>
        </w:rPr>
        <w:t>6 DIAGRAMA DE SEQUÊNCIA</w:t>
      </w:r>
      <w:bookmarkEnd w:id="4012"/>
      <w:bookmarkEnd w:id="4013"/>
    </w:p>
    <w:p w14:paraId="6DF462F0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4015" w:author="WESLEY DOS SANTOS GATINHO" w:date="2025-06-13T20:43:00Z">
            <w:rPr/>
          </w:rPrChange>
        </w:rPr>
        <w:pPrChange w:id="4016" w:author="WESLEY DOS SANTOS GATINHO" w:date="2025-06-13T20:45:00Z">
          <w:pPr/>
        </w:pPrChange>
      </w:pPr>
    </w:p>
    <w:p w14:paraId="51E91B36" w14:textId="00AD8C29" w:rsidR="00971CD4" w:rsidRPr="001F772C" w:rsidRDefault="003A7DC7">
      <w:pPr>
        <w:spacing w:line="276" w:lineRule="auto"/>
        <w:ind w:firstLine="709"/>
        <w:jc w:val="both"/>
        <w:rPr>
          <w:rFonts w:ascii="Times New Roman" w:hAnsi="Times New Roman" w:cs="Times New Roman"/>
        </w:rPr>
        <w:pPrChange w:id="4017" w:author="WESLEY DOS SANTOS GATINHO" w:date="2025-06-13T20:45:00Z">
          <w:pPr>
            <w:ind w:firstLine="709"/>
            <w:jc w:val="both"/>
          </w:pPr>
        </w:pPrChange>
      </w:pPr>
      <w:r w:rsidRPr="001F772C">
        <w:rPr>
          <w:rFonts w:ascii="Times New Roman" w:hAnsi="Times New Roman" w:cs="Times New Roman"/>
          <w:rPrChange w:id="4018" w:author="WESLEY DOS SANTOS GATINHO" w:date="2025-06-13T20:43:00Z">
            <w:rPr/>
          </w:rPrChange>
        </w:rPr>
        <w:t>O diagrama de sequ</w:t>
      </w:r>
      <w:r w:rsidRPr="001F772C">
        <w:rPr>
          <w:rFonts w:ascii="Times New Roman" w:hAnsi="Times New Roman" w:cs="Times New Roman" w:hint="eastAsia"/>
          <w:rPrChange w:id="4019" w:author="WESLEY DOS SANTOS GATINHO" w:date="2025-06-13T20:43:00Z">
            <w:rPr>
              <w:rFonts w:hint="eastAsia"/>
            </w:rPr>
          </w:rPrChange>
        </w:rPr>
        <w:t>ê</w:t>
      </w:r>
      <w:r w:rsidRPr="001F772C">
        <w:rPr>
          <w:rFonts w:ascii="Times New Roman" w:hAnsi="Times New Roman" w:cs="Times New Roman"/>
          <w:rPrChange w:id="4020" w:author="WESLEY DOS SANTOS GATINHO" w:date="2025-06-13T20:43:00Z">
            <w:rPr/>
          </w:rPrChange>
        </w:rPr>
        <w:t>ncia modela a intera</w:t>
      </w:r>
      <w:r w:rsidRPr="001F772C">
        <w:rPr>
          <w:rFonts w:ascii="Times New Roman" w:hAnsi="Times New Roman" w:cs="Times New Roman" w:hint="eastAsia"/>
          <w:rPrChange w:id="4021" w:author="WESLEY DOS SANTOS GATINHO" w:date="2025-06-13T20:43:00Z">
            <w:rPr>
              <w:rFonts w:hint="eastAsia"/>
            </w:rPr>
          </w:rPrChange>
        </w:rPr>
        <w:t>çã</w:t>
      </w:r>
      <w:r w:rsidRPr="001F772C">
        <w:rPr>
          <w:rFonts w:ascii="Times New Roman" w:hAnsi="Times New Roman" w:cs="Times New Roman"/>
          <w:rPrChange w:id="4022" w:author="WESLEY DOS SANTOS GATINHO" w:date="2025-06-13T20:43:00Z">
            <w:rPr/>
          </w:rPrChange>
        </w:rPr>
        <w:t>o entre objetos ao longo do tempo para realizar uma funcionalidade espec</w:t>
      </w:r>
      <w:r w:rsidRPr="001F772C">
        <w:rPr>
          <w:rFonts w:ascii="Times New Roman" w:hAnsi="Times New Roman" w:cs="Times New Roman" w:hint="eastAsia"/>
          <w:rPrChange w:id="4023" w:author="WESLEY DOS SANTOS GATINHO" w:date="2025-06-13T20:43:00Z">
            <w:rPr>
              <w:rFonts w:hint="eastAsia"/>
            </w:rPr>
          </w:rPrChange>
        </w:rPr>
        <w:t>í</w:t>
      </w:r>
      <w:r w:rsidRPr="001F772C">
        <w:rPr>
          <w:rFonts w:ascii="Times New Roman" w:hAnsi="Times New Roman" w:cs="Times New Roman"/>
          <w:rPrChange w:id="4024" w:author="WESLEY DOS SANTOS GATINHO" w:date="2025-06-13T20:43:00Z">
            <w:rPr/>
          </w:rPrChange>
        </w:rPr>
        <w:t xml:space="preserve">fica. Ele </w:t>
      </w:r>
      <w:r w:rsidRPr="001F772C">
        <w:rPr>
          <w:rFonts w:ascii="Times New Roman" w:hAnsi="Times New Roman" w:cs="Times New Roman" w:hint="eastAsia"/>
          <w:rPrChange w:id="4025" w:author="WESLEY DOS SANTOS GATINHO" w:date="2025-06-13T20:43:00Z">
            <w:rPr>
              <w:rFonts w:hint="eastAsia"/>
            </w:rPr>
          </w:rPrChange>
        </w:rPr>
        <w:t>é</w:t>
      </w:r>
      <w:r w:rsidRPr="001F772C">
        <w:rPr>
          <w:rFonts w:ascii="Times New Roman" w:hAnsi="Times New Roman" w:cs="Times New Roman"/>
          <w:rPrChange w:id="4026" w:author="WESLEY DOS SANTOS GATINHO" w:date="2025-06-13T20:43:00Z">
            <w:rPr/>
          </w:rPrChange>
        </w:rPr>
        <w:t xml:space="preserve"> </w:t>
      </w:r>
      <w:r w:rsidRPr="001F772C">
        <w:rPr>
          <w:rFonts w:ascii="Times New Roman" w:hAnsi="Times New Roman" w:cs="Times New Roman" w:hint="eastAsia"/>
          <w:rPrChange w:id="4027" w:author="WESLEY DOS SANTOS GATINHO" w:date="2025-06-13T20:43:00Z">
            <w:rPr>
              <w:rFonts w:hint="eastAsia"/>
            </w:rPr>
          </w:rPrChange>
        </w:rPr>
        <w:t>ú</w:t>
      </w:r>
      <w:r w:rsidRPr="001F772C">
        <w:rPr>
          <w:rFonts w:ascii="Times New Roman" w:hAnsi="Times New Roman" w:cs="Times New Roman"/>
          <w:rPrChange w:id="4028" w:author="WESLEY DOS SANTOS GATINHO" w:date="2025-06-13T20:43:00Z">
            <w:rPr/>
          </w:rPrChange>
        </w:rPr>
        <w:t>til para entender a din</w:t>
      </w:r>
      <w:r w:rsidRPr="001F772C">
        <w:rPr>
          <w:rFonts w:ascii="Times New Roman" w:hAnsi="Times New Roman" w:cs="Times New Roman" w:hint="eastAsia"/>
          <w:rPrChange w:id="4029" w:author="WESLEY DOS SANTOS GATINHO" w:date="2025-06-13T20:43:00Z">
            <w:rPr>
              <w:rFonts w:hint="eastAsia"/>
            </w:rPr>
          </w:rPrChange>
        </w:rPr>
        <w:t>â</w:t>
      </w:r>
      <w:r w:rsidRPr="001F772C">
        <w:rPr>
          <w:rFonts w:ascii="Times New Roman" w:hAnsi="Times New Roman" w:cs="Times New Roman"/>
          <w:rPrChange w:id="4030" w:author="WESLEY DOS SANTOS GATINHO" w:date="2025-06-13T20:43:00Z">
            <w:rPr/>
          </w:rPrChange>
        </w:rPr>
        <w:t>mica do sistema e garantir que as mensagens trocadas entre os objetos est</w:t>
      </w:r>
      <w:r w:rsidRPr="001F772C">
        <w:rPr>
          <w:rFonts w:ascii="Times New Roman" w:hAnsi="Times New Roman" w:cs="Times New Roman" w:hint="eastAsia"/>
          <w:rPrChange w:id="4031" w:author="WESLEY DOS SANTOS GATINHO" w:date="2025-06-13T20:43:00Z">
            <w:rPr>
              <w:rFonts w:hint="eastAsia"/>
            </w:rPr>
          </w:rPrChange>
        </w:rPr>
        <w:t>ã</w:t>
      </w:r>
      <w:r w:rsidRPr="001F772C">
        <w:rPr>
          <w:rFonts w:ascii="Times New Roman" w:hAnsi="Times New Roman" w:cs="Times New Roman"/>
          <w:rPrChange w:id="4032" w:author="WESLEY DOS SANTOS GATINHO" w:date="2025-06-13T20:43:00Z">
            <w:rPr/>
          </w:rPrChange>
        </w:rPr>
        <w:t xml:space="preserve">o corretas. </w:t>
      </w:r>
      <w:r w:rsidRPr="001F772C">
        <w:rPr>
          <w:rFonts w:ascii="Times New Roman" w:hAnsi="Times New Roman" w:cs="Times New Roman" w:hint="eastAsia"/>
          <w:rPrChange w:id="4033" w:author="WESLEY DOS SANTOS GATINHO" w:date="2025-06-13T20:43:00Z">
            <w:rPr>
              <w:rFonts w:hint="eastAsia"/>
            </w:rPr>
          </w:rPrChange>
        </w:rPr>
        <w:t>É</w:t>
      </w:r>
      <w:r w:rsidRPr="001F772C">
        <w:rPr>
          <w:rFonts w:ascii="Times New Roman" w:hAnsi="Times New Roman" w:cs="Times New Roman"/>
          <w:rPrChange w:id="4034" w:author="WESLEY DOS SANTOS GATINHO" w:date="2025-06-13T20:43:00Z">
            <w:rPr/>
          </w:rPrChange>
        </w:rPr>
        <w:t xml:space="preserve"> poss</w:t>
      </w:r>
      <w:r w:rsidRPr="001F772C">
        <w:rPr>
          <w:rFonts w:ascii="Times New Roman" w:hAnsi="Times New Roman" w:cs="Times New Roman" w:hint="eastAsia"/>
          <w:rPrChange w:id="4035" w:author="WESLEY DOS SANTOS GATINHO" w:date="2025-06-13T20:43:00Z">
            <w:rPr>
              <w:rFonts w:hint="eastAsia"/>
            </w:rPr>
          </w:rPrChange>
        </w:rPr>
        <w:t>í</w:t>
      </w:r>
      <w:r w:rsidRPr="001F772C">
        <w:rPr>
          <w:rFonts w:ascii="Times New Roman" w:hAnsi="Times New Roman" w:cs="Times New Roman"/>
          <w:rPrChange w:id="4036" w:author="WESLEY DOS SANTOS GATINHO" w:date="2025-06-13T20:43:00Z">
            <w:rPr/>
          </w:rPrChange>
        </w:rPr>
        <w:t>vel identificar as depend</w:t>
      </w:r>
      <w:r w:rsidRPr="001F772C">
        <w:rPr>
          <w:rFonts w:ascii="Times New Roman" w:hAnsi="Times New Roman" w:cs="Times New Roman" w:hint="eastAsia"/>
          <w:rPrChange w:id="4037" w:author="WESLEY DOS SANTOS GATINHO" w:date="2025-06-13T20:43:00Z">
            <w:rPr>
              <w:rFonts w:hint="eastAsia"/>
            </w:rPr>
          </w:rPrChange>
        </w:rPr>
        <w:t>ê</w:t>
      </w:r>
      <w:r w:rsidRPr="001F772C">
        <w:rPr>
          <w:rFonts w:ascii="Times New Roman" w:hAnsi="Times New Roman" w:cs="Times New Roman"/>
          <w:rPrChange w:id="4038" w:author="WESLEY DOS SANTOS GATINHO" w:date="2025-06-13T20:43:00Z">
            <w:rPr/>
          </w:rPrChange>
        </w:rPr>
        <w:t>ncias, as trocas de informa</w:t>
      </w:r>
      <w:r w:rsidRPr="001F772C">
        <w:rPr>
          <w:rFonts w:ascii="Times New Roman" w:hAnsi="Times New Roman" w:cs="Times New Roman" w:hint="eastAsia"/>
          <w:rPrChange w:id="4039" w:author="WESLEY DOS SANTOS GATINHO" w:date="2025-06-13T20:43:00Z">
            <w:rPr>
              <w:rFonts w:hint="eastAsia"/>
            </w:rPr>
          </w:rPrChange>
        </w:rPr>
        <w:t>çõ</w:t>
      </w:r>
      <w:r w:rsidRPr="001F772C">
        <w:rPr>
          <w:rFonts w:ascii="Times New Roman" w:hAnsi="Times New Roman" w:cs="Times New Roman"/>
          <w:rPrChange w:id="4040" w:author="WESLEY DOS SANTOS GATINHO" w:date="2025-06-13T20:43:00Z">
            <w:rPr/>
          </w:rPrChange>
        </w:rPr>
        <w:t>es e as opera</w:t>
      </w:r>
      <w:r w:rsidRPr="001F772C">
        <w:rPr>
          <w:rFonts w:ascii="Times New Roman" w:hAnsi="Times New Roman" w:cs="Times New Roman" w:hint="eastAsia"/>
          <w:rPrChange w:id="4041" w:author="WESLEY DOS SANTOS GATINHO" w:date="2025-06-13T20:43:00Z">
            <w:rPr>
              <w:rFonts w:hint="eastAsia"/>
            </w:rPr>
          </w:rPrChange>
        </w:rPr>
        <w:t>çõ</w:t>
      </w:r>
      <w:r w:rsidRPr="001F772C">
        <w:rPr>
          <w:rFonts w:ascii="Times New Roman" w:hAnsi="Times New Roman" w:cs="Times New Roman"/>
          <w:rPrChange w:id="4042" w:author="WESLEY DOS SANTOS GATINHO" w:date="2025-06-13T20:43:00Z">
            <w:rPr/>
          </w:rPrChange>
        </w:rPr>
        <w:t>es realizadas ao visualizar e compreender o fluxo de execu</w:t>
      </w:r>
      <w:r w:rsidRPr="001F772C">
        <w:rPr>
          <w:rFonts w:ascii="Times New Roman" w:hAnsi="Times New Roman" w:cs="Times New Roman" w:hint="eastAsia"/>
          <w:rPrChange w:id="4043" w:author="WESLEY DOS SANTOS GATINHO" w:date="2025-06-13T20:43:00Z">
            <w:rPr>
              <w:rFonts w:hint="eastAsia"/>
            </w:rPr>
          </w:rPrChange>
        </w:rPr>
        <w:t>çã</w:t>
      </w:r>
      <w:r w:rsidRPr="001F772C">
        <w:rPr>
          <w:rFonts w:ascii="Times New Roman" w:hAnsi="Times New Roman" w:cs="Times New Roman"/>
          <w:rPrChange w:id="4044" w:author="WESLEY DOS SANTOS GATINHO" w:date="2025-06-13T20:43:00Z">
            <w:rPr/>
          </w:rPrChange>
        </w:rPr>
        <w:t>o do sistema. Essa abordagem facilita a an</w:t>
      </w:r>
      <w:r w:rsidRPr="001F772C">
        <w:rPr>
          <w:rFonts w:ascii="Times New Roman" w:hAnsi="Times New Roman" w:cs="Times New Roman" w:hint="eastAsia"/>
          <w:rPrChange w:id="4045" w:author="WESLEY DOS SANTOS GATINHO" w:date="2025-06-13T20:43:00Z">
            <w:rPr>
              <w:rFonts w:hint="eastAsia"/>
            </w:rPr>
          </w:rPrChange>
        </w:rPr>
        <w:t>á</w:t>
      </w:r>
      <w:r w:rsidRPr="001F772C">
        <w:rPr>
          <w:rFonts w:ascii="Times New Roman" w:hAnsi="Times New Roman" w:cs="Times New Roman"/>
          <w:rPrChange w:id="4046" w:author="WESLEY DOS SANTOS GATINHO" w:date="2025-06-13T20:43:00Z">
            <w:rPr/>
          </w:rPrChange>
        </w:rPr>
        <w:t>lise, o design, a implementa</w:t>
      </w:r>
      <w:r w:rsidRPr="001F772C">
        <w:rPr>
          <w:rFonts w:ascii="Times New Roman" w:hAnsi="Times New Roman" w:cs="Times New Roman" w:hint="eastAsia"/>
          <w:rPrChange w:id="4047" w:author="WESLEY DOS SANTOS GATINHO" w:date="2025-06-13T20:43:00Z">
            <w:rPr>
              <w:rFonts w:hint="eastAsia"/>
            </w:rPr>
          </w:rPrChange>
        </w:rPr>
        <w:t>çã</w:t>
      </w:r>
      <w:r w:rsidRPr="001F772C">
        <w:rPr>
          <w:rFonts w:ascii="Times New Roman" w:hAnsi="Times New Roman" w:cs="Times New Roman"/>
          <w:rPrChange w:id="4048" w:author="WESLEY DOS SANTOS GATINHO" w:date="2025-06-13T20:43:00Z">
            <w:rPr/>
          </w:rPrChange>
        </w:rPr>
        <w:t>o e a depura</w:t>
      </w:r>
      <w:r w:rsidRPr="001F772C">
        <w:rPr>
          <w:rFonts w:ascii="Times New Roman" w:hAnsi="Times New Roman" w:cs="Times New Roman" w:hint="eastAsia"/>
          <w:rPrChange w:id="4049" w:author="WESLEY DOS SANTOS GATINHO" w:date="2025-06-13T20:43:00Z">
            <w:rPr>
              <w:rFonts w:hint="eastAsia"/>
            </w:rPr>
          </w:rPrChange>
        </w:rPr>
        <w:t>çã</w:t>
      </w:r>
      <w:r w:rsidRPr="001F772C">
        <w:rPr>
          <w:rFonts w:ascii="Times New Roman" w:hAnsi="Times New Roman" w:cs="Times New Roman"/>
          <w:rPrChange w:id="4050" w:author="WESLEY DOS SANTOS GATINHO" w:date="2025-06-13T20:43:00Z">
            <w:rPr/>
          </w:rPrChange>
        </w:rPr>
        <w:t>o do software.</w:t>
      </w:r>
    </w:p>
    <w:p w14:paraId="25A138AA" w14:textId="77777777" w:rsidR="002D3D61" w:rsidRPr="001F772C" w:rsidRDefault="002D3D61">
      <w:pPr>
        <w:spacing w:line="276" w:lineRule="auto"/>
        <w:jc w:val="both"/>
        <w:rPr>
          <w:rFonts w:ascii="Times New Roman" w:hAnsi="Times New Roman" w:cs="Times New Roman"/>
          <w:lang w:val="pt-PT"/>
        </w:rPr>
        <w:pPrChange w:id="4051" w:author="WESLEY DOS SANTOS GATINHO" w:date="2025-06-13T20:45:00Z">
          <w:pPr>
            <w:ind w:firstLine="709"/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Componentes Principais:</w:t>
      </w:r>
    </w:p>
    <w:p w14:paraId="3507945F" w14:textId="77777777" w:rsidR="002D3D61" w:rsidRPr="001F772C" w:rsidRDefault="002D3D61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lang w:val="pt-PT"/>
        </w:rPr>
        <w:pPrChange w:id="4052" w:author="WESLEY DOS SANTOS GATINHO" w:date="2025-06-13T20:45:00Z">
          <w:pPr>
            <w:numPr>
              <w:numId w:val="8"/>
            </w:numPr>
            <w:tabs>
              <w:tab w:val="num" w:pos="720"/>
            </w:tabs>
            <w:ind w:left="720" w:hanging="360"/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Objetos:</w:t>
      </w:r>
      <w:r w:rsidRPr="001F772C">
        <w:rPr>
          <w:rFonts w:ascii="Times New Roman" w:hAnsi="Times New Roman" w:cs="Times New Roman"/>
          <w:lang w:val="pt-PT"/>
        </w:rPr>
        <w:t xml:space="preserve"> Instâncias das classes participantes da interação.</w:t>
      </w:r>
    </w:p>
    <w:p w14:paraId="7ED3C657" w14:textId="77777777" w:rsidR="002D3D61" w:rsidRPr="001F772C" w:rsidRDefault="002D3D61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lang w:val="pt-PT"/>
        </w:rPr>
        <w:pPrChange w:id="4053" w:author="WESLEY DOS SANTOS GATINHO" w:date="2025-06-13T20:45:00Z">
          <w:pPr>
            <w:numPr>
              <w:numId w:val="8"/>
            </w:numPr>
            <w:tabs>
              <w:tab w:val="num" w:pos="720"/>
            </w:tabs>
            <w:ind w:left="720" w:hanging="360"/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Lifelines:</w:t>
      </w:r>
      <w:r w:rsidRPr="001F772C">
        <w:rPr>
          <w:rFonts w:ascii="Times New Roman" w:hAnsi="Times New Roman" w:cs="Times New Roman"/>
          <w:lang w:val="pt-PT"/>
        </w:rPr>
        <w:t xml:space="preserve"> Representam a existência dos objetos durante a interação.</w:t>
      </w:r>
    </w:p>
    <w:p w14:paraId="1D6D02E6" w14:textId="77777777" w:rsidR="002D3D61" w:rsidRPr="001F772C" w:rsidRDefault="002D3D61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lang w:val="pt-PT"/>
        </w:rPr>
        <w:pPrChange w:id="4054" w:author="WESLEY DOS SANTOS GATINHO" w:date="2025-06-13T20:45:00Z">
          <w:pPr>
            <w:numPr>
              <w:numId w:val="8"/>
            </w:numPr>
            <w:tabs>
              <w:tab w:val="num" w:pos="720"/>
            </w:tabs>
            <w:ind w:left="720" w:hanging="360"/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Mensagens:</w:t>
      </w:r>
      <w:r w:rsidRPr="001F772C">
        <w:rPr>
          <w:rFonts w:ascii="Times New Roman" w:hAnsi="Times New Roman" w:cs="Times New Roman"/>
          <w:lang w:val="pt-PT"/>
        </w:rPr>
        <w:t xml:space="preserve"> Mostram a comunicação entre objetos na forma de chamadas de métodos ou troca de dados.</w:t>
      </w:r>
    </w:p>
    <w:p w14:paraId="29F14B96" w14:textId="29EC58D4" w:rsidR="002D3D61" w:rsidRPr="001F772C" w:rsidRDefault="002D3D61">
      <w:pPr>
        <w:spacing w:line="276" w:lineRule="auto"/>
        <w:jc w:val="both"/>
        <w:rPr>
          <w:rFonts w:ascii="Times New Roman" w:hAnsi="Times New Roman" w:cs="Times New Roman"/>
        </w:rPr>
        <w:pPrChange w:id="4055" w:author="WESLEY DOS SANTOS GATINHO" w:date="2025-06-13T20:45:00Z">
          <w:pPr>
            <w:jc w:val="both"/>
          </w:pPr>
        </w:pPrChange>
      </w:pPr>
      <w:r w:rsidRPr="001F772C">
        <w:rPr>
          <w:rFonts w:ascii="Times New Roman" w:hAnsi="Times New Roman" w:cs="Times New Roman"/>
        </w:rPr>
        <w:t>Nas figuras a seguir, temos os diagramas de sequência que irão compor o sistema:</w:t>
      </w:r>
    </w:p>
    <w:p w14:paraId="351B9602" w14:textId="77777777" w:rsidR="002D3D61" w:rsidRPr="001F772C" w:rsidRDefault="002D3D61">
      <w:pPr>
        <w:spacing w:line="276" w:lineRule="auto"/>
        <w:jc w:val="both"/>
        <w:rPr>
          <w:rFonts w:ascii="Times New Roman" w:hAnsi="Times New Roman" w:cs="Times New Roman"/>
        </w:rPr>
        <w:pPrChange w:id="4056" w:author="WESLEY DOS SANTOS GATINHO" w:date="2025-06-13T20:45:00Z">
          <w:pPr>
            <w:jc w:val="both"/>
          </w:pPr>
        </w:pPrChange>
      </w:pPr>
    </w:p>
    <w:p w14:paraId="1A5EF5B1" w14:textId="77777777" w:rsidR="001D2AB4" w:rsidRPr="001F772C" w:rsidRDefault="001D2AB4">
      <w:pPr>
        <w:spacing w:line="276" w:lineRule="auto"/>
        <w:jc w:val="both"/>
        <w:rPr>
          <w:rFonts w:ascii="Times New Roman" w:hAnsi="Times New Roman" w:cs="Times New Roman"/>
          <w:b/>
          <w:bCs/>
          <w:lang w:val="pt-PT"/>
        </w:rPr>
        <w:pPrChange w:id="4057" w:author="WESLEY DOS SANTOS GATINHO" w:date="2025-06-13T20:45:00Z">
          <w:pPr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6.1 Diagrama de Sequência: Acessar Opções em Registrar Dados</w:t>
      </w:r>
    </w:p>
    <w:p w14:paraId="48043F7F" w14:textId="6980148F" w:rsidR="001D2AB4" w:rsidRPr="001F772C" w:rsidRDefault="000F4347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4058" w:author="WESLEY DOS SANTOS GATINHO" w:date="2025-06-13T21:11:00Z">
          <w:pPr>
            <w:jc w:val="both"/>
          </w:pPr>
        </w:pPrChange>
      </w:pPr>
      <w:ins w:id="4059" w:author="WESLEY DOS SANTOS GATINHO" w:date="2025-08-08T21:07:00Z">
        <w:r w:rsidRPr="000F4347">
          <w:rPr>
            <w:rFonts w:ascii="Times New Roman" w:hAnsi="Times New Roman" w:cs="Times New Roman"/>
          </w:rPr>
          <w:lastRenderedPageBreak/>
          <w:t>Este diagrama de sequência ilustra o cenário de um usuário acessando a funcionalidade de registro e análise de dados em um sistema. A interação começa com a ação do usuário de selecionar a opção correspondente em um menu e culmina com a exibição da tela e o carregamento dos dados iniciais para a análise.</w:t>
        </w:r>
      </w:ins>
      <w:del w:id="4060" w:author="WESLEY DOS SANTOS GATINHO" w:date="2025-08-08T21:07:00Z" w16du:dateUtc="2025-08-09T00:07:00Z">
        <w:r w:rsidR="001D2AB4" w:rsidRPr="001F772C" w:rsidDel="000F4347">
          <w:rPr>
            <w:rFonts w:ascii="Times New Roman" w:hAnsi="Times New Roman" w:cs="Times New Roman"/>
            <w:lang w:val="pt-PT"/>
          </w:rPr>
          <w:delText>Este diagrama ilustra o processo de um usuário acessando diferentes abas na tela de registro e análise de dados.</w:delText>
        </w:r>
      </w:del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061" w:author="WESLEY DOS SANTOS GATINHO" w:date="2025-06-13T21:10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4062">
          <w:tblGrid>
            <w:gridCol w:w="40"/>
            <w:gridCol w:w="9021"/>
            <w:gridCol w:w="40"/>
          </w:tblGrid>
        </w:tblGridChange>
      </w:tblGrid>
      <w:tr w:rsidR="00835AC8" w:rsidRPr="001F772C" w14:paraId="3B0291EB" w14:textId="77777777" w:rsidTr="0097252F">
        <w:trPr>
          <w:trHeight w:val="300"/>
          <w:trPrChange w:id="4063" w:author="WESLEY DOS SANTOS GATINHO" w:date="2025-06-13T21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064" w:author="WESLEY DOS SANTOS GATINHO" w:date="2025-06-13T21:10:00Z">
              <w:tcPr>
                <w:tcW w:w="9061" w:type="dxa"/>
                <w:gridSpan w:val="2"/>
              </w:tcPr>
            </w:tcPrChange>
          </w:tcPr>
          <w:p w14:paraId="323F21DB" w14:textId="57E0EF74" w:rsidR="00835AC8" w:rsidRPr="001F772C" w:rsidRDefault="7F4A8C5A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065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066" w:author="WESLEY DOS SANTOS GATINHO" w:date="2025-06-13T21:10:00Z">
              <w:r w:rsidRPr="001F772C" w:rsidDel="0097252F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067" w:author="WESLEY DOS SANTOS GATINHO" w:date="2025-06-13T21:10:00Z">
              <w:r w:rsidR="0097252F">
                <w:rPr>
                  <w:rFonts w:ascii="Times New Roman" w:hAnsi="Times New Roman" w:cs="Times New Roman"/>
                  <w:lang w:val="pt-PT"/>
                </w:rPr>
                <w:t>14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 xml:space="preserve">: </w:t>
            </w:r>
            <w:r w:rsidR="1D889613" w:rsidRPr="001F772C">
              <w:rPr>
                <w:rFonts w:ascii="Times New Roman" w:hAnsi="Times New Roman" w:cs="Times New Roman"/>
              </w:rPr>
              <w:t>Acessar Opções em Registrar Dados</w:t>
            </w:r>
          </w:p>
        </w:tc>
      </w:tr>
      <w:tr w:rsidR="00835AC8" w:rsidRPr="001F772C" w14:paraId="08D3FBC4" w14:textId="77777777" w:rsidTr="0097252F">
        <w:trPr>
          <w:trHeight w:val="300"/>
          <w:trPrChange w:id="4068" w:author="WESLEY DOS SANTOS GATINHO" w:date="2025-06-13T21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069" w:author="WESLEY DOS SANTOS GATINHO" w:date="2025-06-13T21:10:00Z">
              <w:tcPr>
                <w:tcW w:w="9061" w:type="dxa"/>
                <w:gridSpan w:val="2"/>
              </w:tcPr>
            </w:tcPrChange>
          </w:tcPr>
          <w:p w14:paraId="6CA4C986" w14:textId="1F7126BC" w:rsidR="00835AC8" w:rsidRPr="001F772C" w:rsidRDefault="00835AC8">
            <w:pPr>
              <w:spacing w:line="276" w:lineRule="auto"/>
              <w:rPr>
                <w:rFonts w:ascii="Times New Roman" w:hAnsi="Times New Roman" w:cs="Times New Roman"/>
                <w:lang w:val="pt-PT"/>
              </w:rPr>
              <w:pPrChange w:id="4070" w:author="WESLEY DOS SANTOS GATINHO" w:date="2025-06-13T20:45:00Z">
                <w:pPr>
                  <w:jc w:val="both"/>
                </w:pPr>
              </w:pPrChange>
            </w:pPr>
            <w:ins w:id="4071" w:author="WESLEY DOS SANTOS GATINHO" w:date="2025-06-12T14:07:00Z">
              <w:r w:rsidRPr="001F772C">
                <w:rPr>
                  <w:rFonts w:ascii="Times New Roman" w:hAnsi="Times New Roman" w:cs="Times New Roman"/>
                  <w:noProof/>
                  <w:rPrChange w:id="4072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0CE0B5BE" wp14:editId="5ACFBDF7">
                        <wp:extent cx="304800" cy="304800"/>
                        <wp:effectExtent l="0" t="0" r="0" b="0"/>
                        <wp:docPr id="1272051346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5A0F2233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4073" w:author="WESLEY DOS SANTOS GATINHO" w:date="2025-06-12T14:09:00Z">
              <w:r w:rsidR="527EF527" w:rsidRPr="001F772C">
                <w:rPr>
                  <w:rFonts w:ascii="Times New Roman" w:hAnsi="Times New Roman" w:cs="Times New Roman"/>
                  <w:noProof/>
                  <w:rPrChange w:id="4074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3505791D" wp14:editId="78A964A6">
                    <wp:extent cx="5143500" cy="3356799"/>
                    <wp:effectExtent l="0" t="0" r="0" b="0"/>
                    <wp:docPr id="1712944228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/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43500" cy="33567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ins w:id="4075" w:author="WESLEY DOS SANTOS GATINHO" w:date="2025-06-12T14:08:00Z">
              <w:r w:rsidRPr="001F772C">
                <w:rPr>
                  <w:rFonts w:ascii="Times New Roman" w:hAnsi="Times New Roman" w:cs="Times New Roman"/>
                  <w:noProof/>
                  <w:rPrChange w:id="4076" w:author="WESLEY DOS SANTOS GATINHO" w:date="2025-06-13T20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4306FD22" wp14:editId="1C6D5506">
                        <wp:extent cx="304800" cy="304800"/>
                        <wp:effectExtent l="0" t="0" r="0" b="0"/>
                        <wp:docPr id="707016132" name="Retângulo 2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196EC2E0" id="Retângulo 2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</w:p>
        </w:tc>
      </w:tr>
      <w:tr w:rsidR="00835AC8" w:rsidRPr="001F772C" w14:paraId="6A875124" w14:textId="77777777" w:rsidTr="0097252F">
        <w:trPr>
          <w:trHeight w:val="300"/>
          <w:trPrChange w:id="4077" w:author="WESLEY DOS SANTOS GATINHO" w:date="2025-06-13T21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078" w:author="WESLEY DOS SANTOS GATINHO" w:date="2025-06-13T21:10:00Z">
              <w:tcPr>
                <w:tcW w:w="9061" w:type="dxa"/>
                <w:gridSpan w:val="2"/>
              </w:tcPr>
            </w:tcPrChange>
          </w:tcPr>
          <w:p w14:paraId="705CF124" w14:textId="77777777" w:rsidR="00835AC8" w:rsidRDefault="1D889613">
            <w:pPr>
              <w:spacing w:line="276" w:lineRule="auto"/>
              <w:jc w:val="center"/>
              <w:rPr>
                <w:ins w:id="4079" w:author="WESLEY DOS SANTOS GATINHO" w:date="2025-08-08T21:07:00Z" w16du:dateUtc="2025-08-09T00:07:00Z"/>
                <w:rFonts w:ascii="Times New Roman" w:hAnsi="Times New Roman" w:cs="Times New Roman"/>
                <w:b/>
                <w:bCs/>
                <w:lang w:val="pt-PT"/>
              </w:rPr>
            </w:pPr>
            <w:r w:rsidRPr="0097252F">
              <w:rPr>
                <w:rFonts w:ascii="Times New Roman" w:hAnsi="Times New Roman" w:cs="Times New Roman"/>
                <w:b/>
                <w:bCs/>
                <w:lang w:val="pt-PT"/>
                <w:rPrChange w:id="4080" w:author="WESLEY DOS SANTOS GATINHO" w:date="2025-06-13T21:10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  <w:p w14:paraId="6E9572F7" w14:textId="77777777" w:rsidR="000F4347" w:rsidRDefault="000F4347" w:rsidP="000F4347">
            <w:pPr>
              <w:spacing w:line="276" w:lineRule="auto"/>
              <w:rPr>
                <w:ins w:id="4081" w:author="WESLEY DOS SANTOS GATINHO" w:date="2025-08-08T21:07:00Z" w16du:dateUtc="2025-08-09T00:07:00Z"/>
                <w:rFonts w:ascii="Times New Roman" w:hAnsi="Times New Roman" w:cs="Times New Roman"/>
                <w:b/>
                <w:bCs/>
              </w:rPr>
            </w:pPr>
            <w:ins w:id="4082" w:author="WESLEY DOS SANTOS GATINHO" w:date="2025-08-08T21:07:00Z">
              <w:r w:rsidRPr="000F4347">
                <w:rPr>
                  <w:rFonts w:ascii="Times New Roman" w:hAnsi="Times New Roman" w:cs="Times New Roman"/>
                  <w:b/>
                  <w:bCs/>
                  <w:rPrChange w:id="4083" w:author="WESLEY DOS SANTOS GATINHO" w:date="2025-08-08T21:07:00Z" w16du:dateUtc="2025-08-09T00:07:00Z">
                    <w:rPr>
                      <w:rFonts w:ascii="Times New Roman" w:hAnsi="Times New Roman" w:cs="Times New Roman"/>
                    </w:rPr>
                  </w:rPrChange>
                </w:rPr>
                <w:t>Participantes (</w:t>
              </w:r>
              <w:proofErr w:type="spellStart"/>
              <w:r w:rsidRPr="000F4347">
                <w:rPr>
                  <w:rFonts w:ascii="Times New Roman" w:hAnsi="Times New Roman" w:cs="Times New Roman"/>
                  <w:b/>
                  <w:bCs/>
                  <w:rPrChange w:id="4084" w:author="WESLEY DOS SANTOS GATINHO" w:date="2025-08-08T21:07:00Z" w16du:dateUtc="2025-08-09T00:07:00Z">
                    <w:rPr>
                      <w:rFonts w:ascii="Times New Roman" w:hAnsi="Times New Roman" w:cs="Times New Roman"/>
                    </w:rPr>
                  </w:rPrChange>
                </w:rPr>
                <w:t>Lifelines</w:t>
              </w:r>
              <w:proofErr w:type="spellEnd"/>
              <w:r w:rsidRPr="000F4347">
                <w:rPr>
                  <w:rFonts w:ascii="Times New Roman" w:hAnsi="Times New Roman" w:cs="Times New Roman"/>
                  <w:b/>
                  <w:bCs/>
                  <w:rPrChange w:id="4085" w:author="WESLEY DOS SANTOS GATINHO" w:date="2025-08-08T21:07:00Z" w16du:dateUtc="2025-08-09T00:07:00Z">
                    <w:rPr>
                      <w:rFonts w:ascii="Times New Roman" w:hAnsi="Times New Roman" w:cs="Times New Roman"/>
                    </w:rPr>
                  </w:rPrChange>
                </w:rPr>
                <w:t>)</w:t>
              </w:r>
            </w:ins>
          </w:p>
          <w:p w14:paraId="6EDAD550" w14:textId="35AF1F1A" w:rsidR="000F4347" w:rsidRPr="000F4347" w:rsidRDefault="000F4347" w:rsidP="000F4347">
            <w:pPr>
              <w:pStyle w:val="PargrafodaLista"/>
              <w:numPr>
                <w:ilvl w:val="0"/>
                <w:numId w:val="108"/>
              </w:numPr>
              <w:spacing w:line="276" w:lineRule="auto"/>
              <w:rPr>
                <w:ins w:id="4086" w:author="WESLEY DOS SANTOS GATINHO" w:date="2025-08-08T21:08:00Z"/>
                <w:rFonts w:ascii="Times New Roman" w:hAnsi="Times New Roman" w:cs="Times New Roman"/>
                <w:lang w:val="pt-PT"/>
              </w:rPr>
            </w:pPr>
            <w:ins w:id="4087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: Usuário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>: O ator que inicia a interação. Representa a entidade humana que está utilizando o sistema.</w:t>
              </w:r>
            </w:ins>
          </w:p>
          <w:p w14:paraId="5C36459D" w14:textId="50ECF078" w:rsidR="000F4347" w:rsidRDefault="000F4347" w:rsidP="000F4347">
            <w:pPr>
              <w:pStyle w:val="PargrafodaLista"/>
              <w:numPr>
                <w:ilvl w:val="0"/>
                <w:numId w:val="108"/>
              </w:numPr>
              <w:spacing w:line="276" w:lineRule="auto"/>
              <w:rPr>
                <w:ins w:id="4088" w:author="WESLEY DOS SANTOS GATINHO" w:date="2025-08-08T21:08:00Z" w16du:dateUtc="2025-08-09T00:08:00Z"/>
                <w:rFonts w:ascii="Times New Roman" w:hAnsi="Times New Roman" w:cs="Times New Roman"/>
                <w:lang w:val="pt-PT"/>
              </w:rPr>
            </w:pPr>
            <w:ins w:id="4089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Tela Registro e Análise de Dados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>: O objeto que representa a interface de usuário (UI) para a funcionalidade de registro e análise de dados. É responsável por exibir as informações e interagir com outras partes do sistema para obter os dados.</w:t>
              </w:r>
            </w:ins>
          </w:p>
          <w:p w14:paraId="506CCC31" w14:textId="77777777" w:rsidR="000F4347" w:rsidRPr="000F4347" w:rsidRDefault="000F4347">
            <w:pPr>
              <w:pStyle w:val="PargrafodaLista"/>
              <w:spacing w:line="276" w:lineRule="auto"/>
              <w:rPr>
                <w:ins w:id="4090" w:author="WESLEY DOS SANTOS GATINHO" w:date="2025-08-08T21:08:00Z"/>
                <w:rFonts w:ascii="Times New Roman" w:hAnsi="Times New Roman" w:cs="Times New Roman"/>
                <w:lang w:val="pt-PT"/>
              </w:rPr>
              <w:pPrChange w:id="4091" w:author="WESLEY DOS SANTOS GATINHO" w:date="2025-08-08T21:08:00Z" w16du:dateUtc="2025-08-09T00:08:00Z">
                <w:pPr>
                  <w:pStyle w:val="PargrafodaLista"/>
                  <w:numPr>
                    <w:numId w:val="108"/>
                  </w:numPr>
                  <w:spacing w:line="276" w:lineRule="auto"/>
                  <w:ind w:hanging="360"/>
                </w:pPr>
              </w:pPrChange>
            </w:pPr>
          </w:p>
          <w:p w14:paraId="3CAF9039" w14:textId="77777777" w:rsidR="000F4347" w:rsidRDefault="000F4347" w:rsidP="000F4347">
            <w:pPr>
              <w:spacing w:line="276" w:lineRule="auto"/>
              <w:rPr>
                <w:ins w:id="4092" w:author="WESLEY DOS SANTOS GATINHO" w:date="2025-08-08T21:08:00Z" w16du:dateUtc="2025-08-09T00:08:00Z"/>
                <w:rFonts w:ascii="Times New Roman" w:hAnsi="Times New Roman" w:cs="Times New Roman"/>
                <w:b/>
                <w:bCs/>
                <w:lang w:val="pt-PT"/>
              </w:rPr>
            </w:pPr>
            <w:ins w:id="4093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Sequência de Mensagens</w:t>
              </w:r>
            </w:ins>
          </w:p>
          <w:p w14:paraId="30F273BF" w14:textId="77777777" w:rsidR="000F4347" w:rsidRPr="000F4347" w:rsidRDefault="000F4347" w:rsidP="000F4347">
            <w:pPr>
              <w:spacing w:line="276" w:lineRule="auto"/>
              <w:rPr>
                <w:ins w:id="4094" w:author="WESLEY DOS SANTOS GATINHO" w:date="2025-08-08T21:08:00Z"/>
                <w:rFonts w:ascii="Times New Roman" w:hAnsi="Times New Roman" w:cs="Times New Roman"/>
                <w:b/>
                <w:bCs/>
                <w:lang w:val="pt-PT"/>
              </w:rPr>
            </w:pPr>
          </w:p>
          <w:p w14:paraId="363CBE96" w14:textId="77777777" w:rsidR="000F4347" w:rsidRPr="000F4347" w:rsidRDefault="000F4347" w:rsidP="000F4347">
            <w:pPr>
              <w:numPr>
                <w:ilvl w:val="0"/>
                <w:numId w:val="109"/>
              </w:numPr>
              <w:spacing w:line="276" w:lineRule="auto"/>
              <w:rPr>
                <w:ins w:id="4095" w:author="WESLEY DOS SANTOS GATINHO" w:date="2025-08-08T21:08:00Z"/>
                <w:rFonts w:ascii="Times New Roman" w:hAnsi="Times New Roman" w:cs="Times New Roman"/>
                <w:b/>
                <w:bCs/>
                <w:lang w:val="pt-PT"/>
              </w:rPr>
            </w:pPr>
            <w:ins w:id="4096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Mensagem: clicaMenuItem('Registrar Dados')</w:t>
              </w:r>
            </w:ins>
          </w:p>
          <w:p w14:paraId="53685F33" w14:textId="77777777" w:rsidR="000F4347" w:rsidRPr="000F4347" w:rsidRDefault="000F4347" w:rsidP="000F4347">
            <w:pPr>
              <w:numPr>
                <w:ilvl w:val="1"/>
                <w:numId w:val="109"/>
              </w:numPr>
              <w:spacing w:line="276" w:lineRule="auto"/>
              <w:rPr>
                <w:ins w:id="4097" w:author="WESLEY DOS SANTOS GATINHO" w:date="2025-08-08T21:08:00Z"/>
                <w:rFonts w:ascii="Times New Roman" w:hAnsi="Times New Roman" w:cs="Times New Roman"/>
                <w:lang w:val="pt-PT"/>
                <w:rPrChange w:id="4098" w:author="WESLEY DOS SANTOS GATINHO" w:date="2025-08-08T21:09:00Z" w16du:dateUtc="2025-08-09T00:09:00Z">
                  <w:rPr>
                    <w:ins w:id="4099" w:author="WESLEY DOS SANTOS GATINHO" w:date="2025-08-08T21:08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</w:pPr>
            <w:ins w:id="4100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Remetente</w:t>
              </w:r>
              <w:r w:rsidRPr="000F4347">
                <w:rPr>
                  <w:rFonts w:ascii="Times New Roman" w:hAnsi="Times New Roman" w:cs="Times New Roman"/>
                  <w:lang w:val="pt-PT"/>
                  <w:rPrChange w:id="4101" w:author="WESLEY DOS SANTOS GATINHO" w:date="2025-08-08T21:09:00Z" w16du:dateUtc="2025-08-09T00:09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: Usuário</w:t>
              </w:r>
            </w:ins>
          </w:p>
          <w:p w14:paraId="66191824" w14:textId="77777777" w:rsidR="000F4347" w:rsidRPr="000F4347" w:rsidRDefault="000F4347" w:rsidP="000F4347">
            <w:pPr>
              <w:numPr>
                <w:ilvl w:val="1"/>
                <w:numId w:val="109"/>
              </w:numPr>
              <w:spacing w:line="276" w:lineRule="auto"/>
              <w:rPr>
                <w:ins w:id="4102" w:author="WESLEY DOS SANTOS GATINHO" w:date="2025-08-08T21:08:00Z"/>
                <w:rFonts w:ascii="Times New Roman" w:hAnsi="Times New Roman" w:cs="Times New Roman"/>
                <w:lang w:val="pt-PT"/>
                <w:rPrChange w:id="4103" w:author="WESLEY DOS SANTOS GATINHO" w:date="2025-08-08T21:09:00Z" w16du:dateUtc="2025-08-09T00:09:00Z">
                  <w:rPr>
                    <w:ins w:id="4104" w:author="WESLEY DOS SANTOS GATINHO" w:date="2025-08-08T21:08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</w:pPr>
            <w:ins w:id="4105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Destinatário</w:t>
              </w:r>
              <w:r w:rsidRPr="000F4347">
                <w:rPr>
                  <w:rFonts w:ascii="Times New Roman" w:hAnsi="Times New Roman" w:cs="Times New Roman"/>
                  <w:lang w:val="pt-PT"/>
                  <w:rPrChange w:id="4106" w:author="WESLEY DOS SANTOS GATINHO" w:date="2025-08-08T21:09:00Z" w16du:dateUtc="2025-08-09T00:09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Tela Registro e Análise de Dados</w:t>
              </w:r>
            </w:ins>
          </w:p>
          <w:p w14:paraId="6BC01D81" w14:textId="77777777" w:rsidR="000F4347" w:rsidRPr="000F4347" w:rsidRDefault="000F4347" w:rsidP="000F4347">
            <w:pPr>
              <w:numPr>
                <w:ilvl w:val="1"/>
                <w:numId w:val="109"/>
              </w:numPr>
              <w:spacing w:line="276" w:lineRule="auto"/>
              <w:rPr>
                <w:ins w:id="4107" w:author="WESLEY DOS SANTOS GATINHO" w:date="2025-08-08T21:08:00Z"/>
                <w:rFonts w:ascii="Times New Roman" w:hAnsi="Times New Roman" w:cs="Times New Roman"/>
                <w:lang w:val="pt-PT"/>
                <w:rPrChange w:id="4108" w:author="WESLEY DOS SANTOS GATINHO" w:date="2025-08-08T21:09:00Z" w16du:dateUtc="2025-08-09T00:09:00Z">
                  <w:rPr>
                    <w:ins w:id="4109" w:author="WESLEY DOS SANTOS GATINHO" w:date="2025-08-08T21:08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</w:pPr>
            <w:ins w:id="4110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Tipo</w:t>
              </w:r>
              <w:r w:rsidRPr="000F4347">
                <w:rPr>
                  <w:rFonts w:ascii="Times New Roman" w:hAnsi="Times New Roman" w:cs="Times New Roman"/>
                  <w:lang w:val="pt-PT"/>
                  <w:rPrChange w:id="4111" w:author="WESLEY DOS SANTOS GATINHO" w:date="2025-08-08T21:09:00Z" w16du:dateUtc="2025-08-09T00:09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Chamada síncrona.</w:t>
              </w:r>
            </w:ins>
          </w:p>
          <w:p w14:paraId="4438C471" w14:textId="77777777" w:rsidR="000F4347" w:rsidRPr="000F4347" w:rsidRDefault="000F4347" w:rsidP="000F4347">
            <w:pPr>
              <w:numPr>
                <w:ilvl w:val="1"/>
                <w:numId w:val="109"/>
              </w:numPr>
              <w:spacing w:line="276" w:lineRule="auto"/>
              <w:rPr>
                <w:ins w:id="4112" w:author="WESLEY DOS SANTOS GATINHO" w:date="2025-08-08T21:08:00Z"/>
                <w:rFonts w:ascii="Times New Roman" w:hAnsi="Times New Roman" w:cs="Times New Roman"/>
                <w:lang w:val="pt-PT"/>
                <w:rPrChange w:id="4113" w:author="WESLEY DOS SANTOS GATINHO" w:date="2025-08-08T21:09:00Z" w16du:dateUtc="2025-08-09T00:09:00Z">
                  <w:rPr>
                    <w:ins w:id="4114" w:author="WESLEY DOS SANTOS GATINHO" w:date="2025-08-08T21:08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</w:pPr>
            <w:ins w:id="4115" w:author="WESLEY DOS SANTOS GATINHO" w:date="2025-08-08T21:08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Descrição</w:t>
              </w:r>
              <w:r w:rsidRPr="000F4347">
                <w:rPr>
                  <w:rFonts w:ascii="Times New Roman" w:hAnsi="Times New Roman" w:cs="Times New Roman"/>
                  <w:lang w:val="pt-PT"/>
                  <w:rPrChange w:id="4116" w:author="WESLEY DOS SANTOS GATINHO" w:date="2025-08-08T21:09:00Z" w16du:dateUtc="2025-08-09T00:09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O usuário inicia o processo clicando na opção de menu "Registrar Dados".</w:t>
              </w:r>
            </w:ins>
          </w:p>
          <w:p w14:paraId="50D4F027" w14:textId="77777777" w:rsidR="000F4347" w:rsidRPr="000F4347" w:rsidRDefault="000F4347">
            <w:pPr>
              <w:spacing w:line="276" w:lineRule="auto"/>
              <w:ind w:left="720"/>
              <w:rPr>
                <w:ins w:id="4117" w:author="WESLEY DOS SANTOS GATINHO" w:date="2025-08-08T21:08:00Z"/>
                <w:rFonts w:ascii="Times New Roman" w:hAnsi="Times New Roman" w:cs="Times New Roman"/>
                <w:b/>
                <w:bCs/>
                <w:lang w:val="pt-PT"/>
              </w:rPr>
              <w:pPrChange w:id="4118" w:author="WESLEY DOS SANTOS GATINHO" w:date="2025-08-08T21:08:00Z" w16du:dateUtc="2025-08-09T00:08:00Z">
                <w:pPr>
                  <w:numPr>
                    <w:numId w:val="109"/>
                  </w:numPr>
                  <w:tabs>
                    <w:tab w:val="num" w:pos="720"/>
                  </w:tabs>
                  <w:spacing w:line="276" w:lineRule="auto"/>
                  <w:ind w:left="720" w:hanging="360"/>
                </w:pPr>
              </w:pPrChange>
            </w:pPr>
          </w:p>
          <w:p w14:paraId="476E38D6" w14:textId="36CA1443" w:rsidR="000F4347" w:rsidRPr="000F4347" w:rsidRDefault="000F4347">
            <w:pPr>
              <w:spacing w:line="276" w:lineRule="auto"/>
              <w:rPr>
                <w:rFonts w:ascii="Times New Roman" w:hAnsi="Times New Roman" w:cs="Times New Roman"/>
                <w:b/>
                <w:bCs/>
                <w:lang w:val="pt-PT"/>
                <w:rPrChange w:id="4119" w:author="WESLEY DOS SANTOS GATINHO" w:date="2025-08-08T21:08:00Z" w16du:dateUtc="2025-08-09T00:08:00Z">
                  <w:rPr>
                    <w:lang w:val="pt-PT"/>
                  </w:rPr>
                </w:rPrChange>
              </w:rPr>
              <w:pPrChange w:id="4120" w:author="WESLEY DOS SANTOS GATINHO" w:date="2025-08-08T21:08:00Z" w16du:dateUtc="2025-08-09T00:08:00Z">
                <w:pPr>
                  <w:jc w:val="both"/>
                </w:pPr>
              </w:pPrChange>
            </w:pPr>
          </w:p>
        </w:tc>
      </w:tr>
      <w:tr w:rsidR="000F4347" w:rsidRPr="001F772C" w14:paraId="1D206BF1" w14:textId="77777777" w:rsidTr="0097252F">
        <w:trPr>
          <w:trHeight w:val="300"/>
          <w:ins w:id="4121" w:author="WESLEY DOS SANTOS GATINHO" w:date="2025-08-08T21:09:00Z"/>
        </w:trPr>
        <w:tc>
          <w:tcPr>
            <w:tcW w:w="9061" w:type="dxa"/>
          </w:tcPr>
          <w:p w14:paraId="598CCA2D" w14:textId="77777777" w:rsidR="000F4347" w:rsidRPr="000F4347" w:rsidRDefault="000F4347" w:rsidP="000F4347">
            <w:pPr>
              <w:pStyle w:val="PargrafodaLista"/>
              <w:numPr>
                <w:ilvl w:val="0"/>
                <w:numId w:val="109"/>
              </w:numPr>
              <w:spacing w:line="276" w:lineRule="auto"/>
              <w:rPr>
                <w:ins w:id="4122" w:author="WESLEY DOS SANTOS GATINHO" w:date="2025-08-08T21:09:00Z" w16du:dateUtc="2025-08-09T00:09:00Z"/>
                <w:rFonts w:ascii="Times New Roman" w:hAnsi="Times New Roman" w:cs="Times New Roman"/>
                <w:b/>
                <w:bCs/>
                <w:lang w:val="pt-PT"/>
                <w:rPrChange w:id="4123" w:author="WESLEY DOS SANTOS GATINHO" w:date="2025-08-08T21:09:00Z" w16du:dateUtc="2025-08-09T00:09:00Z">
                  <w:rPr>
                    <w:ins w:id="4124" w:author="WESLEY DOS SANTOS GATINHO" w:date="2025-08-08T21:09:00Z" w16du:dateUtc="2025-08-09T00:09:00Z"/>
                    <w:rFonts w:ascii="Times New Roman" w:hAnsi="Times New Roman" w:cs="Times New Roman"/>
                    <w:b/>
                    <w:bCs/>
                  </w:rPr>
                </w:rPrChange>
              </w:rPr>
            </w:pPr>
            <w:ins w:id="4125" w:author="WESLEY DOS SANTOS GATINHO" w:date="2025-08-08T21:09:00Z">
              <w:r w:rsidRPr="000F4347">
                <w:rPr>
                  <w:rFonts w:ascii="Times New Roman" w:hAnsi="Times New Roman" w:cs="Times New Roman"/>
                  <w:b/>
                  <w:bCs/>
                </w:rPr>
                <w:t xml:space="preserve">Mensagem: </w:t>
              </w:r>
              <w:proofErr w:type="spellStart"/>
              <w:proofErr w:type="gramStart"/>
              <w:r w:rsidRPr="000F4347">
                <w:rPr>
                  <w:rFonts w:ascii="Times New Roman" w:hAnsi="Times New Roman" w:cs="Times New Roman"/>
                  <w:b/>
                  <w:bCs/>
                </w:rPr>
                <w:t>exibeTela</w:t>
              </w:r>
              <w:proofErr w:type="spellEnd"/>
              <w:r w:rsidRPr="000F4347">
                <w:rPr>
                  <w:rFonts w:ascii="Times New Roman" w:hAnsi="Times New Roman" w:cs="Times New Roman"/>
                  <w:b/>
                  <w:bCs/>
                </w:rPr>
                <w:t>(</w:t>
              </w:r>
              <w:proofErr w:type="gramEnd"/>
              <w:r w:rsidRPr="000F4347">
                <w:rPr>
                  <w:rFonts w:ascii="Times New Roman" w:hAnsi="Times New Roman" w:cs="Times New Roman"/>
                  <w:b/>
                  <w:bCs/>
                </w:rPr>
                <w:t>'Registro e Análise de Dados')</w:t>
              </w:r>
            </w:ins>
          </w:p>
          <w:p w14:paraId="51803008" w14:textId="360191FE" w:rsidR="000F4347" w:rsidRPr="000F4347" w:rsidRDefault="000F4347">
            <w:pPr>
              <w:pStyle w:val="PargrafodaLista"/>
              <w:numPr>
                <w:ilvl w:val="0"/>
                <w:numId w:val="111"/>
              </w:numPr>
              <w:spacing w:line="276" w:lineRule="auto"/>
              <w:rPr>
                <w:ins w:id="4126" w:author="WESLEY DOS SANTOS GATINHO" w:date="2025-08-08T21:10:00Z"/>
                <w:rFonts w:ascii="Times New Roman" w:hAnsi="Times New Roman" w:cs="Times New Roman"/>
                <w:lang w:val="pt-PT"/>
                <w:rPrChange w:id="4127" w:author="WESLEY DOS SANTOS GATINHO" w:date="2025-08-08T21:10:00Z" w16du:dateUtc="2025-08-09T00:10:00Z">
                  <w:rPr>
                    <w:ins w:id="4128" w:author="WESLEY DOS SANTOS GATINHO" w:date="2025-08-08T21:10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  <w:pPrChange w:id="4129" w:author="WESLEY DOS SANTOS GATINHO" w:date="2025-08-08T21:10:00Z" w16du:dateUtc="2025-08-09T00:10:00Z">
                <w:pPr>
                  <w:pStyle w:val="PargrafodaLista"/>
                  <w:spacing w:line="276" w:lineRule="auto"/>
                </w:pPr>
              </w:pPrChange>
            </w:pPr>
            <w:ins w:id="4130" w:author="WESLEY DOS SANTOS GATINHO" w:date="2025-08-08T21:10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lastRenderedPageBreak/>
                <w:t>Remetente</w:t>
              </w:r>
              <w:r w:rsidRPr="000F4347">
                <w:rPr>
                  <w:rFonts w:ascii="Times New Roman" w:hAnsi="Times New Roman" w:cs="Times New Roman"/>
                  <w:lang w:val="pt-PT"/>
                  <w:rPrChange w:id="4131" w:author="WESLEY DOS SANTOS GATINHO" w:date="2025-08-08T21:10:00Z" w16du:dateUtc="2025-08-09T00:10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Tela Registro e Análise de Dados</w:t>
              </w:r>
            </w:ins>
          </w:p>
          <w:p w14:paraId="3DBF83A4" w14:textId="29836534" w:rsidR="000F4347" w:rsidRPr="000F4347" w:rsidRDefault="000F4347">
            <w:pPr>
              <w:pStyle w:val="PargrafodaLista"/>
              <w:numPr>
                <w:ilvl w:val="0"/>
                <w:numId w:val="111"/>
              </w:numPr>
              <w:spacing w:line="276" w:lineRule="auto"/>
              <w:rPr>
                <w:ins w:id="4132" w:author="WESLEY DOS SANTOS GATINHO" w:date="2025-08-08T21:10:00Z"/>
                <w:rFonts w:ascii="Times New Roman" w:hAnsi="Times New Roman" w:cs="Times New Roman"/>
                <w:lang w:val="pt-PT"/>
                <w:rPrChange w:id="4133" w:author="WESLEY DOS SANTOS GATINHO" w:date="2025-08-08T21:10:00Z" w16du:dateUtc="2025-08-09T00:10:00Z">
                  <w:rPr>
                    <w:ins w:id="4134" w:author="WESLEY DOS SANTOS GATINHO" w:date="2025-08-08T21:10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  <w:pPrChange w:id="4135" w:author="WESLEY DOS SANTOS GATINHO" w:date="2025-08-08T21:10:00Z" w16du:dateUtc="2025-08-09T00:10:00Z">
                <w:pPr>
                  <w:pStyle w:val="PargrafodaLista"/>
                  <w:spacing w:line="276" w:lineRule="auto"/>
                </w:pPr>
              </w:pPrChange>
            </w:pPr>
            <w:ins w:id="4136" w:author="WESLEY DOS SANTOS GATINHO" w:date="2025-08-08T21:10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Destinatário</w:t>
              </w:r>
              <w:r w:rsidRPr="000F4347">
                <w:rPr>
                  <w:rFonts w:ascii="Times New Roman" w:hAnsi="Times New Roman" w:cs="Times New Roman"/>
                  <w:lang w:val="pt-PT"/>
                  <w:rPrChange w:id="4137" w:author="WESLEY DOS SANTOS GATINHO" w:date="2025-08-08T21:10:00Z" w16du:dateUtc="2025-08-09T00:10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: Usuário</w:t>
              </w:r>
            </w:ins>
          </w:p>
          <w:p w14:paraId="7729F128" w14:textId="5A6BC4F3" w:rsidR="000F4347" w:rsidRPr="000F4347" w:rsidRDefault="000F4347">
            <w:pPr>
              <w:pStyle w:val="PargrafodaLista"/>
              <w:numPr>
                <w:ilvl w:val="0"/>
                <w:numId w:val="111"/>
              </w:numPr>
              <w:spacing w:line="276" w:lineRule="auto"/>
              <w:rPr>
                <w:ins w:id="4138" w:author="WESLEY DOS SANTOS GATINHO" w:date="2025-08-08T21:10:00Z"/>
                <w:rFonts w:ascii="Times New Roman" w:hAnsi="Times New Roman" w:cs="Times New Roman"/>
                <w:lang w:val="pt-PT"/>
                <w:rPrChange w:id="4139" w:author="WESLEY DOS SANTOS GATINHO" w:date="2025-08-08T21:10:00Z" w16du:dateUtc="2025-08-09T00:10:00Z">
                  <w:rPr>
                    <w:ins w:id="4140" w:author="WESLEY DOS SANTOS GATINHO" w:date="2025-08-08T21:10:00Z"/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  <w:pPrChange w:id="4141" w:author="WESLEY DOS SANTOS GATINHO" w:date="2025-08-08T21:10:00Z" w16du:dateUtc="2025-08-09T00:10:00Z">
                <w:pPr>
                  <w:pStyle w:val="PargrafodaLista"/>
                  <w:spacing w:line="276" w:lineRule="auto"/>
                </w:pPr>
              </w:pPrChange>
            </w:pPr>
            <w:ins w:id="4142" w:author="WESLEY DOS SANTOS GATINHO" w:date="2025-08-08T21:10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Tipo</w:t>
              </w:r>
              <w:r w:rsidRPr="000F4347">
                <w:rPr>
                  <w:rFonts w:ascii="Times New Roman" w:hAnsi="Times New Roman" w:cs="Times New Roman"/>
                  <w:lang w:val="pt-PT"/>
                  <w:rPrChange w:id="4143" w:author="WESLEY DOS SANTOS GATINHO" w:date="2025-08-08T21:10:00Z" w16du:dateUtc="2025-08-09T00:10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Retorno (implícito).</w:t>
              </w:r>
            </w:ins>
          </w:p>
          <w:p w14:paraId="2EA8D518" w14:textId="77777777" w:rsidR="000F4347" w:rsidRDefault="000F4347" w:rsidP="000F4347">
            <w:pPr>
              <w:pStyle w:val="PargrafodaLista"/>
              <w:numPr>
                <w:ilvl w:val="0"/>
                <w:numId w:val="111"/>
              </w:numPr>
              <w:spacing w:line="276" w:lineRule="auto"/>
              <w:rPr>
                <w:ins w:id="4144" w:author="WESLEY DOS SANTOS GATINHO" w:date="2025-08-08T21:11:00Z" w16du:dateUtc="2025-08-09T00:11:00Z"/>
                <w:rFonts w:ascii="Times New Roman" w:hAnsi="Times New Roman" w:cs="Times New Roman"/>
                <w:lang w:val="pt-PT"/>
              </w:rPr>
            </w:pPr>
            <w:ins w:id="4145" w:author="WESLEY DOS SANTOS GATINHO" w:date="2025-08-08T21:10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Descrição</w:t>
              </w:r>
              <w:r w:rsidRPr="000F4347">
                <w:rPr>
                  <w:rFonts w:ascii="Times New Roman" w:hAnsi="Times New Roman" w:cs="Times New Roman"/>
                  <w:lang w:val="pt-PT"/>
                  <w:rPrChange w:id="4146" w:author="WESLEY DOS SANTOS GATINHO" w:date="2025-08-08T21:10:00Z" w16du:dateUtc="2025-08-09T00:10:00Z">
                    <w:rPr>
                      <w:rFonts w:ascii="Times New Roman" w:hAnsi="Times New Roman" w:cs="Times New Roman"/>
                      <w:b/>
                      <w:bCs/>
                      <w:lang w:val="pt-PT"/>
                    </w:rPr>
                  </w:rPrChange>
                </w:rPr>
                <w:t>: A tela é exibida para o usuário como resposta à sua ação. Este passo é mostrado como uma linha tracejada de retorno, indicando que a tela se torna visível.</w:t>
              </w:r>
            </w:ins>
          </w:p>
          <w:p w14:paraId="0F38C815" w14:textId="77777777" w:rsidR="000F4347" w:rsidRDefault="000F4347" w:rsidP="000F4347">
            <w:pPr>
              <w:pStyle w:val="PargrafodaLista"/>
              <w:spacing w:line="276" w:lineRule="auto"/>
              <w:rPr>
                <w:ins w:id="4147" w:author="WESLEY DOS SANTOS GATINHO" w:date="2025-08-08T21:12:00Z" w16du:dateUtc="2025-08-09T00:12:00Z"/>
                <w:rFonts w:ascii="Times New Roman" w:hAnsi="Times New Roman" w:cs="Times New Roman"/>
                <w:lang w:val="pt-PT"/>
              </w:rPr>
            </w:pPr>
          </w:p>
          <w:p w14:paraId="501BA823" w14:textId="19B3B8E3" w:rsidR="000F4347" w:rsidRPr="000F4347" w:rsidRDefault="000F4347">
            <w:pPr>
              <w:pStyle w:val="PargrafodaLista"/>
              <w:numPr>
                <w:ilvl w:val="0"/>
                <w:numId w:val="109"/>
              </w:numPr>
              <w:spacing w:line="276" w:lineRule="auto"/>
              <w:rPr>
                <w:ins w:id="4148" w:author="WESLEY DOS SANTOS GATINHO" w:date="2025-08-08T21:12:00Z"/>
                <w:rFonts w:ascii="Times New Roman" w:hAnsi="Times New Roman" w:cs="Times New Roman"/>
                <w:lang w:val="pt-PT"/>
              </w:rPr>
              <w:pPrChange w:id="4149" w:author="WESLEY DOS SANTOS GATINHO" w:date="2025-08-08T21:12:00Z" w16du:dateUtc="2025-08-09T00:12:00Z">
                <w:pPr>
                  <w:pStyle w:val="PargrafodaLista"/>
                  <w:spacing w:line="276" w:lineRule="auto"/>
                </w:pPr>
              </w:pPrChange>
            </w:pPr>
            <w:ins w:id="4150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Mensagem: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requisitaDadosIniciais()</w:t>
              </w:r>
            </w:ins>
          </w:p>
          <w:p w14:paraId="500E2D71" w14:textId="77777777" w:rsidR="000F4347" w:rsidRPr="000F4347" w:rsidRDefault="000F4347" w:rsidP="000F4347">
            <w:pPr>
              <w:pStyle w:val="PargrafodaLista"/>
              <w:numPr>
                <w:ilvl w:val="0"/>
                <w:numId w:val="116"/>
              </w:numPr>
              <w:spacing w:line="276" w:lineRule="auto"/>
              <w:rPr>
                <w:ins w:id="4151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152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Remetente: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Tela Registro e Análise de Dados</w:t>
              </w:r>
            </w:ins>
          </w:p>
          <w:p w14:paraId="4AF22303" w14:textId="77777777" w:rsidR="000F4347" w:rsidRPr="000F4347" w:rsidRDefault="000F4347" w:rsidP="000F4347">
            <w:pPr>
              <w:pStyle w:val="PargrafodaLista"/>
              <w:numPr>
                <w:ilvl w:val="0"/>
                <w:numId w:val="116"/>
              </w:numPr>
              <w:spacing w:line="276" w:lineRule="auto"/>
              <w:rPr>
                <w:ins w:id="4153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154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Destinatário: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Tela Registro e Análise de Dados (auto-chamada)</w:t>
              </w:r>
            </w:ins>
          </w:p>
          <w:p w14:paraId="4636178F" w14:textId="77777777" w:rsidR="000F4347" w:rsidRPr="000F4347" w:rsidRDefault="000F4347" w:rsidP="000F4347">
            <w:pPr>
              <w:pStyle w:val="PargrafodaLista"/>
              <w:numPr>
                <w:ilvl w:val="0"/>
                <w:numId w:val="116"/>
              </w:numPr>
              <w:spacing w:line="276" w:lineRule="auto"/>
              <w:rPr>
                <w:ins w:id="4155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156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Tipo: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Chamada síncrona.</w:t>
              </w:r>
            </w:ins>
          </w:p>
          <w:p w14:paraId="2432B140" w14:textId="77777777" w:rsidR="000F4347" w:rsidRDefault="000F4347" w:rsidP="000F4347">
            <w:pPr>
              <w:pStyle w:val="PargrafodaLista"/>
              <w:numPr>
                <w:ilvl w:val="0"/>
                <w:numId w:val="116"/>
              </w:numPr>
              <w:spacing w:line="276" w:lineRule="auto"/>
              <w:rPr>
                <w:ins w:id="4157" w:author="WESLEY DOS SANTOS GATINHO" w:date="2025-08-08T21:12:00Z" w16du:dateUtc="2025-08-09T00:12:00Z"/>
                <w:rFonts w:ascii="Times New Roman" w:hAnsi="Times New Roman" w:cs="Times New Roman"/>
                <w:lang w:val="pt-PT"/>
              </w:rPr>
            </w:pPr>
            <w:ins w:id="4158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Descrição: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Após ser exibida, a própria tela invoca um método para buscar os dados que serão exibidos por padrão.</w:t>
              </w:r>
            </w:ins>
          </w:p>
          <w:p w14:paraId="3FDB2DFF" w14:textId="77777777" w:rsidR="000F4347" w:rsidRPr="000F4347" w:rsidRDefault="000F4347">
            <w:pPr>
              <w:pStyle w:val="PargrafodaLista"/>
              <w:spacing w:line="276" w:lineRule="auto"/>
              <w:rPr>
                <w:ins w:id="4159" w:author="WESLEY DOS SANTOS GATINHO" w:date="2025-08-08T21:12:00Z"/>
                <w:rFonts w:ascii="Times New Roman" w:hAnsi="Times New Roman" w:cs="Times New Roman"/>
                <w:lang w:val="pt-PT"/>
              </w:rPr>
              <w:pPrChange w:id="4160" w:author="WESLEY DOS SANTOS GATINHO" w:date="2025-08-08T21:12:00Z" w16du:dateUtc="2025-08-09T00:12:00Z">
                <w:pPr>
                  <w:pStyle w:val="PargrafodaLista"/>
                  <w:numPr>
                    <w:numId w:val="116"/>
                  </w:numPr>
                  <w:tabs>
                    <w:tab w:val="num" w:pos="720"/>
                  </w:tabs>
                  <w:spacing w:line="276" w:lineRule="auto"/>
                  <w:ind w:hanging="360"/>
                </w:pPr>
              </w:pPrChange>
            </w:pPr>
          </w:p>
          <w:p w14:paraId="47C6B818" w14:textId="07AF0CA4" w:rsidR="000F4347" w:rsidRPr="000F4347" w:rsidRDefault="000F4347">
            <w:pPr>
              <w:pStyle w:val="PargrafodaLista"/>
              <w:numPr>
                <w:ilvl w:val="0"/>
                <w:numId w:val="109"/>
              </w:numPr>
              <w:spacing w:line="276" w:lineRule="auto"/>
              <w:rPr>
                <w:ins w:id="4161" w:author="WESLEY DOS SANTOS GATINHO" w:date="2025-08-08T21:12:00Z"/>
                <w:rFonts w:ascii="Times New Roman" w:hAnsi="Times New Roman" w:cs="Times New Roman"/>
                <w:lang w:val="pt-PT"/>
              </w:rPr>
              <w:pPrChange w:id="4162" w:author="WESLEY DOS SANTOS GATINHO" w:date="2025-08-08T21:12:00Z" w16du:dateUtc="2025-08-09T00:12:00Z">
                <w:pPr>
                  <w:pStyle w:val="PargrafodaLista"/>
                  <w:spacing w:line="276" w:lineRule="auto"/>
                </w:pPr>
              </w:pPrChange>
            </w:pPr>
            <w:ins w:id="4163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Mensagem: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carregaAbaPadrao('Cardio')</w:t>
              </w:r>
            </w:ins>
          </w:p>
          <w:p w14:paraId="2D915460" w14:textId="77777777" w:rsidR="000F4347" w:rsidRPr="000F4347" w:rsidRDefault="000F4347" w:rsidP="000F4347">
            <w:pPr>
              <w:pStyle w:val="PargrafodaLista"/>
              <w:numPr>
                <w:ilvl w:val="0"/>
                <w:numId w:val="117"/>
              </w:numPr>
              <w:spacing w:line="276" w:lineRule="auto"/>
              <w:rPr>
                <w:ins w:id="4164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165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Remetente: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Tela Registro e Análise de Dados</w:t>
              </w:r>
            </w:ins>
          </w:p>
          <w:p w14:paraId="3B5EB0AE" w14:textId="77777777" w:rsidR="000F4347" w:rsidRPr="000F4347" w:rsidRDefault="000F4347" w:rsidP="000F4347">
            <w:pPr>
              <w:pStyle w:val="PargrafodaLista"/>
              <w:numPr>
                <w:ilvl w:val="0"/>
                <w:numId w:val="117"/>
              </w:numPr>
              <w:spacing w:line="276" w:lineRule="auto"/>
              <w:rPr>
                <w:ins w:id="4166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167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Destinatário: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: Usuário</w:t>
              </w:r>
            </w:ins>
          </w:p>
          <w:p w14:paraId="3AACD9D4" w14:textId="77777777" w:rsidR="000F4347" w:rsidRPr="000F4347" w:rsidRDefault="000F4347" w:rsidP="000F4347">
            <w:pPr>
              <w:pStyle w:val="PargrafodaLista"/>
              <w:numPr>
                <w:ilvl w:val="0"/>
                <w:numId w:val="117"/>
              </w:numPr>
              <w:spacing w:line="276" w:lineRule="auto"/>
              <w:rPr>
                <w:ins w:id="4168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169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Tipo: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Retorno (implícito).</w:t>
              </w:r>
            </w:ins>
          </w:p>
          <w:p w14:paraId="142D72F5" w14:textId="77777777" w:rsidR="000F4347" w:rsidRPr="000F4347" w:rsidRDefault="000F4347" w:rsidP="000F4347">
            <w:pPr>
              <w:pStyle w:val="PargrafodaLista"/>
              <w:numPr>
                <w:ilvl w:val="0"/>
                <w:numId w:val="117"/>
              </w:numPr>
              <w:spacing w:line="276" w:lineRule="auto"/>
              <w:rPr>
                <w:ins w:id="4170" w:author="WESLEY DOS SANTOS GATINHO" w:date="2025-08-08T21:12:00Z"/>
                <w:rFonts w:ascii="Times New Roman" w:hAnsi="Times New Roman" w:cs="Times New Roman"/>
                <w:lang w:val="pt-PT"/>
              </w:rPr>
            </w:pPr>
            <w:ins w:id="4171" w:author="WESLEY DOS SANTOS GATINHO" w:date="2025-08-08T21:12:00Z">
              <w:r w:rsidRPr="000F4347">
                <w:rPr>
                  <w:rFonts w:ascii="Times New Roman" w:hAnsi="Times New Roman" w:cs="Times New Roman"/>
                  <w:b/>
                  <w:bCs/>
                  <w:lang w:val="pt-PT"/>
                </w:rPr>
                <w:t>Descrição:</w:t>
              </w:r>
              <w:r w:rsidRPr="000F4347">
                <w:rPr>
                  <w:rFonts w:ascii="Times New Roman" w:hAnsi="Times New Roman" w:cs="Times New Roman"/>
                  <w:lang w:val="pt-PT"/>
                </w:rPr>
                <w:t xml:space="preserve"> Após a requisição de dados, a tela carrega a aba padrão "Cardio" e a exibe para o usuário, completando a inicialização da interface.</w:t>
              </w:r>
            </w:ins>
          </w:p>
          <w:p w14:paraId="3D3B0AF7" w14:textId="1877FFA3" w:rsidR="000F4347" w:rsidRPr="000F4347" w:rsidRDefault="000F4347">
            <w:pPr>
              <w:pStyle w:val="PargrafodaLista"/>
              <w:spacing w:line="276" w:lineRule="auto"/>
              <w:rPr>
                <w:ins w:id="4172" w:author="WESLEY DOS SANTOS GATINHO" w:date="2025-08-08T21:09:00Z" w16du:dateUtc="2025-08-09T00:09:00Z"/>
                <w:rFonts w:ascii="Times New Roman" w:hAnsi="Times New Roman" w:cs="Times New Roman"/>
                <w:lang w:val="pt-PT"/>
                <w:rPrChange w:id="4173" w:author="WESLEY DOS SANTOS GATINHO" w:date="2025-08-08T21:11:00Z" w16du:dateUtc="2025-08-09T00:11:00Z">
                  <w:rPr>
                    <w:ins w:id="4174" w:author="WESLEY DOS SANTOS GATINHO" w:date="2025-08-08T21:09:00Z" w16du:dateUtc="2025-08-09T00:09:00Z"/>
                    <w:lang w:val="pt-PT"/>
                  </w:rPr>
                </w:rPrChange>
              </w:rPr>
              <w:pPrChange w:id="4175" w:author="WESLEY DOS SANTOS GATINHO" w:date="2025-08-08T21:12:00Z" w16du:dateUtc="2025-08-09T00:12:00Z">
                <w:pPr>
                  <w:spacing w:line="276" w:lineRule="auto"/>
                  <w:jc w:val="center"/>
                </w:pPr>
              </w:pPrChange>
            </w:pPr>
          </w:p>
        </w:tc>
      </w:tr>
    </w:tbl>
    <w:p w14:paraId="319245FB" w14:textId="77777777" w:rsidR="00835AC8" w:rsidRPr="001F772C" w:rsidRDefault="00835AC8">
      <w:pPr>
        <w:spacing w:line="276" w:lineRule="auto"/>
        <w:jc w:val="both"/>
        <w:rPr>
          <w:rFonts w:ascii="Times New Roman" w:hAnsi="Times New Roman" w:cs="Times New Roman"/>
          <w:lang w:val="pt-PT"/>
        </w:rPr>
        <w:pPrChange w:id="4176" w:author="WESLEY DOS SANTOS GATINHO" w:date="2025-06-13T20:45:00Z">
          <w:pPr>
            <w:jc w:val="both"/>
          </w:pPr>
        </w:pPrChange>
      </w:pPr>
    </w:p>
    <w:p w14:paraId="5933502B" w14:textId="77777777" w:rsidR="00805D1A" w:rsidRPr="001F772C" w:rsidRDefault="00805D1A">
      <w:pPr>
        <w:spacing w:line="276" w:lineRule="auto"/>
        <w:jc w:val="both"/>
        <w:rPr>
          <w:rFonts w:ascii="Times New Roman" w:hAnsi="Times New Roman" w:cs="Times New Roman"/>
          <w:b/>
          <w:bCs/>
          <w:lang w:val="pt-PT"/>
        </w:rPr>
        <w:pPrChange w:id="4177" w:author="WESLEY DOS SANTOS GATINHO" w:date="2025-06-13T20:45:00Z">
          <w:pPr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6.2 Diagrama de Sequência: Acessar Registro e Análise de Dados</w:t>
      </w:r>
    </w:p>
    <w:p w14:paraId="38664294" w14:textId="423E2C26" w:rsidR="000F4347" w:rsidRDefault="000F4347" w:rsidP="000F4347">
      <w:pPr>
        <w:spacing w:line="276" w:lineRule="auto"/>
        <w:ind w:firstLine="709"/>
        <w:jc w:val="both"/>
        <w:rPr>
          <w:ins w:id="4178" w:author="WESLEY DOS SANTOS GATINHO" w:date="2025-08-08T21:13:00Z" w16du:dateUtc="2025-08-09T00:13:00Z"/>
          <w:rFonts w:ascii="Times New Roman" w:hAnsi="Times New Roman" w:cs="Times New Roman"/>
        </w:rPr>
      </w:pPr>
      <w:ins w:id="4179" w:author="WESLEY DOS SANTOS GATINHO" w:date="2025-08-08T21:13:00Z">
        <w:r w:rsidRPr="000F4347">
          <w:rPr>
            <w:rFonts w:ascii="Times New Roman" w:hAnsi="Times New Roman" w:cs="Times New Roman"/>
          </w:rPr>
          <w:t>Este diagrama de sequência ilustra a interação do usuário ao selecionar uma aba na tela "Registro e Análise de Dados". O cenário específico detalhado é o carregamento do conteúdo correspondente à aba de "Peso" após o usuário clicar nela.</w:t>
        </w:r>
      </w:ins>
      <w:del w:id="4180" w:author="WESLEY DOS SANTOS GATINHO" w:date="2025-08-08T21:13:00Z" w16du:dateUtc="2025-08-09T00:13:00Z">
        <w:r w:rsidR="00805D1A" w:rsidRPr="001F772C" w:rsidDel="000F4347">
          <w:rPr>
            <w:rFonts w:ascii="Times New Roman" w:hAnsi="Times New Roman" w:cs="Times New Roman"/>
            <w:lang w:val="pt-PT"/>
          </w:rPr>
          <w:delText>Este diagrama detalha como um usuário acessa a tela de registro e análise de dados a partir do menu principal.</w:delText>
        </w:r>
      </w:del>
    </w:p>
    <w:p w14:paraId="73D786C3" w14:textId="052EA522" w:rsidR="000F4347" w:rsidRPr="000F4347" w:rsidRDefault="000F4347">
      <w:pPr>
        <w:pStyle w:val="PargrafodaLista"/>
        <w:numPr>
          <w:ilvl w:val="0"/>
          <w:numId w:val="120"/>
        </w:numPr>
        <w:spacing w:line="276" w:lineRule="auto"/>
        <w:jc w:val="both"/>
        <w:rPr>
          <w:ins w:id="4181" w:author="WESLEY DOS SANTOS GATINHO" w:date="2025-08-08T21:13:00Z"/>
          <w:rFonts w:ascii="Times New Roman" w:hAnsi="Times New Roman" w:cs="Times New Roman"/>
          <w:b/>
          <w:bCs/>
          <w:lang w:val="pt-PT"/>
          <w:rPrChange w:id="4182" w:author="WESLEY DOS SANTOS GATINHO" w:date="2025-08-08T21:14:00Z" w16du:dateUtc="2025-08-09T00:14:00Z">
            <w:rPr>
              <w:ins w:id="4183" w:author="WESLEY DOS SANTOS GATINHO" w:date="2025-08-08T21:13:00Z"/>
              <w:lang w:val="pt-PT"/>
            </w:rPr>
          </w:rPrChange>
        </w:rPr>
        <w:pPrChange w:id="4184" w:author="WESLEY DOS SANTOS GATINHO" w:date="2025-08-08T21:14:00Z" w16du:dateUtc="2025-08-09T00:14:00Z">
          <w:pPr>
            <w:spacing w:line="276" w:lineRule="auto"/>
            <w:ind w:firstLine="709"/>
            <w:jc w:val="both"/>
          </w:pPr>
        </w:pPrChange>
      </w:pPr>
      <w:ins w:id="4185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  <w:rPrChange w:id="4186" w:author="WESLEY DOS SANTOS GATINHO" w:date="2025-08-08T21:14:00Z" w16du:dateUtc="2025-08-09T00:14:00Z">
              <w:rPr>
                <w:lang w:val="pt-PT"/>
              </w:rPr>
            </w:rPrChange>
          </w:rPr>
          <w:t>Participantes (Lifelines)</w:t>
        </w:r>
      </w:ins>
    </w:p>
    <w:p w14:paraId="2E59D656" w14:textId="77777777" w:rsidR="000F4347" w:rsidRPr="000F4347" w:rsidRDefault="000F4347" w:rsidP="000F4347">
      <w:pPr>
        <w:numPr>
          <w:ilvl w:val="0"/>
          <w:numId w:val="118"/>
        </w:numPr>
        <w:spacing w:line="276" w:lineRule="auto"/>
        <w:jc w:val="both"/>
        <w:rPr>
          <w:ins w:id="4187" w:author="WESLEY DOS SANTOS GATINHO" w:date="2025-08-08T21:13:00Z"/>
          <w:rFonts w:ascii="Times New Roman" w:hAnsi="Times New Roman" w:cs="Times New Roman"/>
          <w:lang w:val="pt-PT"/>
        </w:rPr>
      </w:pPr>
      <w:ins w:id="4188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0F4347">
          <w:rPr>
            <w:rFonts w:ascii="Times New Roman" w:hAnsi="Times New Roman" w:cs="Times New Roman"/>
            <w:lang w:val="pt-PT"/>
          </w:rPr>
          <w:t>: O ator que interage com a interface do sistema.</w:t>
        </w:r>
      </w:ins>
    </w:p>
    <w:p w14:paraId="22DCD5E5" w14:textId="3B521B13" w:rsidR="000F4347" w:rsidRPr="000F4347" w:rsidRDefault="000F4347">
      <w:pPr>
        <w:numPr>
          <w:ilvl w:val="0"/>
          <w:numId w:val="118"/>
        </w:numPr>
        <w:spacing w:line="276" w:lineRule="auto"/>
        <w:jc w:val="both"/>
        <w:rPr>
          <w:ins w:id="4189" w:author="WESLEY DOS SANTOS GATINHO" w:date="2025-08-08T21:13:00Z"/>
          <w:rFonts w:ascii="Times New Roman" w:hAnsi="Times New Roman" w:cs="Times New Roman"/>
          <w:lang w:val="pt-PT"/>
        </w:rPr>
        <w:pPrChange w:id="4190" w:author="WESLEY DOS SANTOS GATINHO" w:date="2025-08-08T21:13:00Z" w16du:dateUtc="2025-08-09T00:13:00Z">
          <w:pPr>
            <w:spacing w:line="276" w:lineRule="auto"/>
            <w:ind w:firstLine="709"/>
            <w:jc w:val="both"/>
          </w:pPr>
        </w:pPrChange>
      </w:pPr>
      <w:ins w:id="4191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Tela Registro e Análise de Dados</w:t>
        </w:r>
        <w:r w:rsidRPr="000F4347">
          <w:rPr>
            <w:rFonts w:ascii="Times New Roman" w:hAnsi="Times New Roman" w:cs="Times New Roman"/>
            <w:lang w:val="pt-PT"/>
          </w:rPr>
          <w:t>: O objeto que representa a interface gráfica do usuário, responsável por receber a ação do usuário, processar a requisição e exibir o conteúdo atualizado.</w:t>
        </w:r>
      </w:ins>
    </w:p>
    <w:p w14:paraId="0D06799A" w14:textId="77777777" w:rsidR="000F4347" w:rsidRPr="000F4347" w:rsidRDefault="000F4347" w:rsidP="000F4347">
      <w:pPr>
        <w:spacing w:line="276" w:lineRule="auto"/>
        <w:ind w:firstLine="709"/>
        <w:jc w:val="both"/>
        <w:rPr>
          <w:ins w:id="4192" w:author="WESLEY DOS SANTOS GATINHO" w:date="2025-08-08T21:13:00Z"/>
          <w:rFonts w:ascii="Times New Roman" w:hAnsi="Times New Roman" w:cs="Times New Roman"/>
          <w:b/>
          <w:bCs/>
          <w:lang w:val="pt-PT"/>
        </w:rPr>
      </w:pPr>
      <w:ins w:id="4193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4C73C064" w14:textId="77777777" w:rsidR="000F4347" w:rsidRPr="000F4347" w:rsidRDefault="000F4347">
      <w:pPr>
        <w:pStyle w:val="PargrafodaLista"/>
        <w:numPr>
          <w:ilvl w:val="0"/>
          <w:numId w:val="120"/>
        </w:numPr>
        <w:spacing w:line="276" w:lineRule="auto"/>
        <w:jc w:val="both"/>
        <w:rPr>
          <w:ins w:id="4194" w:author="WESLEY DOS SANTOS GATINHO" w:date="2025-08-08T21:13:00Z"/>
          <w:rFonts w:ascii="Times New Roman" w:hAnsi="Times New Roman" w:cs="Times New Roman"/>
          <w:lang w:val="pt-PT"/>
          <w:rPrChange w:id="4195" w:author="WESLEY DOS SANTOS GATINHO" w:date="2025-08-08T21:14:00Z" w16du:dateUtc="2025-08-09T00:14:00Z">
            <w:rPr>
              <w:ins w:id="4196" w:author="WESLEY DOS SANTOS GATINHO" w:date="2025-08-08T21:13:00Z"/>
              <w:lang w:val="pt-PT"/>
            </w:rPr>
          </w:rPrChange>
        </w:rPr>
        <w:pPrChange w:id="4197" w:author="WESLEY DOS SANTOS GATINHO" w:date="2025-08-08T21:14:00Z" w16du:dateUtc="2025-08-09T00:14:00Z">
          <w:pPr>
            <w:numPr>
              <w:numId w:val="119"/>
            </w:numPr>
            <w:tabs>
              <w:tab w:val="num" w:pos="720"/>
            </w:tabs>
            <w:spacing w:line="276" w:lineRule="auto"/>
            <w:ind w:left="720" w:hanging="360"/>
            <w:jc w:val="both"/>
          </w:pPr>
        </w:pPrChange>
      </w:pPr>
      <w:ins w:id="4198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  <w:rPrChange w:id="4199" w:author="WESLEY DOS SANTOS GATINHO" w:date="2025-08-08T21:14:00Z" w16du:dateUtc="2025-08-09T00:14:00Z">
              <w:rPr>
                <w:b/>
                <w:bCs/>
                <w:lang w:val="pt-PT"/>
              </w:rPr>
            </w:rPrChange>
          </w:rPr>
          <w:t>Mensagem:</w:t>
        </w:r>
        <w:r w:rsidRPr="000F4347">
          <w:rPr>
            <w:rFonts w:ascii="Times New Roman" w:hAnsi="Times New Roman" w:cs="Times New Roman"/>
            <w:lang w:val="pt-PT"/>
            <w:rPrChange w:id="4200" w:author="WESLEY DOS SANTOS GATINHO" w:date="2025-08-08T21:14:00Z" w16du:dateUtc="2025-08-09T00:14:00Z">
              <w:rPr>
                <w:lang w:val="pt-PT"/>
              </w:rPr>
            </w:rPrChange>
          </w:rPr>
          <w:t xml:space="preserve"> clicaAba(Medida, Peso, Cardio)</w:t>
        </w:r>
      </w:ins>
    </w:p>
    <w:p w14:paraId="0FA8A60E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01" w:author="WESLEY DOS SANTOS GATINHO" w:date="2025-08-08T21:13:00Z"/>
          <w:rFonts w:ascii="Times New Roman" w:hAnsi="Times New Roman" w:cs="Times New Roman"/>
          <w:lang w:val="pt-PT"/>
        </w:rPr>
      </w:pPr>
      <w:ins w:id="4202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53F725E0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03" w:author="WESLEY DOS SANTOS GATINHO" w:date="2025-08-08T21:13:00Z"/>
          <w:rFonts w:ascii="Times New Roman" w:hAnsi="Times New Roman" w:cs="Times New Roman"/>
          <w:lang w:val="pt-PT"/>
        </w:rPr>
      </w:pPr>
      <w:ins w:id="4204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4B74E475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05" w:author="WESLEY DOS SANTOS GATINHO" w:date="2025-08-08T21:13:00Z"/>
          <w:rFonts w:ascii="Times New Roman" w:hAnsi="Times New Roman" w:cs="Times New Roman"/>
          <w:lang w:val="pt-PT"/>
        </w:rPr>
      </w:pPr>
      <w:ins w:id="4206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5E6D2D6D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07" w:author="WESLEY DOS SANTOS GATINHO" w:date="2025-08-08T21:13:00Z"/>
          <w:rFonts w:ascii="Times New Roman" w:hAnsi="Times New Roman" w:cs="Times New Roman"/>
          <w:lang w:val="pt-PT"/>
        </w:rPr>
      </w:pPr>
      <w:ins w:id="4208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O usuário inicia a interação clicando em uma das abas disponíveis (Medida, Peso, Cardio).</w:t>
        </w:r>
      </w:ins>
    </w:p>
    <w:p w14:paraId="1D748F08" w14:textId="77777777" w:rsidR="000F4347" w:rsidRPr="000F4347" w:rsidRDefault="000F4347">
      <w:pPr>
        <w:pStyle w:val="PargrafodaLista"/>
        <w:numPr>
          <w:ilvl w:val="0"/>
          <w:numId w:val="120"/>
        </w:numPr>
        <w:spacing w:line="276" w:lineRule="auto"/>
        <w:jc w:val="both"/>
        <w:rPr>
          <w:ins w:id="4209" w:author="WESLEY DOS SANTOS GATINHO" w:date="2025-08-08T21:13:00Z"/>
          <w:rFonts w:ascii="Times New Roman" w:hAnsi="Times New Roman" w:cs="Times New Roman"/>
          <w:lang w:val="pt-PT"/>
          <w:rPrChange w:id="4210" w:author="WESLEY DOS SANTOS GATINHO" w:date="2025-08-08T21:14:00Z" w16du:dateUtc="2025-08-09T00:14:00Z">
            <w:rPr>
              <w:ins w:id="4211" w:author="WESLEY DOS SANTOS GATINHO" w:date="2025-08-08T21:13:00Z"/>
              <w:lang w:val="pt-PT"/>
            </w:rPr>
          </w:rPrChange>
        </w:rPr>
        <w:pPrChange w:id="4212" w:author="WESLEY DOS SANTOS GATINHO" w:date="2025-08-08T21:14:00Z" w16du:dateUtc="2025-08-09T00:14:00Z">
          <w:pPr>
            <w:numPr>
              <w:numId w:val="119"/>
            </w:numPr>
            <w:tabs>
              <w:tab w:val="num" w:pos="720"/>
            </w:tabs>
            <w:spacing w:line="276" w:lineRule="auto"/>
            <w:ind w:left="720" w:hanging="360"/>
            <w:jc w:val="both"/>
          </w:pPr>
        </w:pPrChange>
      </w:pPr>
      <w:ins w:id="4213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  <w:rPrChange w:id="4214" w:author="WESLEY DOS SANTOS GATINHO" w:date="2025-08-08T21:14:00Z" w16du:dateUtc="2025-08-09T00:14:00Z">
              <w:rPr>
                <w:b/>
                <w:bCs/>
                <w:lang w:val="pt-PT"/>
              </w:rPr>
            </w:rPrChange>
          </w:rPr>
          <w:lastRenderedPageBreak/>
          <w:t>Mensagem:</w:t>
        </w:r>
        <w:r w:rsidRPr="000F4347">
          <w:rPr>
            <w:rFonts w:ascii="Times New Roman" w:hAnsi="Times New Roman" w:cs="Times New Roman"/>
            <w:lang w:val="pt-PT"/>
            <w:rPrChange w:id="4215" w:author="WESLEY DOS SANTOS GATINHO" w:date="2025-08-08T21:14:00Z" w16du:dateUtc="2025-08-09T00:14:00Z">
              <w:rPr>
                <w:lang w:val="pt-PT"/>
              </w:rPr>
            </w:rPrChange>
          </w:rPr>
          <w:t xml:space="preserve"> carregarDadosPeso()</w:t>
        </w:r>
      </w:ins>
    </w:p>
    <w:p w14:paraId="1B9FF6FB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16" w:author="WESLEY DOS SANTOS GATINHO" w:date="2025-08-08T21:13:00Z"/>
          <w:rFonts w:ascii="Times New Roman" w:hAnsi="Times New Roman" w:cs="Times New Roman"/>
          <w:lang w:val="pt-PT"/>
        </w:rPr>
      </w:pPr>
      <w:ins w:id="4217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62D2C330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18" w:author="WESLEY DOS SANTOS GATINHO" w:date="2025-08-08T21:13:00Z"/>
          <w:rFonts w:ascii="Times New Roman" w:hAnsi="Times New Roman" w:cs="Times New Roman"/>
          <w:lang w:val="pt-PT"/>
        </w:rPr>
      </w:pPr>
      <w:ins w:id="4219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Tela Registro e Análise de Dados (auto-chamada)</w:t>
        </w:r>
      </w:ins>
    </w:p>
    <w:p w14:paraId="4A96F7A1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20" w:author="WESLEY DOS SANTOS GATINHO" w:date="2025-08-08T21:13:00Z"/>
          <w:rFonts w:ascii="Times New Roman" w:hAnsi="Times New Roman" w:cs="Times New Roman"/>
          <w:lang w:val="pt-PT"/>
        </w:rPr>
      </w:pPr>
      <w:ins w:id="4221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1CA6CA9C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22" w:author="WESLEY DOS SANTOS GATINHO" w:date="2025-08-08T21:13:00Z"/>
          <w:rFonts w:ascii="Times New Roman" w:hAnsi="Times New Roman" w:cs="Times New Roman"/>
          <w:lang w:val="pt-PT"/>
        </w:rPr>
      </w:pPr>
      <w:ins w:id="4223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Como resultado da ação do usuário (clique na aba "Peso"), a própria tela invoca um método para carregar os dados específicos relacionados a peso.</w:t>
        </w:r>
      </w:ins>
    </w:p>
    <w:p w14:paraId="45B78475" w14:textId="77777777" w:rsidR="000F4347" w:rsidRPr="000F4347" w:rsidRDefault="000F4347">
      <w:pPr>
        <w:pStyle w:val="PargrafodaLista"/>
        <w:numPr>
          <w:ilvl w:val="0"/>
          <w:numId w:val="120"/>
        </w:numPr>
        <w:spacing w:line="276" w:lineRule="auto"/>
        <w:jc w:val="both"/>
        <w:rPr>
          <w:ins w:id="4224" w:author="WESLEY DOS SANTOS GATINHO" w:date="2025-08-08T21:13:00Z"/>
          <w:rFonts w:ascii="Times New Roman" w:hAnsi="Times New Roman" w:cs="Times New Roman"/>
          <w:lang w:val="pt-PT"/>
          <w:rPrChange w:id="4225" w:author="WESLEY DOS SANTOS GATINHO" w:date="2025-08-08T21:14:00Z" w16du:dateUtc="2025-08-09T00:14:00Z">
            <w:rPr>
              <w:ins w:id="4226" w:author="WESLEY DOS SANTOS GATINHO" w:date="2025-08-08T21:13:00Z"/>
              <w:lang w:val="pt-PT"/>
            </w:rPr>
          </w:rPrChange>
        </w:rPr>
        <w:pPrChange w:id="4227" w:author="WESLEY DOS SANTOS GATINHO" w:date="2025-08-08T21:14:00Z" w16du:dateUtc="2025-08-09T00:14:00Z">
          <w:pPr>
            <w:numPr>
              <w:numId w:val="119"/>
            </w:numPr>
            <w:tabs>
              <w:tab w:val="num" w:pos="720"/>
            </w:tabs>
            <w:spacing w:line="276" w:lineRule="auto"/>
            <w:ind w:left="720" w:hanging="360"/>
            <w:jc w:val="both"/>
          </w:pPr>
        </w:pPrChange>
      </w:pPr>
      <w:ins w:id="4228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  <w:rPrChange w:id="4229" w:author="WESLEY DOS SANTOS GATINHO" w:date="2025-08-08T21:14:00Z" w16du:dateUtc="2025-08-09T00:14:00Z">
              <w:rPr>
                <w:b/>
                <w:bCs/>
                <w:lang w:val="pt-PT"/>
              </w:rPr>
            </w:rPrChange>
          </w:rPr>
          <w:t>Mensagem:</w:t>
        </w:r>
        <w:r w:rsidRPr="000F4347">
          <w:rPr>
            <w:rFonts w:ascii="Times New Roman" w:hAnsi="Times New Roman" w:cs="Times New Roman"/>
            <w:lang w:val="pt-PT"/>
            <w:rPrChange w:id="4230" w:author="WESLEY DOS SANTOS GATINHO" w:date="2025-08-08T21:14:00Z" w16du:dateUtc="2025-08-09T00:14:00Z">
              <w:rPr>
                <w:lang w:val="pt-PT"/>
              </w:rPr>
            </w:rPrChange>
          </w:rPr>
          <w:t xml:space="preserve"> atualizaConteudoAba</w:t>
        </w:r>
      </w:ins>
    </w:p>
    <w:p w14:paraId="2C6168C7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31" w:author="WESLEY DOS SANTOS GATINHO" w:date="2025-08-08T21:13:00Z"/>
          <w:rFonts w:ascii="Times New Roman" w:hAnsi="Times New Roman" w:cs="Times New Roman"/>
          <w:lang w:val="pt-PT"/>
        </w:rPr>
      </w:pPr>
      <w:ins w:id="4232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2FFD5FD4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33" w:author="WESLEY DOS SANTOS GATINHO" w:date="2025-08-08T21:13:00Z"/>
          <w:rFonts w:ascii="Times New Roman" w:hAnsi="Times New Roman" w:cs="Times New Roman"/>
          <w:lang w:val="pt-PT"/>
        </w:rPr>
      </w:pPr>
      <w:ins w:id="4234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26521113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35" w:author="WESLEY DOS SANTOS GATINHO" w:date="2025-08-08T21:13:00Z"/>
          <w:rFonts w:ascii="Times New Roman" w:hAnsi="Times New Roman" w:cs="Times New Roman"/>
          <w:lang w:val="pt-PT"/>
        </w:rPr>
      </w:pPr>
      <w:ins w:id="4236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3565BD33" w14:textId="77777777" w:rsidR="000F4347" w:rsidRPr="000F4347" w:rsidRDefault="000F4347" w:rsidP="000F4347">
      <w:pPr>
        <w:numPr>
          <w:ilvl w:val="1"/>
          <w:numId w:val="119"/>
        </w:numPr>
        <w:spacing w:line="276" w:lineRule="auto"/>
        <w:jc w:val="both"/>
        <w:rPr>
          <w:ins w:id="4237" w:author="WESLEY DOS SANTOS GATINHO" w:date="2025-08-08T21:13:00Z"/>
          <w:rFonts w:ascii="Times New Roman" w:hAnsi="Times New Roman" w:cs="Times New Roman"/>
          <w:lang w:val="pt-PT"/>
        </w:rPr>
      </w:pPr>
      <w:ins w:id="4238" w:author="WESLEY DOS SANTOS GATINHO" w:date="2025-08-08T21:13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A tela retorna para o usuário a atualização do seu conteúdo, exibindo os dados de peso carregados na aba correspondente.</w:t>
        </w:r>
      </w:ins>
    </w:p>
    <w:p w14:paraId="0BA65450" w14:textId="77777777" w:rsidR="000F4347" w:rsidRPr="000F4347" w:rsidRDefault="000F4347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4239" w:author="WESLEY DOS SANTOS GATINHO" w:date="2025-08-08T21:13:00Z" w16du:dateUtc="2025-08-09T00:13:00Z">
          <w:pPr>
            <w:jc w:val="both"/>
          </w:pPr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240" w:author="WESLEY DOS SANTOS GATINHO" w:date="2025-06-13T21:10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241">
          <w:tblGrid>
            <w:gridCol w:w="40"/>
            <w:gridCol w:w="9031"/>
            <w:gridCol w:w="30"/>
          </w:tblGrid>
        </w:tblGridChange>
      </w:tblGrid>
      <w:tr w:rsidR="00805D1A" w:rsidRPr="001F772C" w14:paraId="79B786BA" w14:textId="77777777" w:rsidTr="0097252F">
        <w:trPr>
          <w:trHeight w:val="300"/>
          <w:trPrChange w:id="4242" w:author="WESLEY DOS SANTOS GATINHO" w:date="2025-06-13T21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243" w:author="WESLEY DOS SANTOS GATINHO" w:date="2025-06-13T21:10:00Z">
              <w:tcPr>
                <w:tcW w:w="9061" w:type="dxa"/>
                <w:gridSpan w:val="2"/>
              </w:tcPr>
            </w:tcPrChange>
          </w:tcPr>
          <w:p w14:paraId="41872C33" w14:textId="025F2290" w:rsidR="00805D1A" w:rsidRPr="001F772C" w:rsidRDefault="09D786E0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244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245" w:author="WESLEY DOS SANTOS GATINHO" w:date="2025-06-13T21:10:00Z">
              <w:r w:rsidRPr="001F772C" w:rsidDel="0097252F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246" w:author="WESLEY DOS SANTOS GATINHO" w:date="2025-06-13T21:10:00Z">
              <w:r w:rsidR="0097252F">
                <w:rPr>
                  <w:rFonts w:ascii="Times New Roman" w:hAnsi="Times New Roman" w:cs="Times New Roman"/>
                  <w:lang w:val="pt-PT"/>
                </w:rPr>
                <w:t>15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 xml:space="preserve">: </w:t>
            </w:r>
            <w:r w:rsidR="5542B5F1" w:rsidRPr="001F772C">
              <w:rPr>
                <w:rFonts w:ascii="Times New Roman" w:hAnsi="Times New Roman" w:cs="Times New Roman"/>
                <w:lang w:val="pt-PT"/>
              </w:rPr>
              <w:t>Acessar Registro e Análise de Dados</w:t>
            </w:r>
          </w:p>
        </w:tc>
      </w:tr>
      <w:tr w:rsidR="00805D1A" w:rsidRPr="001F772C" w14:paraId="11BF46B7" w14:textId="77777777" w:rsidTr="0097252F">
        <w:trPr>
          <w:trHeight w:val="300"/>
          <w:trPrChange w:id="4247" w:author="WESLEY DOS SANTOS GATINHO" w:date="2025-06-13T21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248" w:author="WESLEY DOS SANTOS GATINHO" w:date="2025-06-13T21:10:00Z">
              <w:tcPr>
                <w:tcW w:w="9061" w:type="dxa"/>
                <w:gridSpan w:val="2"/>
              </w:tcPr>
            </w:tcPrChange>
          </w:tcPr>
          <w:p w14:paraId="10B8847C" w14:textId="1809F564" w:rsidR="00805D1A" w:rsidRPr="001F772C" w:rsidRDefault="00805D1A">
            <w:pPr>
              <w:spacing w:line="276" w:lineRule="auto"/>
              <w:jc w:val="both"/>
              <w:rPr>
                <w:rFonts w:ascii="Times New Roman" w:hAnsi="Times New Roman" w:cs="Times New Roman"/>
                <w:lang w:val="pt-PT"/>
              </w:rPr>
              <w:pPrChange w:id="4249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250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4B36DCD4" wp14:editId="080C3185">
                  <wp:extent cx="5760085" cy="3051810"/>
                  <wp:effectExtent l="0" t="0" r="0" b="0"/>
                  <wp:docPr id="1262450292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05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D1A" w:rsidRPr="001F772C" w14:paraId="500C4137" w14:textId="77777777" w:rsidTr="0097252F">
        <w:trPr>
          <w:trHeight w:val="300"/>
          <w:trPrChange w:id="4251" w:author="WESLEY DOS SANTOS GATINHO" w:date="2025-06-13T21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252" w:author="WESLEY DOS SANTOS GATINHO" w:date="2025-06-13T21:10:00Z">
              <w:tcPr>
                <w:tcW w:w="9061" w:type="dxa"/>
                <w:gridSpan w:val="2"/>
              </w:tcPr>
            </w:tcPrChange>
          </w:tcPr>
          <w:p w14:paraId="7208A0C3" w14:textId="55B69485" w:rsidR="00805D1A" w:rsidRPr="001F772C" w:rsidRDefault="5542B5F1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253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>Fonte: Autores, 2025.</w:t>
            </w:r>
          </w:p>
        </w:tc>
      </w:tr>
    </w:tbl>
    <w:p w14:paraId="6DF924F8" w14:textId="77777777" w:rsidR="002D3D61" w:rsidRPr="001F772C" w:rsidRDefault="002D3D61">
      <w:pPr>
        <w:spacing w:line="276" w:lineRule="auto"/>
        <w:jc w:val="both"/>
        <w:rPr>
          <w:rFonts w:ascii="Times New Roman" w:hAnsi="Times New Roman" w:cs="Times New Roman"/>
          <w:lang w:val="pt-PT"/>
        </w:rPr>
        <w:pPrChange w:id="4254" w:author="WESLEY DOS SANTOS GATINHO" w:date="2025-06-13T20:45:00Z">
          <w:pPr>
            <w:jc w:val="both"/>
          </w:pPr>
        </w:pPrChange>
      </w:pPr>
    </w:p>
    <w:p w14:paraId="49DA6151" w14:textId="77777777" w:rsidR="007E6DB2" w:rsidRPr="001F772C" w:rsidRDefault="007E6DB2">
      <w:pPr>
        <w:spacing w:line="276" w:lineRule="auto"/>
        <w:jc w:val="both"/>
        <w:rPr>
          <w:rFonts w:ascii="Times New Roman" w:hAnsi="Times New Roman" w:cs="Times New Roman"/>
          <w:b/>
          <w:bCs/>
          <w:lang w:val="pt-PT"/>
        </w:rPr>
        <w:pPrChange w:id="4255" w:author="WESLEY DOS SANTOS GATINHO" w:date="2025-06-13T20:45:00Z">
          <w:pPr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6.3 Diagrama de Sequência: Monitoramento em Tempo Real</w:t>
      </w:r>
    </w:p>
    <w:p w14:paraId="59D43DC9" w14:textId="2CD50FF0" w:rsidR="007E6DB2" w:rsidRPr="001F772C" w:rsidRDefault="000F4347">
      <w:pPr>
        <w:spacing w:line="276" w:lineRule="auto"/>
        <w:ind w:firstLine="567"/>
        <w:jc w:val="both"/>
        <w:rPr>
          <w:rFonts w:ascii="Times New Roman" w:hAnsi="Times New Roman" w:cs="Times New Roman"/>
          <w:lang w:val="pt-PT"/>
        </w:rPr>
        <w:pPrChange w:id="4256" w:author="WESLEY DOS SANTOS GATINHO" w:date="2025-06-13T21:11:00Z">
          <w:pPr>
            <w:jc w:val="both"/>
          </w:pPr>
        </w:pPrChange>
      </w:pPr>
      <w:ins w:id="4257" w:author="WESLEY DOS SANTOS GATINHO" w:date="2025-08-08T21:15:00Z">
        <w:r w:rsidRPr="000F4347">
          <w:rPr>
            <w:rFonts w:ascii="Times New Roman" w:hAnsi="Times New Roman" w:cs="Times New Roman"/>
          </w:rPr>
          <w:t>Este diagrama de sequência ilustra o cenário de um usuário iniciando um treino com monitoramento em tempo real em uma aplicação. O processo inclui a navegação inicial, a seleção de um exercício, o acesso à câmera, o início do monitoramento (que envolve um loop de envio e recebimento de dados com uma inteligência artificial) e a opção de finalizar o treino.</w:t>
        </w:r>
      </w:ins>
      <w:del w:id="4258" w:author="WESLEY DOS SANTOS GATINHO" w:date="2025-08-08T21:14:00Z" w16du:dateUtc="2025-08-09T00:14:00Z">
        <w:r w:rsidR="007E6DB2" w:rsidRPr="001F772C" w:rsidDel="000F4347">
          <w:rPr>
            <w:rFonts w:ascii="Times New Roman" w:hAnsi="Times New Roman" w:cs="Times New Roman"/>
            <w:lang w:val="pt-PT"/>
          </w:rPr>
          <w:delText>Este diagrama apresenta o fluxo de interação para o monitoramento de exercícios em tempo real, incluindo a seleção de exercícios e o envio de dados para análise de IA.</w:delText>
        </w:r>
      </w:del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259" w:author="WESLEY DOS SANTOS GATINHO" w:date="2025-06-13T21:11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4260">
          <w:tblGrid>
            <w:gridCol w:w="40"/>
            <w:gridCol w:w="9021"/>
            <w:gridCol w:w="40"/>
          </w:tblGrid>
        </w:tblGridChange>
      </w:tblGrid>
      <w:tr w:rsidR="007E6DB2" w:rsidRPr="001F772C" w14:paraId="7CD1F833" w14:textId="77777777" w:rsidTr="0046038C">
        <w:trPr>
          <w:trHeight w:val="300"/>
          <w:trPrChange w:id="4261" w:author="WESLEY DOS SANTOS GATINHO" w:date="2025-06-13T21:11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262" w:author="WESLEY DOS SANTOS GATINHO" w:date="2025-06-13T21:11:00Z">
              <w:tcPr>
                <w:tcW w:w="9061" w:type="dxa"/>
                <w:gridSpan w:val="2"/>
              </w:tcPr>
            </w:tcPrChange>
          </w:tcPr>
          <w:p w14:paraId="2CBA295F" w14:textId="4C9D452F" w:rsidR="007E6DB2" w:rsidRPr="001F772C" w:rsidRDefault="007E6DB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263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lastRenderedPageBreak/>
              <w:t xml:space="preserve">Figura </w:t>
            </w:r>
            <w:ins w:id="4264" w:author="WESLEY DOS SANTOS GATINHO" w:date="2025-06-13T21:11:00Z">
              <w:r w:rsidR="0046038C">
                <w:rPr>
                  <w:rFonts w:ascii="Times New Roman" w:hAnsi="Times New Roman" w:cs="Times New Roman"/>
                  <w:lang w:val="pt-PT"/>
                </w:rPr>
                <w:t>16</w:t>
              </w:r>
            </w:ins>
            <w:del w:id="4265" w:author="WESLEY DOS SANTOS GATINHO" w:date="2025-06-13T21:11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r w:rsidRPr="001F772C">
              <w:rPr>
                <w:rFonts w:ascii="Times New Roman" w:hAnsi="Times New Roman" w:cs="Times New Roman"/>
                <w:lang w:val="pt-PT"/>
              </w:rPr>
              <w:t>: Monitoramento em Tempo Real</w:t>
            </w:r>
          </w:p>
        </w:tc>
      </w:tr>
      <w:tr w:rsidR="007E6DB2" w:rsidRPr="001F772C" w14:paraId="0FDCF922" w14:textId="77777777" w:rsidTr="0046038C">
        <w:trPr>
          <w:trHeight w:val="300"/>
          <w:trPrChange w:id="4266" w:author="WESLEY DOS SANTOS GATINHO" w:date="2025-06-13T21:11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267" w:author="WESLEY DOS SANTOS GATINHO" w:date="2025-06-13T21:11:00Z">
              <w:tcPr>
                <w:tcW w:w="9061" w:type="dxa"/>
                <w:gridSpan w:val="2"/>
              </w:tcPr>
            </w:tcPrChange>
          </w:tcPr>
          <w:p w14:paraId="1E2BC2CD" w14:textId="725E7C63" w:rsidR="007E6DB2" w:rsidRPr="001F772C" w:rsidRDefault="007E6DB2">
            <w:pPr>
              <w:spacing w:line="276" w:lineRule="auto"/>
              <w:jc w:val="both"/>
              <w:rPr>
                <w:rFonts w:ascii="Times New Roman" w:hAnsi="Times New Roman" w:cs="Times New Roman"/>
                <w:lang w:val="pt-PT"/>
              </w:rPr>
              <w:pPrChange w:id="4268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269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06FA6CFF" wp14:editId="145E3D49">
                  <wp:extent cx="5570347" cy="8277225"/>
                  <wp:effectExtent l="0" t="0" r="0" b="0"/>
                  <wp:docPr id="548982246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5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167" cy="82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DB2" w:rsidRPr="001F772C" w14:paraId="75C063AC" w14:textId="77777777" w:rsidTr="0046038C">
        <w:trPr>
          <w:trHeight w:val="300"/>
          <w:trPrChange w:id="4270" w:author="WESLEY DOS SANTOS GATINHO" w:date="2025-06-13T21:11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271" w:author="WESLEY DOS SANTOS GATINHO" w:date="2025-06-13T21:11:00Z">
              <w:tcPr>
                <w:tcW w:w="9061" w:type="dxa"/>
                <w:gridSpan w:val="2"/>
              </w:tcPr>
            </w:tcPrChange>
          </w:tcPr>
          <w:p w14:paraId="2B4E4BD8" w14:textId="4B2D6BB4" w:rsidR="007E6DB2" w:rsidRPr="0046038C" w:rsidRDefault="007E6DB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4272" w:author="WESLEY DOS SANTOS GATINHO" w:date="2025-06-13T21:11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4273" w:author="WESLEY DOS SANTOS GATINHO" w:date="2025-06-13T20:45:00Z">
                <w:pPr>
                  <w:jc w:val="both"/>
                </w:pPr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274" w:author="WESLEY DOS SANTOS GATINHO" w:date="2025-06-13T21:11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7D60D4F4" w14:textId="77777777" w:rsidR="000F4347" w:rsidRPr="000F4347" w:rsidRDefault="000F4347" w:rsidP="000F4347">
      <w:pPr>
        <w:spacing w:line="276" w:lineRule="auto"/>
        <w:jc w:val="both"/>
        <w:rPr>
          <w:ins w:id="4275" w:author="WESLEY DOS SANTOS GATINHO" w:date="2025-08-08T21:16:00Z"/>
          <w:rFonts w:ascii="Times New Roman" w:hAnsi="Times New Roman" w:cs="Times New Roman"/>
          <w:b/>
          <w:bCs/>
          <w:lang w:val="pt-PT"/>
        </w:rPr>
      </w:pPr>
      <w:ins w:id="4276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lastRenderedPageBreak/>
          <w:t>Participantes (Lifelines)</w:t>
        </w:r>
      </w:ins>
    </w:p>
    <w:p w14:paraId="06D68B1B" w14:textId="77777777" w:rsidR="000F4347" w:rsidRPr="000F4347" w:rsidRDefault="000F4347" w:rsidP="000F4347">
      <w:pPr>
        <w:numPr>
          <w:ilvl w:val="0"/>
          <w:numId w:val="121"/>
        </w:numPr>
        <w:spacing w:line="276" w:lineRule="auto"/>
        <w:jc w:val="both"/>
        <w:rPr>
          <w:ins w:id="4277" w:author="WESLEY DOS SANTOS GATINHO" w:date="2025-08-08T21:16:00Z"/>
          <w:rFonts w:ascii="Times New Roman" w:hAnsi="Times New Roman" w:cs="Times New Roman"/>
          <w:lang w:val="pt-PT"/>
        </w:rPr>
      </w:pPr>
      <w:ins w:id="4278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0F4347">
          <w:rPr>
            <w:rFonts w:ascii="Times New Roman" w:hAnsi="Times New Roman" w:cs="Times New Roman"/>
            <w:lang w:val="pt-PT"/>
          </w:rPr>
          <w:t>: O ator que interage com a aplicação para iniciar e finalizar o monitoramento do treino.</w:t>
        </w:r>
      </w:ins>
    </w:p>
    <w:p w14:paraId="6FA34506" w14:textId="77777777" w:rsidR="000F4347" w:rsidRPr="000F4347" w:rsidRDefault="000F4347" w:rsidP="000F4347">
      <w:pPr>
        <w:numPr>
          <w:ilvl w:val="0"/>
          <w:numId w:val="121"/>
        </w:numPr>
        <w:spacing w:line="276" w:lineRule="auto"/>
        <w:jc w:val="both"/>
        <w:rPr>
          <w:ins w:id="4279" w:author="WESLEY DOS SANTOS GATINHO" w:date="2025-08-08T21:16:00Z"/>
          <w:rFonts w:ascii="Times New Roman" w:hAnsi="Times New Roman" w:cs="Times New Roman"/>
          <w:lang w:val="pt-PT"/>
        </w:rPr>
      </w:pPr>
      <w:ins w:id="4280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Sistema/Aplicação</w:t>
        </w:r>
        <w:r w:rsidRPr="000F4347">
          <w:rPr>
            <w:rFonts w:ascii="Times New Roman" w:hAnsi="Times New Roman" w:cs="Times New Roman"/>
            <w:lang w:val="pt-PT"/>
          </w:rPr>
          <w:t>: O objeto que representa a interface e a lógica de controle da aplicação. É responsável por gerenciar a interação com o usuário e a comunicação com a IA.</w:t>
        </w:r>
      </w:ins>
    </w:p>
    <w:p w14:paraId="659BFC8D" w14:textId="77777777" w:rsidR="000F4347" w:rsidRPr="000F4347" w:rsidRDefault="000F4347" w:rsidP="000F4347">
      <w:pPr>
        <w:numPr>
          <w:ilvl w:val="0"/>
          <w:numId w:val="121"/>
        </w:numPr>
        <w:spacing w:line="276" w:lineRule="auto"/>
        <w:jc w:val="both"/>
        <w:rPr>
          <w:ins w:id="4281" w:author="WESLEY DOS SANTOS GATINHO" w:date="2025-08-08T21:16:00Z"/>
          <w:rFonts w:ascii="Times New Roman" w:hAnsi="Times New Roman" w:cs="Times New Roman"/>
          <w:lang w:val="pt-PT"/>
        </w:rPr>
      </w:pPr>
      <w:ins w:id="4282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IA</w:t>
        </w:r>
        <w:r w:rsidRPr="000F4347">
          <w:rPr>
            <w:rFonts w:ascii="Times New Roman" w:hAnsi="Times New Roman" w:cs="Times New Roman"/>
            <w:lang w:val="pt-PT"/>
          </w:rPr>
          <w:t>: O objeto que representa a Inteligência Artificial, responsável por analisar os dados de vídeo/imagem em tempo real e fornecer feedback estatístico.</w:t>
        </w:r>
      </w:ins>
    </w:p>
    <w:p w14:paraId="2C34935A" w14:textId="4360D557" w:rsidR="000F4347" w:rsidRPr="000F4347" w:rsidRDefault="000F4347" w:rsidP="000F4347">
      <w:pPr>
        <w:spacing w:line="276" w:lineRule="auto"/>
        <w:jc w:val="both"/>
        <w:rPr>
          <w:ins w:id="4283" w:author="WESLEY DOS SANTOS GATINHO" w:date="2025-08-08T21:16:00Z"/>
          <w:rFonts w:ascii="Times New Roman" w:hAnsi="Times New Roman" w:cs="Times New Roman"/>
          <w:lang w:val="pt-PT"/>
        </w:rPr>
      </w:pPr>
    </w:p>
    <w:p w14:paraId="7805AD46" w14:textId="77777777" w:rsidR="000F4347" w:rsidRPr="000F4347" w:rsidRDefault="000F4347" w:rsidP="000F4347">
      <w:pPr>
        <w:spacing w:line="276" w:lineRule="auto"/>
        <w:jc w:val="both"/>
        <w:rPr>
          <w:ins w:id="4284" w:author="WESLEY DOS SANTOS GATINHO" w:date="2025-08-08T21:16:00Z"/>
          <w:rFonts w:ascii="Times New Roman" w:hAnsi="Times New Roman" w:cs="Times New Roman"/>
          <w:b/>
          <w:bCs/>
          <w:lang w:val="pt-PT"/>
        </w:rPr>
      </w:pPr>
      <w:ins w:id="4285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0CD53E82" w14:textId="77777777" w:rsidR="000F4347" w:rsidRPr="000F4347" w:rsidRDefault="000F4347" w:rsidP="000F4347">
      <w:pPr>
        <w:numPr>
          <w:ilvl w:val="0"/>
          <w:numId w:val="122"/>
        </w:numPr>
        <w:spacing w:line="276" w:lineRule="auto"/>
        <w:jc w:val="both"/>
        <w:rPr>
          <w:ins w:id="4286" w:author="WESLEY DOS SANTOS GATINHO" w:date="2025-08-08T21:16:00Z"/>
          <w:rFonts w:ascii="Times New Roman" w:hAnsi="Times New Roman" w:cs="Times New Roman"/>
          <w:lang w:val="pt-PT"/>
        </w:rPr>
      </w:pPr>
      <w:ins w:id="4287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0F4347">
          <w:rPr>
            <w:rFonts w:ascii="Times New Roman" w:hAnsi="Times New Roman" w:cs="Times New Roman"/>
            <w:lang w:val="pt-PT"/>
          </w:rPr>
          <w:t xml:space="preserve"> acessaTelaMonitoramento()</w:t>
        </w:r>
      </w:ins>
    </w:p>
    <w:p w14:paraId="6BCBC03D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288" w:author="WESLEY DOS SANTOS GATINHO" w:date="2025-08-08T21:16:00Z"/>
          <w:rFonts w:ascii="Times New Roman" w:hAnsi="Times New Roman" w:cs="Times New Roman"/>
          <w:lang w:val="pt-PT"/>
        </w:rPr>
      </w:pPr>
      <w:ins w:id="4289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029ADB26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290" w:author="WESLEY DOS SANTOS GATINHO" w:date="2025-08-08T21:16:00Z"/>
          <w:rFonts w:ascii="Times New Roman" w:hAnsi="Times New Roman" w:cs="Times New Roman"/>
          <w:lang w:val="pt-PT"/>
        </w:rPr>
      </w:pPr>
      <w:ins w:id="4291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Sistema/Aplicação</w:t>
        </w:r>
      </w:ins>
    </w:p>
    <w:p w14:paraId="09D6055E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292" w:author="WESLEY DOS SANTOS GATINHO" w:date="2025-08-08T21:16:00Z"/>
          <w:rFonts w:ascii="Times New Roman" w:hAnsi="Times New Roman" w:cs="Times New Roman"/>
          <w:lang w:val="pt-PT"/>
        </w:rPr>
      </w:pPr>
      <w:ins w:id="4293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7298A257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294" w:author="WESLEY DOS SANTOS GATINHO" w:date="2025-08-08T21:16:00Z"/>
          <w:rFonts w:ascii="Times New Roman" w:hAnsi="Times New Roman" w:cs="Times New Roman"/>
          <w:lang w:val="pt-PT"/>
        </w:rPr>
      </w:pPr>
      <w:ins w:id="4295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O usuário inicia o processo acessando a tela de monitoramento.</w:t>
        </w:r>
      </w:ins>
    </w:p>
    <w:p w14:paraId="6498E778" w14:textId="77777777" w:rsidR="000F4347" w:rsidRPr="000F4347" w:rsidRDefault="000F4347" w:rsidP="000F4347">
      <w:pPr>
        <w:numPr>
          <w:ilvl w:val="0"/>
          <w:numId w:val="122"/>
        </w:numPr>
        <w:spacing w:line="276" w:lineRule="auto"/>
        <w:jc w:val="both"/>
        <w:rPr>
          <w:ins w:id="4296" w:author="WESLEY DOS SANTOS GATINHO" w:date="2025-08-08T21:16:00Z"/>
          <w:rFonts w:ascii="Times New Roman" w:hAnsi="Times New Roman" w:cs="Times New Roman"/>
          <w:lang w:val="pt-PT"/>
        </w:rPr>
      </w:pPr>
      <w:ins w:id="4297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0F4347">
          <w:rPr>
            <w:rFonts w:ascii="Times New Roman" w:hAnsi="Times New Roman" w:cs="Times New Roman"/>
            <w:lang w:val="pt-PT"/>
          </w:rPr>
          <w:t xml:space="preserve"> exibeInterfaceMonitoramento</w:t>
        </w:r>
      </w:ins>
    </w:p>
    <w:p w14:paraId="58F4CBAC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298" w:author="WESLEY DOS SANTOS GATINHO" w:date="2025-08-08T21:16:00Z"/>
          <w:rFonts w:ascii="Times New Roman" w:hAnsi="Times New Roman" w:cs="Times New Roman"/>
          <w:lang w:val="pt-PT"/>
        </w:rPr>
      </w:pPr>
      <w:ins w:id="4299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Sistema/Aplicação</w:t>
        </w:r>
      </w:ins>
    </w:p>
    <w:p w14:paraId="42366099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00" w:author="WESLEY DOS SANTOS GATINHO" w:date="2025-08-08T21:16:00Z"/>
          <w:rFonts w:ascii="Times New Roman" w:hAnsi="Times New Roman" w:cs="Times New Roman"/>
          <w:lang w:val="pt-PT"/>
        </w:rPr>
      </w:pPr>
      <w:ins w:id="4301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3B24A2A0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02" w:author="WESLEY DOS SANTOS GATINHO" w:date="2025-08-08T21:16:00Z"/>
          <w:rFonts w:ascii="Times New Roman" w:hAnsi="Times New Roman" w:cs="Times New Roman"/>
          <w:lang w:val="pt-PT"/>
        </w:rPr>
      </w:pPr>
      <w:ins w:id="4303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077FB430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04" w:author="WESLEY DOS SANTOS GATINHO" w:date="2025-08-08T21:16:00Z"/>
          <w:rFonts w:ascii="Times New Roman" w:hAnsi="Times New Roman" w:cs="Times New Roman"/>
          <w:lang w:val="pt-PT"/>
        </w:rPr>
      </w:pPr>
      <w:ins w:id="4305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O sistema exibe a interface de monitoramento ao usuário.</w:t>
        </w:r>
      </w:ins>
    </w:p>
    <w:p w14:paraId="493043AB" w14:textId="77777777" w:rsidR="000F4347" w:rsidRPr="000F4347" w:rsidRDefault="000F4347" w:rsidP="000F4347">
      <w:pPr>
        <w:numPr>
          <w:ilvl w:val="0"/>
          <w:numId w:val="122"/>
        </w:numPr>
        <w:spacing w:line="276" w:lineRule="auto"/>
        <w:jc w:val="both"/>
        <w:rPr>
          <w:ins w:id="4306" w:author="WESLEY DOS SANTOS GATINHO" w:date="2025-08-08T21:16:00Z"/>
          <w:rFonts w:ascii="Times New Roman" w:hAnsi="Times New Roman" w:cs="Times New Roman"/>
          <w:lang w:val="pt-PT"/>
        </w:rPr>
      </w:pPr>
      <w:ins w:id="4307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0F4347">
          <w:rPr>
            <w:rFonts w:ascii="Times New Roman" w:hAnsi="Times New Roman" w:cs="Times New Roman"/>
            <w:lang w:val="pt-PT"/>
          </w:rPr>
          <w:t xml:space="preserve"> clicaSelecionarExercicio()</w:t>
        </w:r>
      </w:ins>
    </w:p>
    <w:p w14:paraId="5BA0D3BB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08" w:author="WESLEY DOS SANTOS GATINHO" w:date="2025-08-08T21:16:00Z"/>
          <w:rFonts w:ascii="Times New Roman" w:hAnsi="Times New Roman" w:cs="Times New Roman"/>
          <w:lang w:val="pt-PT"/>
        </w:rPr>
      </w:pPr>
      <w:ins w:id="4309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43E79A41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10" w:author="WESLEY DOS SANTOS GATINHO" w:date="2025-08-08T21:16:00Z"/>
          <w:rFonts w:ascii="Times New Roman" w:hAnsi="Times New Roman" w:cs="Times New Roman"/>
          <w:lang w:val="pt-PT"/>
        </w:rPr>
      </w:pPr>
      <w:ins w:id="4311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Sistema/Aplicação</w:t>
        </w:r>
      </w:ins>
    </w:p>
    <w:p w14:paraId="271589FB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12" w:author="WESLEY DOS SANTOS GATINHO" w:date="2025-08-08T21:16:00Z"/>
          <w:rFonts w:ascii="Times New Roman" w:hAnsi="Times New Roman" w:cs="Times New Roman"/>
          <w:lang w:val="pt-PT"/>
        </w:rPr>
      </w:pPr>
      <w:ins w:id="4313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05B17E9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14" w:author="WESLEY DOS SANTOS GATINHO" w:date="2025-08-08T21:16:00Z"/>
          <w:rFonts w:ascii="Times New Roman" w:hAnsi="Times New Roman" w:cs="Times New Roman"/>
          <w:lang w:val="pt-PT"/>
        </w:rPr>
      </w:pPr>
      <w:ins w:id="4315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O usuário interage para selecionar um exercício a ser monitorado.</w:t>
        </w:r>
      </w:ins>
    </w:p>
    <w:p w14:paraId="41B10230" w14:textId="77777777" w:rsidR="000F4347" w:rsidRPr="000F4347" w:rsidRDefault="000F4347" w:rsidP="000F4347">
      <w:pPr>
        <w:numPr>
          <w:ilvl w:val="0"/>
          <w:numId w:val="122"/>
        </w:numPr>
        <w:spacing w:line="276" w:lineRule="auto"/>
        <w:jc w:val="both"/>
        <w:rPr>
          <w:ins w:id="4316" w:author="WESLEY DOS SANTOS GATINHO" w:date="2025-08-08T21:16:00Z"/>
          <w:rFonts w:ascii="Times New Roman" w:hAnsi="Times New Roman" w:cs="Times New Roman"/>
          <w:lang w:val="pt-PT"/>
        </w:rPr>
      </w:pPr>
      <w:ins w:id="4317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0F4347">
          <w:rPr>
            <w:rFonts w:ascii="Times New Roman" w:hAnsi="Times New Roman" w:cs="Times New Roman"/>
            <w:lang w:val="pt-PT"/>
          </w:rPr>
          <w:t xml:space="preserve"> exibeListaExercicios</w:t>
        </w:r>
      </w:ins>
    </w:p>
    <w:p w14:paraId="3EADBC49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18" w:author="WESLEY DOS SANTOS GATINHO" w:date="2025-08-08T21:16:00Z"/>
          <w:rFonts w:ascii="Times New Roman" w:hAnsi="Times New Roman" w:cs="Times New Roman"/>
          <w:lang w:val="pt-PT"/>
        </w:rPr>
      </w:pPr>
      <w:ins w:id="4319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Sistema/Aplicação</w:t>
        </w:r>
      </w:ins>
    </w:p>
    <w:p w14:paraId="2A1D245F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20" w:author="WESLEY DOS SANTOS GATINHO" w:date="2025-08-08T21:16:00Z"/>
          <w:rFonts w:ascii="Times New Roman" w:hAnsi="Times New Roman" w:cs="Times New Roman"/>
          <w:lang w:val="pt-PT"/>
        </w:rPr>
      </w:pPr>
      <w:ins w:id="4321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3B0920E9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22" w:author="WESLEY DOS SANTOS GATINHO" w:date="2025-08-08T21:16:00Z"/>
          <w:rFonts w:ascii="Times New Roman" w:hAnsi="Times New Roman" w:cs="Times New Roman"/>
          <w:lang w:val="pt-PT"/>
        </w:rPr>
      </w:pPr>
      <w:ins w:id="4323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684060A9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24" w:author="WESLEY DOS SANTOS GATINHO" w:date="2025-08-08T21:16:00Z"/>
          <w:rFonts w:ascii="Times New Roman" w:hAnsi="Times New Roman" w:cs="Times New Roman"/>
          <w:lang w:val="pt-PT"/>
        </w:rPr>
      </w:pPr>
      <w:ins w:id="4325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O sistema apresenta a lista de exercícios disponíveis.</w:t>
        </w:r>
      </w:ins>
    </w:p>
    <w:p w14:paraId="08C92151" w14:textId="77777777" w:rsidR="000F4347" w:rsidRPr="000F4347" w:rsidRDefault="000F4347" w:rsidP="000F4347">
      <w:pPr>
        <w:numPr>
          <w:ilvl w:val="0"/>
          <w:numId w:val="122"/>
        </w:numPr>
        <w:spacing w:line="276" w:lineRule="auto"/>
        <w:jc w:val="both"/>
        <w:rPr>
          <w:ins w:id="4326" w:author="WESLEY DOS SANTOS GATINHO" w:date="2025-08-08T21:16:00Z"/>
          <w:rFonts w:ascii="Times New Roman" w:hAnsi="Times New Roman" w:cs="Times New Roman"/>
          <w:lang w:val="pt-PT"/>
        </w:rPr>
      </w:pPr>
      <w:ins w:id="4327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lastRenderedPageBreak/>
          <w:t>Mensagem:</w:t>
        </w:r>
        <w:r w:rsidRPr="000F4347">
          <w:rPr>
            <w:rFonts w:ascii="Times New Roman" w:hAnsi="Times New Roman" w:cs="Times New Roman"/>
            <w:lang w:val="pt-PT"/>
          </w:rPr>
          <w:t xml:space="preserve"> selecionaAgachamento()</w:t>
        </w:r>
      </w:ins>
    </w:p>
    <w:p w14:paraId="270FE5D0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28" w:author="WESLEY DOS SANTOS GATINHO" w:date="2025-08-08T21:16:00Z"/>
          <w:rFonts w:ascii="Times New Roman" w:hAnsi="Times New Roman" w:cs="Times New Roman"/>
          <w:lang w:val="pt-PT"/>
        </w:rPr>
      </w:pPr>
      <w:ins w:id="4329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0F4347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27F017AF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30" w:author="WESLEY DOS SANTOS GATINHO" w:date="2025-08-08T21:16:00Z"/>
          <w:rFonts w:ascii="Times New Roman" w:hAnsi="Times New Roman" w:cs="Times New Roman"/>
          <w:lang w:val="pt-PT"/>
        </w:rPr>
      </w:pPr>
      <w:ins w:id="4331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0F4347">
          <w:rPr>
            <w:rFonts w:ascii="Times New Roman" w:hAnsi="Times New Roman" w:cs="Times New Roman"/>
            <w:lang w:val="pt-PT"/>
          </w:rPr>
          <w:t xml:space="preserve"> Sistema/Aplicação</w:t>
        </w:r>
      </w:ins>
    </w:p>
    <w:p w14:paraId="40C9541D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32" w:author="WESLEY DOS SANTOS GATINHO" w:date="2025-08-08T21:16:00Z"/>
          <w:rFonts w:ascii="Times New Roman" w:hAnsi="Times New Roman" w:cs="Times New Roman"/>
          <w:lang w:val="pt-PT"/>
        </w:rPr>
      </w:pPr>
      <w:ins w:id="4333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0F4347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6ACB794" w14:textId="77777777" w:rsidR="000F4347" w:rsidRPr="000F4347" w:rsidRDefault="000F4347" w:rsidP="000F4347">
      <w:pPr>
        <w:numPr>
          <w:ilvl w:val="1"/>
          <w:numId w:val="122"/>
        </w:numPr>
        <w:spacing w:line="276" w:lineRule="auto"/>
        <w:jc w:val="both"/>
        <w:rPr>
          <w:ins w:id="4334" w:author="WESLEY DOS SANTOS GATINHO" w:date="2025-08-08T21:16:00Z"/>
          <w:rFonts w:ascii="Times New Roman" w:hAnsi="Times New Roman" w:cs="Times New Roman"/>
          <w:lang w:val="pt-PT"/>
        </w:rPr>
      </w:pPr>
      <w:ins w:id="4335" w:author="WESLEY DOS SANTOS GATINHO" w:date="2025-08-08T21:16:00Z">
        <w:r w:rsidRPr="000F4347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0F4347">
          <w:rPr>
            <w:rFonts w:ascii="Times New Roman" w:hAnsi="Times New Roman" w:cs="Times New Roman"/>
            <w:lang w:val="pt-PT"/>
          </w:rPr>
          <w:t xml:space="preserve"> O usuário escolhe o exercício "Agachamento" da lista.</w:t>
        </w:r>
      </w:ins>
    </w:p>
    <w:p w14:paraId="396136E3" w14:textId="77777777" w:rsidR="00D60BD6" w:rsidRPr="001F772C" w:rsidRDefault="00D60BD6">
      <w:pPr>
        <w:spacing w:line="276" w:lineRule="auto"/>
        <w:jc w:val="both"/>
        <w:rPr>
          <w:rFonts w:ascii="Times New Roman" w:hAnsi="Times New Roman" w:cs="Times New Roman"/>
          <w:b/>
          <w:bCs/>
          <w:lang w:val="pt-PT"/>
        </w:rPr>
        <w:pPrChange w:id="4336" w:author="WESLEY DOS SANTOS GATINHO" w:date="2025-06-13T20:45:00Z">
          <w:pPr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6.4 Diagrama de Sequência: Obter Dicas Fitness</w:t>
      </w:r>
    </w:p>
    <w:p w14:paraId="61836406" w14:textId="004B1193" w:rsidR="00D60BD6" w:rsidRDefault="006E5E51">
      <w:pPr>
        <w:spacing w:line="276" w:lineRule="auto"/>
        <w:ind w:firstLine="709"/>
        <w:jc w:val="both"/>
        <w:rPr>
          <w:ins w:id="4337" w:author="WESLEY DOS SANTOS GATINHO" w:date="2025-08-08T21:18:00Z" w16du:dateUtc="2025-08-09T00:18:00Z"/>
          <w:rFonts w:ascii="Times New Roman" w:hAnsi="Times New Roman" w:cs="Times New Roman"/>
        </w:rPr>
      </w:pPr>
      <w:ins w:id="4338" w:author="WESLEY DOS SANTOS GATINHO" w:date="2025-08-08T21:18:00Z">
        <w:r w:rsidRPr="006E5E51">
          <w:rPr>
            <w:rFonts w:ascii="Times New Roman" w:hAnsi="Times New Roman" w:cs="Times New Roman"/>
          </w:rPr>
          <w:t>Este diagrama de sequência ilustra a interação de um usuário com o sistema para obter uma "Dica Fitness do Dia". O cenário descreve o processo desde o acesso à tela de dicas até o clique no botão para solicitar uma dica e a subsequente exibição da dica na tela.</w:t>
        </w:r>
      </w:ins>
      <w:del w:id="4339" w:author="WESLEY DOS SANTOS GATINHO" w:date="2025-08-08T21:18:00Z" w16du:dateUtc="2025-08-09T00:18:00Z">
        <w:r w:rsidR="00D60BD6" w:rsidRPr="001F772C" w:rsidDel="006E5E51">
          <w:rPr>
            <w:rFonts w:ascii="Times New Roman" w:hAnsi="Times New Roman" w:cs="Times New Roman"/>
            <w:lang w:val="pt-PT"/>
          </w:rPr>
          <w:delText>Este diagrama descreve como o usuário solicita e recebe dicas fitness do sistema.</w:delText>
        </w:r>
      </w:del>
    </w:p>
    <w:p w14:paraId="02B8B6C3" w14:textId="77777777" w:rsidR="006E5E51" w:rsidRPr="006E5E51" w:rsidRDefault="006E5E51" w:rsidP="006E5E51">
      <w:pPr>
        <w:spacing w:line="276" w:lineRule="auto"/>
        <w:ind w:firstLine="709"/>
        <w:jc w:val="both"/>
        <w:rPr>
          <w:ins w:id="4340" w:author="WESLEY DOS SANTOS GATINHO" w:date="2025-08-08T21:18:00Z"/>
          <w:rFonts w:ascii="Times New Roman" w:hAnsi="Times New Roman" w:cs="Times New Roman"/>
          <w:b/>
          <w:bCs/>
          <w:lang w:val="pt-PT"/>
        </w:rPr>
      </w:pPr>
      <w:ins w:id="4341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Participantes (Lifelines)</w:t>
        </w:r>
      </w:ins>
    </w:p>
    <w:p w14:paraId="03480E37" w14:textId="77777777" w:rsidR="006E5E51" w:rsidRPr="006E5E51" w:rsidRDefault="006E5E51" w:rsidP="006E5E51">
      <w:pPr>
        <w:numPr>
          <w:ilvl w:val="0"/>
          <w:numId w:val="123"/>
        </w:numPr>
        <w:spacing w:line="276" w:lineRule="auto"/>
        <w:jc w:val="both"/>
        <w:rPr>
          <w:ins w:id="4342" w:author="WESLEY DOS SANTOS GATINHO" w:date="2025-08-08T21:18:00Z"/>
          <w:rFonts w:ascii="Times New Roman" w:hAnsi="Times New Roman" w:cs="Times New Roman"/>
          <w:lang w:val="pt-PT"/>
        </w:rPr>
      </w:pPr>
      <w:ins w:id="4343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6E5E51">
          <w:rPr>
            <w:rFonts w:ascii="Times New Roman" w:hAnsi="Times New Roman" w:cs="Times New Roman"/>
            <w:lang w:val="pt-PT"/>
          </w:rPr>
          <w:t>: O ator que interage com a interface do sistema para solicitar e visualizar as dicas fitness.</w:t>
        </w:r>
      </w:ins>
    </w:p>
    <w:p w14:paraId="7E56105F" w14:textId="77777777" w:rsidR="006E5E51" w:rsidRPr="006E5E51" w:rsidRDefault="006E5E51" w:rsidP="006E5E51">
      <w:pPr>
        <w:numPr>
          <w:ilvl w:val="0"/>
          <w:numId w:val="123"/>
        </w:numPr>
        <w:spacing w:line="276" w:lineRule="auto"/>
        <w:jc w:val="both"/>
        <w:rPr>
          <w:ins w:id="4344" w:author="WESLEY DOS SANTOS GATINHO" w:date="2025-08-08T21:18:00Z"/>
          <w:rFonts w:ascii="Times New Roman" w:hAnsi="Times New Roman" w:cs="Times New Roman"/>
          <w:lang w:val="pt-PT"/>
        </w:rPr>
      </w:pPr>
      <w:ins w:id="4345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Sistema (Interface)</w:t>
        </w:r>
        <w:r w:rsidRPr="006E5E51">
          <w:rPr>
            <w:rFonts w:ascii="Times New Roman" w:hAnsi="Times New Roman" w:cs="Times New Roman"/>
            <w:lang w:val="pt-PT"/>
          </w:rPr>
          <w:t>: O objeto que representa a interface de usuário da aplicação. É responsável por receber as ações do usuário, gerenciar a exibição de telas e coordenar a comunicação com o gerador de dicas.</w:t>
        </w:r>
      </w:ins>
    </w:p>
    <w:p w14:paraId="46BF0CC9" w14:textId="77777777" w:rsidR="006E5E51" w:rsidRPr="006E5E51" w:rsidRDefault="006E5E51" w:rsidP="006E5E51">
      <w:pPr>
        <w:numPr>
          <w:ilvl w:val="0"/>
          <w:numId w:val="123"/>
        </w:numPr>
        <w:spacing w:line="276" w:lineRule="auto"/>
        <w:jc w:val="both"/>
        <w:rPr>
          <w:ins w:id="4346" w:author="WESLEY DOS SANTOS GATINHO" w:date="2025-08-08T21:18:00Z"/>
          <w:rFonts w:ascii="Times New Roman" w:hAnsi="Times New Roman" w:cs="Times New Roman"/>
          <w:lang w:val="pt-PT"/>
        </w:rPr>
      </w:pPr>
      <w:ins w:id="4347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Gerador de Dicas Fitness</w:t>
        </w:r>
        <w:r w:rsidRPr="006E5E51">
          <w:rPr>
            <w:rFonts w:ascii="Times New Roman" w:hAnsi="Times New Roman" w:cs="Times New Roman"/>
            <w:lang w:val="pt-PT"/>
          </w:rPr>
          <w:t>: O objeto que representa a lógica de negócio ou o serviço responsável por gerar e fornecer as dicas fitness.</w:t>
        </w:r>
      </w:ins>
    </w:p>
    <w:p w14:paraId="2A5A4C2B" w14:textId="54080731" w:rsidR="006E5E51" w:rsidRPr="006E5E51" w:rsidRDefault="006E5E51" w:rsidP="006E5E51">
      <w:pPr>
        <w:spacing w:line="276" w:lineRule="auto"/>
        <w:ind w:firstLine="709"/>
        <w:jc w:val="both"/>
        <w:rPr>
          <w:ins w:id="4348" w:author="WESLEY DOS SANTOS GATINHO" w:date="2025-08-08T21:18:00Z"/>
          <w:rFonts w:ascii="Times New Roman" w:hAnsi="Times New Roman" w:cs="Times New Roman"/>
          <w:lang w:val="pt-PT"/>
        </w:rPr>
      </w:pPr>
    </w:p>
    <w:p w14:paraId="6528DC98" w14:textId="77777777" w:rsidR="006E5E51" w:rsidRPr="006E5E51" w:rsidRDefault="006E5E51" w:rsidP="006E5E51">
      <w:pPr>
        <w:spacing w:line="276" w:lineRule="auto"/>
        <w:ind w:firstLine="709"/>
        <w:jc w:val="both"/>
        <w:rPr>
          <w:ins w:id="4349" w:author="WESLEY DOS SANTOS GATINHO" w:date="2025-08-08T21:18:00Z"/>
          <w:rFonts w:ascii="Times New Roman" w:hAnsi="Times New Roman" w:cs="Times New Roman"/>
          <w:b/>
          <w:bCs/>
          <w:lang w:val="pt-PT"/>
        </w:rPr>
      </w:pPr>
      <w:ins w:id="4350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6BA39E4A" w14:textId="77777777" w:rsidR="006E5E51" w:rsidRPr="006E5E51" w:rsidRDefault="006E5E51" w:rsidP="006E5E51">
      <w:pPr>
        <w:numPr>
          <w:ilvl w:val="0"/>
          <w:numId w:val="124"/>
        </w:numPr>
        <w:spacing w:line="276" w:lineRule="auto"/>
        <w:jc w:val="both"/>
        <w:rPr>
          <w:ins w:id="4351" w:author="WESLEY DOS SANTOS GATINHO" w:date="2025-08-08T21:18:00Z"/>
          <w:rFonts w:ascii="Times New Roman" w:hAnsi="Times New Roman" w:cs="Times New Roman"/>
          <w:lang w:val="pt-PT"/>
        </w:rPr>
      </w:pPr>
      <w:ins w:id="4352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acessaTelaIdeiasFit()</w:t>
        </w:r>
      </w:ins>
    </w:p>
    <w:p w14:paraId="7EFC6C5F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53" w:author="WESLEY DOS SANTOS GATINHO" w:date="2025-08-08T21:18:00Z"/>
          <w:rFonts w:ascii="Times New Roman" w:hAnsi="Times New Roman" w:cs="Times New Roman"/>
          <w:lang w:val="pt-PT"/>
        </w:rPr>
      </w:pPr>
      <w:ins w:id="4354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34D68381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55" w:author="WESLEY DOS SANTOS GATINHO" w:date="2025-08-08T21:18:00Z"/>
          <w:rFonts w:ascii="Times New Roman" w:hAnsi="Times New Roman" w:cs="Times New Roman"/>
          <w:lang w:val="pt-PT"/>
        </w:rPr>
      </w:pPr>
      <w:ins w:id="4356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247FC39B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57" w:author="WESLEY DOS SANTOS GATINHO" w:date="2025-08-08T21:18:00Z"/>
          <w:rFonts w:ascii="Times New Roman" w:hAnsi="Times New Roman" w:cs="Times New Roman"/>
          <w:lang w:val="pt-PT"/>
        </w:rPr>
      </w:pPr>
      <w:ins w:id="4358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547FDFAF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59" w:author="WESLEY DOS SANTOS GATINHO" w:date="2025-08-08T21:18:00Z"/>
          <w:rFonts w:ascii="Times New Roman" w:hAnsi="Times New Roman" w:cs="Times New Roman"/>
          <w:lang w:val="pt-PT"/>
        </w:rPr>
      </w:pPr>
      <w:ins w:id="4360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inicia o processo acessando a tela de dicas fitness.</w:t>
        </w:r>
      </w:ins>
    </w:p>
    <w:p w14:paraId="48B51643" w14:textId="77777777" w:rsidR="006E5E51" w:rsidRPr="006E5E51" w:rsidRDefault="006E5E51" w:rsidP="006E5E51">
      <w:pPr>
        <w:numPr>
          <w:ilvl w:val="0"/>
          <w:numId w:val="124"/>
        </w:numPr>
        <w:spacing w:line="276" w:lineRule="auto"/>
        <w:jc w:val="both"/>
        <w:rPr>
          <w:ins w:id="4361" w:author="WESLEY DOS SANTOS GATINHO" w:date="2025-08-08T21:18:00Z"/>
          <w:rFonts w:ascii="Times New Roman" w:hAnsi="Times New Roman" w:cs="Times New Roman"/>
          <w:lang w:val="pt-PT"/>
        </w:rPr>
      </w:pPr>
      <w:ins w:id="4362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exibeTelaIdeiasFit</w:t>
        </w:r>
      </w:ins>
    </w:p>
    <w:p w14:paraId="6623F270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63" w:author="WESLEY DOS SANTOS GATINHO" w:date="2025-08-08T21:18:00Z"/>
          <w:rFonts w:ascii="Times New Roman" w:hAnsi="Times New Roman" w:cs="Times New Roman"/>
          <w:lang w:val="pt-PT"/>
        </w:rPr>
      </w:pPr>
      <w:ins w:id="4364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0C189453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65" w:author="WESLEY DOS SANTOS GATINHO" w:date="2025-08-08T21:18:00Z"/>
          <w:rFonts w:ascii="Times New Roman" w:hAnsi="Times New Roman" w:cs="Times New Roman"/>
          <w:lang w:val="pt-PT"/>
        </w:rPr>
      </w:pPr>
      <w:ins w:id="4366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25FEDB44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67" w:author="WESLEY DOS SANTOS GATINHO" w:date="2025-08-08T21:18:00Z"/>
          <w:rFonts w:ascii="Times New Roman" w:hAnsi="Times New Roman" w:cs="Times New Roman"/>
          <w:lang w:val="pt-PT"/>
        </w:rPr>
      </w:pPr>
      <w:ins w:id="4368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3D2E9280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69" w:author="WESLEY DOS SANTOS GATINHO" w:date="2025-08-08T21:18:00Z"/>
          <w:rFonts w:ascii="Times New Roman" w:hAnsi="Times New Roman" w:cs="Times New Roman"/>
          <w:lang w:val="pt-PT"/>
        </w:rPr>
      </w:pPr>
      <w:ins w:id="4370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exibe a tela de dicas fitness para o usuário.</w:t>
        </w:r>
      </w:ins>
    </w:p>
    <w:p w14:paraId="3EB70753" w14:textId="77777777" w:rsidR="006E5E51" w:rsidRPr="006E5E51" w:rsidRDefault="006E5E51" w:rsidP="006E5E51">
      <w:pPr>
        <w:numPr>
          <w:ilvl w:val="0"/>
          <w:numId w:val="124"/>
        </w:numPr>
        <w:spacing w:line="276" w:lineRule="auto"/>
        <w:jc w:val="both"/>
        <w:rPr>
          <w:ins w:id="4371" w:author="WESLEY DOS SANTOS GATINHO" w:date="2025-08-08T21:18:00Z"/>
          <w:rFonts w:ascii="Times New Roman" w:hAnsi="Times New Roman" w:cs="Times New Roman"/>
          <w:lang w:val="pt-PT"/>
        </w:rPr>
      </w:pPr>
      <w:ins w:id="4372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clicaBotaoObterDicaFitnessDia()</w:t>
        </w:r>
      </w:ins>
    </w:p>
    <w:p w14:paraId="0EA0D84B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73" w:author="WESLEY DOS SANTOS GATINHO" w:date="2025-08-08T21:18:00Z"/>
          <w:rFonts w:ascii="Times New Roman" w:hAnsi="Times New Roman" w:cs="Times New Roman"/>
          <w:lang w:val="pt-PT"/>
        </w:rPr>
      </w:pPr>
      <w:ins w:id="4374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4B966041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75" w:author="WESLEY DOS SANTOS GATINHO" w:date="2025-08-08T21:18:00Z"/>
          <w:rFonts w:ascii="Times New Roman" w:hAnsi="Times New Roman" w:cs="Times New Roman"/>
          <w:lang w:val="pt-PT"/>
        </w:rPr>
      </w:pPr>
      <w:ins w:id="4376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62F7817E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77" w:author="WESLEY DOS SANTOS GATINHO" w:date="2025-08-08T21:18:00Z"/>
          <w:rFonts w:ascii="Times New Roman" w:hAnsi="Times New Roman" w:cs="Times New Roman"/>
          <w:lang w:val="pt-PT"/>
        </w:rPr>
      </w:pPr>
      <w:ins w:id="4378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4C2F9D7B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79" w:author="WESLEY DOS SANTOS GATINHO" w:date="2025-08-08T21:18:00Z"/>
          <w:rFonts w:ascii="Times New Roman" w:hAnsi="Times New Roman" w:cs="Times New Roman"/>
          <w:lang w:val="pt-PT"/>
        </w:rPr>
      </w:pPr>
      <w:ins w:id="4380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clica no botão para solicitar uma dica fitness diária.</w:t>
        </w:r>
      </w:ins>
    </w:p>
    <w:p w14:paraId="59B9684D" w14:textId="77777777" w:rsidR="006E5E51" w:rsidRPr="006E5E51" w:rsidRDefault="006E5E51" w:rsidP="006E5E51">
      <w:pPr>
        <w:numPr>
          <w:ilvl w:val="0"/>
          <w:numId w:val="124"/>
        </w:numPr>
        <w:spacing w:line="276" w:lineRule="auto"/>
        <w:jc w:val="both"/>
        <w:rPr>
          <w:ins w:id="4381" w:author="WESLEY DOS SANTOS GATINHO" w:date="2025-08-08T21:18:00Z"/>
          <w:rFonts w:ascii="Times New Roman" w:hAnsi="Times New Roman" w:cs="Times New Roman"/>
          <w:lang w:val="pt-PT"/>
        </w:rPr>
      </w:pPr>
      <w:ins w:id="4382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solicitaDicasFitness()</w:t>
        </w:r>
      </w:ins>
    </w:p>
    <w:p w14:paraId="38E32C0A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83" w:author="WESLEY DOS SANTOS GATINHO" w:date="2025-08-08T21:18:00Z"/>
          <w:rFonts w:ascii="Times New Roman" w:hAnsi="Times New Roman" w:cs="Times New Roman"/>
          <w:lang w:val="pt-PT"/>
        </w:rPr>
      </w:pPr>
      <w:ins w:id="4384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7E1D3BD8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85" w:author="WESLEY DOS SANTOS GATINHO" w:date="2025-08-08T21:18:00Z"/>
          <w:rFonts w:ascii="Times New Roman" w:hAnsi="Times New Roman" w:cs="Times New Roman"/>
          <w:lang w:val="pt-PT"/>
        </w:rPr>
      </w:pPr>
      <w:ins w:id="4386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Gerador de Dicas Fitness</w:t>
        </w:r>
      </w:ins>
    </w:p>
    <w:p w14:paraId="428DC0DC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87" w:author="WESLEY DOS SANTOS GATINHO" w:date="2025-08-08T21:18:00Z"/>
          <w:rFonts w:ascii="Times New Roman" w:hAnsi="Times New Roman" w:cs="Times New Roman"/>
          <w:lang w:val="pt-PT"/>
        </w:rPr>
      </w:pPr>
      <w:ins w:id="4388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532C8745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89" w:author="WESLEY DOS SANTOS GATINHO" w:date="2025-08-08T21:18:00Z"/>
          <w:rFonts w:ascii="Times New Roman" w:hAnsi="Times New Roman" w:cs="Times New Roman"/>
          <w:lang w:val="pt-PT"/>
        </w:rPr>
      </w:pPr>
      <w:ins w:id="4390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A interface do sistema envia uma requisição para o Gerador de Dicas Fitness.</w:t>
        </w:r>
      </w:ins>
    </w:p>
    <w:p w14:paraId="6E4E499D" w14:textId="77777777" w:rsidR="006E5E51" w:rsidRPr="006E5E51" w:rsidRDefault="006E5E51" w:rsidP="006E5E51">
      <w:pPr>
        <w:numPr>
          <w:ilvl w:val="0"/>
          <w:numId w:val="124"/>
        </w:numPr>
        <w:spacing w:line="276" w:lineRule="auto"/>
        <w:jc w:val="both"/>
        <w:rPr>
          <w:ins w:id="4391" w:author="WESLEY DOS SANTOS GATINHO" w:date="2025-08-08T21:18:00Z"/>
          <w:rFonts w:ascii="Times New Roman" w:hAnsi="Times New Roman" w:cs="Times New Roman"/>
          <w:lang w:val="pt-PT"/>
        </w:rPr>
      </w:pPr>
      <w:ins w:id="4392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retornaDicaFitness</w:t>
        </w:r>
      </w:ins>
    </w:p>
    <w:p w14:paraId="4C6B0D49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93" w:author="WESLEY DOS SANTOS GATINHO" w:date="2025-08-08T21:18:00Z"/>
          <w:rFonts w:ascii="Times New Roman" w:hAnsi="Times New Roman" w:cs="Times New Roman"/>
          <w:lang w:val="pt-PT"/>
        </w:rPr>
      </w:pPr>
      <w:ins w:id="4394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Gerador de Dicas Fitness</w:t>
        </w:r>
      </w:ins>
    </w:p>
    <w:p w14:paraId="41E99019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95" w:author="WESLEY DOS SANTOS GATINHO" w:date="2025-08-08T21:18:00Z"/>
          <w:rFonts w:ascii="Times New Roman" w:hAnsi="Times New Roman" w:cs="Times New Roman"/>
          <w:lang w:val="pt-PT"/>
        </w:rPr>
      </w:pPr>
      <w:ins w:id="4396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3849DC1C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97" w:author="WESLEY DOS SANTOS GATINHO" w:date="2025-08-08T21:18:00Z"/>
          <w:rFonts w:ascii="Times New Roman" w:hAnsi="Times New Roman" w:cs="Times New Roman"/>
          <w:lang w:val="pt-PT"/>
        </w:rPr>
      </w:pPr>
      <w:ins w:id="4398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048DED86" w14:textId="77777777" w:rsidR="006E5E51" w:rsidRPr="006E5E51" w:rsidRDefault="006E5E51" w:rsidP="006E5E51">
      <w:pPr>
        <w:numPr>
          <w:ilvl w:val="1"/>
          <w:numId w:val="124"/>
        </w:numPr>
        <w:spacing w:line="276" w:lineRule="auto"/>
        <w:jc w:val="both"/>
        <w:rPr>
          <w:ins w:id="4399" w:author="WESLEY DOS SANTOS GATINHO" w:date="2025-08-08T21:18:00Z"/>
          <w:rFonts w:ascii="Times New Roman" w:hAnsi="Times New Roman" w:cs="Times New Roman"/>
          <w:lang w:val="pt-PT"/>
        </w:rPr>
      </w:pPr>
      <w:ins w:id="4400" w:author="WESLEY DOS SANTOS GATINHO" w:date="2025-08-08T21:18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Gerador de Dicas Fitness envia a dica solicitada de volta para a interface do sistema.</w:t>
        </w:r>
      </w:ins>
    </w:p>
    <w:p w14:paraId="7A2F096C" w14:textId="77777777" w:rsidR="006E5E51" w:rsidRPr="001F772C" w:rsidRDefault="006E5E51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4401" w:author="WESLEY DOS SANTOS GATINHO" w:date="2025-06-13T21:11:00Z">
          <w:pPr>
            <w:jc w:val="both"/>
          </w:pPr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402" w:author="WESLEY DOS SANTOS GATINHO" w:date="2025-06-13T21:12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403">
          <w:tblGrid>
            <w:gridCol w:w="40"/>
            <w:gridCol w:w="9031"/>
            <w:gridCol w:w="30"/>
          </w:tblGrid>
        </w:tblGridChange>
      </w:tblGrid>
      <w:tr w:rsidR="00D60BD6" w:rsidRPr="001F772C" w14:paraId="28AF44F4" w14:textId="77777777" w:rsidTr="0046038C">
        <w:trPr>
          <w:trHeight w:val="300"/>
          <w:trPrChange w:id="4404" w:author="WESLEY DOS SANTOS GATINHO" w:date="2025-06-13T21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405" w:author="WESLEY DOS SANTOS GATINHO" w:date="2025-06-13T21:12:00Z">
              <w:tcPr>
                <w:tcW w:w="9061" w:type="dxa"/>
                <w:gridSpan w:val="2"/>
              </w:tcPr>
            </w:tcPrChange>
          </w:tcPr>
          <w:p w14:paraId="5E20BAE8" w14:textId="25CF9314" w:rsidR="00D60BD6" w:rsidRPr="001F772C" w:rsidRDefault="00D60BD6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406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407" w:author="WESLEY DOS SANTOS GATINHO" w:date="2025-06-13T21:12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408" w:author="WESLEY DOS SANTOS GATINHO" w:date="2025-06-13T21:12:00Z">
              <w:r w:rsidR="0046038C">
                <w:rPr>
                  <w:rFonts w:ascii="Times New Roman" w:hAnsi="Times New Roman" w:cs="Times New Roman"/>
                  <w:lang w:val="pt-PT"/>
                </w:rPr>
                <w:t>17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>: Obter Dicas Fitness</w:t>
            </w:r>
          </w:p>
        </w:tc>
      </w:tr>
      <w:tr w:rsidR="00D60BD6" w:rsidRPr="001F772C" w14:paraId="608035D1" w14:textId="77777777" w:rsidTr="0046038C">
        <w:trPr>
          <w:trHeight w:val="300"/>
          <w:trPrChange w:id="4409" w:author="WESLEY DOS SANTOS GATINHO" w:date="2025-06-13T21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410" w:author="WESLEY DOS SANTOS GATINHO" w:date="2025-06-13T21:12:00Z">
              <w:tcPr>
                <w:tcW w:w="9061" w:type="dxa"/>
                <w:gridSpan w:val="2"/>
              </w:tcPr>
            </w:tcPrChange>
          </w:tcPr>
          <w:p w14:paraId="66F502FB" w14:textId="58C6C8E9" w:rsidR="00D60BD6" w:rsidRPr="001F772C" w:rsidRDefault="00D60BD6">
            <w:pPr>
              <w:spacing w:line="276" w:lineRule="auto"/>
              <w:jc w:val="both"/>
              <w:rPr>
                <w:rFonts w:ascii="Times New Roman" w:hAnsi="Times New Roman" w:cs="Times New Roman"/>
                <w:lang w:val="pt-PT"/>
              </w:rPr>
              <w:pPrChange w:id="4411" w:author="WESLEY DOS SANTOS GATINHO" w:date="2025-06-13T20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412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07CF118A" wp14:editId="7B25F741">
                  <wp:extent cx="5760085" cy="3008630"/>
                  <wp:effectExtent l="0" t="0" r="0" b="1270"/>
                  <wp:docPr id="774172097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BD6" w:rsidRPr="001F772C" w14:paraId="01C0F197" w14:textId="77777777" w:rsidTr="0046038C">
        <w:trPr>
          <w:trHeight w:val="300"/>
          <w:trPrChange w:id="4413" w:author="WESLEY DOS SANTOS GATINHO" w:date="2025-06-13T21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414" w:author="WESLEY DOS SANTOS GATINHO" w:date="2025-06-13T21:12:00Z">
              <w:tcPr>
                <w:tcW w:w="9061" w:type="dxa"/>
                <w:gridSpan w:val="2"/>
              </w:tcPr>
            </w:tcPrChange>
          </w:tcPr>
          <w:p w14:paraId="319D7C93" w14:textId="15E3D2F7" w:rsidR="00D60BD6" w:rsidRPr="0046038C" w:rsidRDefault="00D60BD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4415" w:author="WESLEY DOS SANTOS GATINHO" w:date="2025-06-13T21:12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4416" w:author="WESLEY DOS SANTOS GATINHO" w:date="2025-06-13T20:45:00Z">
                <w:pPr>
                  <w:jc w:val="both"/>
                </w:pPr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417" w:author="WESLEY DOS SANTOS GATINHO" w:date="2025-06-13T21:12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6CBFB7C0" w14:textId="77777777" w:rsidR="007E6DB2" w:rsidRPr="001F772C" w:rsidRDefault="007E6DB2">
      <w:pPr>
        <w:spacing w:line="276" w:lineRule="auto"/>
        <w:jc w:val="both"/>
        <w:rPr>
          <w:rFonts w:ascii="Times New Roman" w:hAnsi="Times New Roman" w:cs="Times New Roman"/>
          <w:lang w:val="pt-PT"/>
          <w:rPrChange w:id="4418" w:author="WESLEY DOS SANTOS GATINHO" w:date="2025-06-13T20:43:00Z">
            <w:rPr/>
          </w:rPrChange>
        </w:rPr>
        <w:pPrChange w:id="4419" w:author="WESLEY DOS SANTOS GATINHO" w:date="2025-06-13T20:45:00Z">
          <w:pPr/>
        </w:pPrChange>
      </w:pPr>
    </w:p>
    <w:p w14:paraId="6803153A" w14:textId="77777777" w:rsidR="00EA4811" w:rsidRPr="001F772C" w:rsidRDefault="00EA4811">
      <w:pPr>
        <w:spacing w:line="276" w:lineRule="auto"/>
        <w:rPr>
          <w:rFonts w:ascii="Times New Roman" w:hAnsi="Times New Roman" w:cs="Times New Roman"/>
          <w:b/>
          <w:bCs/>
          <w:lang w:val="pt-PT"/>
          <w:rPrChange w:id="4420" w:author="WESLEY DOS SANTOS GATINHO" w:date="2025-06-13T20:43:00Z">
            <w:rPr>
              <w:b/>
              <w:bCs/>
              <w:lang w:val="pt-PT"/>
            </w:rPr>
          </w:rPrChange>
        </w:rPr>
        <w:pPrChange w:id="4421" w:author="WESLEY DOS SANTOS GATINHO" w:date="2025-06-13T20:45:00Z">
          <w:pPr/>
        </w:pPrChange>
      </w:pPr>
      <w:r w:rsidRPr="001F772C">
        <w:rPr>
          <w:rFonts w:ascii="Times New Roman" w:hAnsi="Times New Roman" w:cs="Times New Roman"/>
          <w:b/>
          <w:bCs/>
          <w:lang w:val="pt-PT"/>
          <w:rPrChange w:id="4422" w:author="WESLEY DOS SANTOS GATINHO" w:date="2025-06-13T20:43:00Z">
            <w:rPr>
              <w:b/>
              <w:bCs/>
              <w:lang w:val="pt-PT"/>
            </w:rPr>
          </w:rPrChange>
        </w:rPr>
        <w:t>6.5 Diagrama de Sequ</w:t>
      </w:r>
      <w:r w:rsidRPr="001F772C">
        <w:rPr>
          <w:rFonts w:ascii="Times New Roman" w:hAnsi="Times New Roman" w:cs="Times New Roman" w:hint="eastAsia"/>
          <w:b/>
          <w:bCs/>
          <w:lang w:val="pt-PT"/>
          <w:rPrChange w:id="4423" w:author="WESLEY DOS SANTOS GATINHO" w:date="2025-06-13T20:43:00Z">
            <w:rPr>
              <w:rFonts w:hint="eastAsia"/>
              <w:b/>
              <w:bCs/>
              <w:lang w:val="pt-PT"/>
            </w:rPr>
          </w:rPrChange>
        </w:rPr>
        <w:t>ê</w:t>
      </w:r>
      <w:r w:rsidRPr="001F772C">
        <w:rPr>
          <w:rFonts w:ascii="Times New Roman" w:hAnsi="Times New Roman" w:cs="Times New Roman"/>
          <w:b/>
          <w:bCs/>
          <w:lang w:val="pt-PT"/>
          <w:rPrChange w:id="4424" w:author="WESLEY DOS SANTOS GATINHO" w:date="2025-06-13T20:43:00Z">
            <w:rPr>
              <w:b/>
              <w:bCs/>
              <w:lang w:val="pt-PT"/>
            </w:rPr>
          </w:rPrChange>
        </w:rPr>
        <w:t>ncia: Obter Treino/Dieta Personalizada</w:t>
      </w:r>
    </w:p>
    <w:p w14:paraId="595252F2" w14:textId="134CDC78" w:rsidR="00EA4811" w:rsidRDefault="006E5E51">
      <w:pPr>
        <w:spacing w:line="276" w:lineRule="auto"/>
        <w:ind w:firstLine="709"/>
        <w:jc w:val="both"/>
        <w:rPr>
          <w:ins w:id="4425" w:author="WESLEY DOS SANTOS GATINHO" w:date="2025-08-08T21:19:00Z" w16du:dateUtc="2025-08-09T00:19:00Z"/>
          <w:rFonts w:ascii="Times New Roman" w:hAnsi="Times New Roman" w:cs="Times New Roman"/>
        </w:rPr>
      </w:pPr>
      <w:ins w:id="4426" w:author="WESLEY DOS SANTOS GATINHO" w:date="2025-08-08T21:19:00Z">
        <w:r w:rsidRPr="006E5E51">
          <w:rPr>
            <w:rFonts w:ascii="Times New Roman" w:hAnsi="Times New Roman" w:cs="Times New Roman"/>
          </w:rPr>
          <w:lastRenderedPageBreak/>
          <w:t>Este diagrama de sequência ilustra o processo de um usuário obtendo um plano de treino ou dieta personalizado. A interação começa com o usuário acessando a tela de ideias, inserindo uma solicitação (prompt) e, em seguida, o sistema coordenando a comunicação com um gerador de treino/dieta, que por sua vez utiliza um módulo de Inteligência Artificial para gerar o plano final.</w:t>
        </w:r>
      </w:ins>
      <w:del w:id="4427" w:author="WESLEY DOS SANTOS GATINHO" w:date="2025-08-08T21:19:00Z" w16du:dateUtc="2025-08-09T00:19:00Z">
        <w:r w:rsidR="00EA4811" w:rsidRPr="001F772C" w:rsidDel="006E5E51">
          <w:rPr>
            <w:rFonts w:ascii="Times New Roman" w:hAnsi="Times New Roman" w:cs="Times New Roman"/>
            <w:lang w:val="pt-PT"/>
            <w:rPrChange w:id="4428" w:author="WESLEY DOS SANTOS GATINHO" w:date="2025-06-13T20:43:00Z">
              <w:rPr>
                <w:lang w:val="pt-PT"/>
              </w:rPr>
            </w:rPrChange>
          </w:rPr>
          <w:delText>Este diagrama ilustra o processo pelo qual o usu</w:delText>
        </w:r>
        <w:r w:rsidR="00EA4811" w:rsidRPr="001F772C" w:rsidDel="006E5E51">
          <w:rPr>
            <w:rFonts w:ascii="Times New Roman" w:hAnsi="Times New Roman" w:cs="Times New Roman" w:hint="eastAsia"/>
            <w:lang w:val="pt-PT"/>
            <w:rPrChange w:id="4429" w:author="WESLEY DOS SANTOS GATINHO" w:date="2025-06-13T20:43:00Z">
              <w:rPr>
                <w:rFonts w:hint="eastAsia"/>
                <w:lang w:val="pt-PT"/>
              </w:rPr>
            </w:rPrChange>
          </w:rPr>
          <w:delText>á</w:delText>
        </w:r>
        <w:r w:rsidR="00EA4811" w:rsidRPr="001F772C" w:rsidDel="006E5E51">
          <w:rPr>
            <w:rFonts w:ascii="Times New Roman" w:hAnsi="Times New Roman" w:cs="Times New Roman"/>
            <w:lang w:val="pt-PT"/>
            <w:rPrChange w:id="4430" w:author="WESLEY DOS SANTOS GATINHO" w:date="2025-06-13T20:43:00Z">
              <w:rPr>
                <w:lang w:val="pt-PT"/>
              </w:rPr>
            </w:rPrChange>
          </w:rPr>
          <w:delText xml:space="preserve">rio interage com o sistema para obter um treino ou dieta personalizada, que </w:delText>
        </w:r>
        <w:r w:rsidR="00EA4811" w:rsidRPr="001F772C" w:rsidDel="006E5E51">
          <w:rPr>
            <w:rFonts w:ascii="Times New Roman" w:hAnsi="Times New Roman" w:cs="Times New Roman" w:hint="eastAsia"/>
            <w:lang w:val="pt-PT"/>
            <w:rPrChange w:id="4431" w:author="WESLEY DOS SANTOS GATINHO" w:date="2025-06-13T20:43:00Z">
              <w:rPr>
                <w:rFonts w:hint="eastAsia"/>
                <w:lang w:val="pt-PT"/>
              </w:rPr>
            </w:rPrChange>
          </w:rPr>
          <w:delText>é</w:delText>
        </w:r>
        <w:r w:rsidR="00EA4811" w:rsidRPr="001F772C" w:rsidDel="006E5E51">
          <w:rPr>
            <w:rFonts w:ascii="Times New Roman" w:hAnsi="Times New Roman" w:cs="Times New Roman"/>
            <w:lang w:val="pt-PT"/>
            <w:rPrChange w:id="4432" w:author="WESLEY DOS SANTOS GATINHO" w:date="2025-06-13T20:43:00Z">
              <w:rPr>
                <w:lang w:val="pt-PT"/>
              </w:rPr>
            </w:rPrChange>
          </w:rPr>
          <w:delText xml:space="preserve"> gerada com o aux</w:delText>
        </w:r>
        <w:r w:rsidR="00EA4811" w:rsidRPr="001F772C" w:rsidDel="006E5E51">
          <w:rPr>
            <w:rFonts w:ascii="Times New Roman" w:hAnsi="Times New Roman" w:cs="Times New Roman" w:hint="eastAsia"/>
            <w:lang w:val="pt-PT"/>
            <w:rPrChange w:id="4433" w:author="WESLEY DOS SANTOS GATINHO" w:date="2025-06-13T20:43:00Z">
              <w:rPr>
                <w:rFonts w:hint="eastAsia"/>
                <w:lang w:val="pt-PT"/>
              </w:rPr>
            </w:rPrChange>
          </w:rPr>
          <w:delText>í</w:delText>
        </w:r>
        <w:r w:rsidR="00EA4811" w:rsidRPr="001F772C" w:rsidDel="006E5E51">
          <w:rPr>
            <w:rFonts w:ascii="Times New Roman" w:hAnsi="Times New Roman" w:cs="Times New Roman"/>
            <w:lang w:val="pt-PT"/>
            <w:rPrChange w:id="4434" w:author="WESLEY DOS SANTOS GATINHO" w:date="2025-06-13T20:43:00Z">
              <w:rPr>
                <w:lang w:val="pt-PT"/>
              </w:rPr>
            </w:rPrChange>
          </w:rPr>
          <w:delText>lio de um m</w:delText>
        </w:r>
        <w:r w:rsidR="00EA4811" w:rsidRPr="001F772C" w:rsidDel="006E5E51">
          <w:rPr>
            <w:rFonts w:ascii="Times New Roman" w:hAnsi="Times New Roman" w:cs="Times New Roman" w:hint="eastAsia"/>
            <w:lang w:val="pt-PT"/>
            <w:rPrChange w:id="4435" w:author="WESLEY DOS SANTOS GATINHO" w:date="2025-06-13T20:43:00Z">
              <w:rPr>
                <w:rFonts w:hint="eastAsia"/>
                <w:lang w:val="pt-PT"/>
              </w:rPr>
            </w:rPrChange>
          </w:rPr>
          <w:delText>ó</w:delText>
        </w:r>
        <w:r w:rsidR="00EA4811" w:rsidRPr="001F772C" w:rsidDel="006E5E51">
          <w:rPr>
            <w:rFonts w:ascii="Times New Roman" w:hAnsi="Times New Roman" w:cs="Times New Roman"/>
            <w:lang w:val="pt-PT"/>
            <w:rPrChange w:id="4436" w:author="WESLEY DOS SANTOS GATINHO" w:date="2025-06-13T20:43:00Z">
              <w:rPr>
                <w:lang w:val="pt-PT"/>
              </w:rPr>
            </w:rPrChange>
          </w:rPr>
          <w:delText>dulo de IA.</w:delText>
        </w:r>
      </w:del>
    </w:p>
    <w:p w14:paraId="57DF0C4F" w14:textId="77777777" w:rsidR="006E5E51" w:rsidRPr="006E5E51" w:rsidRDefault="006E5E51" w:rsidP="006E5E51">
      <w:pPr>
        <w:spacing w:line="276" w:lineRule="auto"/>
        <w:ind w:firstLine="709"/>
        <w:jc w:val="both"/>
        <w:rPr>
          <w:ins w:id="4437" w:author="WESLEY DOS SANTOS GATINHO" w:date="2025-08-08T21:19:00Z"/>
          <w:rFonts w:ascii="Times New Roman" w:hAnsi="Times New Roman" w:cs="Times New Roman"/>
          <w:b/>
          <w:bCs/>
          <w:lang w:val="pt-PT"/>
        </w:rPr>
      </w:pPr>
      <w:ins w:id="4438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Participantes (Lifelines)</w:t>
        </w:r>
      </w:ins>
    </w:p>
    <w:p w14:paraId="22E81D66" w14:textId="77777777" w:rsidR="006E5E51" w:rsidRPr="006E5E51" w:rsidRDefault="006E5E51" w:rsidP="006E5E51">
      <w:pPr>
        <w:numPr>
          <w:ilvl w:val="0"/>
          <w:numId w:val="125"/>
        </w:numPr>
        <w:spacing w:line="276" w:lineRule="auto"/>
        <w:jc w:val="both"/>
        <w:rPr>
          <w:ins w:id="4439" w:author="WESLEY DOS SANTOS GATINHO" w:date="2025-08-08T21:19:00Z"/>
          <w:rFonts w:ascii="Times New Roman" w:hAnsi="Times New Roman" w:cs="Times New Roman"/>
          <w:lang w:val="pt-PT"/>
        </w:rPr>
      </w:pPr>
      <w:ins w:id="4440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6E5E51">
          <w:rPr>
            <w:rFonts w:ascii="Times New Roman" w:hAnsi="Times New Roman" w:cs="Times New Roman"/>
            <w:lang w:val="pt-PT"/>
          </w:rPr>
          <w:t>: O ator que interage com a interface do sistema, fornecendo as informações necessárias para a personalização.</w:t>
        </w:r>
      </w:ins>
    </w:p>
    <w:p w14:paraId="3DBC9EB5" w14:textId="77777777" w:rsidR="006E5E51" w:rsidRPr="006E5E51" w:rsidRDefault="006E5E51" w:rsidP="006E5E51">
      <w:pPr>
        <w:numPr>
          <w:ilvl w:val="0"/>
          <w:numId w:val="125"/>
        </w:numPr>
        <w:spacing w:line="276" w:lineRule="auto"/>
        <w:jc w:val="both"/>
        <w:rPr>
          <w:ins w:id="4441" w:author="WESLEY DOS SANTOS GATINHO" w:date="2025-08-08T21:19:00Z"/>
          <w:rFonts w:ascii="Times New Roman" w:hAnsi="Times New Roman" w:cs="Times New Roman"/>
          <w:lang w:val="pt-PT"/>
        </w:rPr>
      </w:pPr>
      <w:ins w:id="4442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Sistema (Interface)</w:t>
        </w:r>
        <w:r w:rsidRPr="006E5E51">
          <w:rPr>
            <w:rFonts w:ascii="Times New Roman" w:hAnsi="Times New Roman" w:cs="Times New Roman"/>
            <w:lang w:val="pt-PT"/>
          </w:rPr>
          <w:t>: O objeto que representa a interface de usuário da aplicação. Ele é responsável por receber a entrada do usuário e exibir o resultado final.</w:t>
        </w:r>
      </w:ins>
    </w:p>
    <w:p w14:paraId="082158A1" w14:textId="77777777" w:rsidR="006E5E51" w:rsidRPr="006E5E51" w:rsidRDefault="006E5E51" w:rsidP="006E5E51">
      <w:pPr>
        <w:numPr>
          <w:ilvl w:val="0"/>
          <w:numId w:val="125"/>
        </w:numPr>
        <w:spacing w:line="276" w:lineRule="auto"/>
        <w:jc w:val="both"/>
        <w:rPr>
          <w:ins w:id="4443" w:author="WESLEY DOS SANTOS GATINHO" w:date="2025-08-08T21:19:00Z"/>
          <w:rFonts w:ascii="Times New Roman" w:hAnsi="Times New Roman" w:cs="Times New Roman"/>
          <w:lang w:val="pt-PT"/>
        </w:rPr>
      </w:pPr>
      <w:ins w:id="4444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Gerador de Treino/Dieta</w:t>
        </w:r>
        <w:r w:rsidRPr="006E5E51">
          <w:rPr>
            <w:rFonts w:ascii="Times New Roman" w:hAnsi="Times New Roman" w:cs="Times New Roman"/>
            <w:lang w:val="pt-PT"/>
          </w:rPr>
          <w:t>: O objeto que representa o serviço de lógica de negócio responsável por intermediar a solicitação do usuário e o módulo de IA, formatando a entrada e a saída de dados.</w:t>
        </w:r>
      </w:ins>
    </w:p>
    <w:p w14:paraId="0251C7EC" w14:textId="77777777" w:rsidR="006E5E51" w:rsidRPr="006E5E51" w:rsidRDefault="006E5E51" w:rsidP="006E5E51">
      <w:pPr>
        <w:numPr>
          <w:ilvl w:val="0"/>
          <w:numId w:val="125"/>
        </w:numPr>
        <w:spacing w:line="276" w:lineRule="auto"/>
        <w:jc w:val="both"/>
        <w:rPr>
          <w:ins w:id="4445" w:author="WESLEY DOS SANTOS GATINHO" w:date="2025-08-08T21:19:00Z"/>
          <w:rFonts w:ascii="Times New Roman" w:hAnsi="Times New Roman" w:cs="Times New Roman"/>
          <w:lang w:val="pt-PT"/>
        </w:rPr>
      </w:pPr>
      <w:ins w:id="4446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Módulo de IA</w:t>
        </w:r>
        <w:r w:rsidRPr="006E5E51">
          <w:rPr>
            <w:rFonts w:ascii="Times New Roman" w:hAnsi="Times New Roman" w:cs="Times New Roman"/>
            <w:lang w:val="pt-PT"/>
          </w:rPr>
          <w:t>: O objeto que representa o serviço de Inteligência Artificial, responsável por processar o "prompt" do usuário e gerar o plano de treino ou dieta personalizado.</w:t>
        </w:r>
      </w:ins>
    </w:p>
    <w:p w14:paraId="166F5B64" w14:textId="155FB5FF" w:rsidR="006E5E51" w:rsidRPr="006E5E51" w:rsidRDefault="006E5E51" w:rsidP="006E5E51">
      <w:pPr>
        <w:spacing w:line="276" w:lineRule="auto"/>
        <w:ind w:firstLine="709"/>
        <w:jc w:val="both"/>
        <w:rPr>
          <w:ins w:id="4447" w:author="WESLEY DOS SANTOS GATINHO" w:date="2025-08-08T21:19:00Z"/>
          <w:rFonts w:ascii="Times New Roman" w:hAnsi="Times New Roman" w:cs="Times New Roman"/>
          <w:lang w:val="pt-PT"/>
        </w:rPr>
      </w:pPr>
    </w:p>
    <w:p w14:paraId="4911B6B7" w14:textId="77777777" w:rsidR="006E5E51" w:rsidRPr="006E5E51" w:rsidRDefault="006E5E51" w:rsidP="006E5E51">
      <w:pPr>
        <w:spacing w:line="276" w:lineRule="auto"/>
        <w:ind w:firstLine="709"/>
        <w:jc w:val="both"/>
        <w:rPr>
          <w:ins w:id="4448" w:author="WESLEY DOS SANTOS GATINHO" w:date="2025-08-08T21:19:00Z"/>
          <w:rFonts w:ascii="Times New Roman" w:hAnsi="Times New Roman" w:cs="Times New Roman"/>
          <w:b/>
          <w:bCs/>
          <w:lang w:val="pt-PT"/>
        </w:rPr>
      </w:pPr>
      <w:ins w:id="4449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479B5B7A" w14:textId="77777777" w:rsidR="006E5E51" w:rsidRPr="006E5E51" w:rsidRDefault="006E5E51" w:rsidP="006E5E51">
      <w:pPr>
        <w:numPr>
          <w:ilvl w:val="0"/>
          <w:numId w:val="126"/>
        </w:numPr>
        <w:spacing w:line="276" w:lineRule="auto"/>
        <w:jc w:val="both"/>
        <w:rPr>
          <w:ins w:id="4450" w:author="WESLEY DOS SANTOS GATINHO" w:date="2025-08-08T21:19:00Z"/>
          <w:rFonts w:ascii="Times New Roman" w:hAnsi="Times New Roman" w:cs="Times New Roman"/>
          <w:lang w:val="pt-PT"/>
        </w:rPr>
      </w:pPr>
      <w:ins w:id="4451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AcessaTelaIdeiasFit()</w:t>
        </w:r>
      </w:ins>
    </w:p>
    <w:p w14:paraId="2E113EB9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52" w:author="WESLEY DOS SANTOS GATINHO" w:date="2025-08-08T21:19:00Z"/>
          <w:rFonts w:ascii="Times New Roman" w:hAnsi="Times New Roman" w:cs="Times New Roman"/>
          <w:lang w:val="pt-PT"/>
        </w:rPr>
      </w:pPr>
      <w:ins w:id="4453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66A00C28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54" w:author="WESLEY DOS SANTOS GATINHO" w:date="2025-08-08T21:19:00Z"/>
          <w:rFonts w:ascii="Times New Roman" w:hAnsi="Times New Roman" w:cs="Times New Roman"/>
          <w:lang w:val="pt-PT"/>
        </w:rPr>
      </w:pPr>
      <w:ins w:id="4455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24FF4947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56" w:author="WESLEY DOS SANTOS GATINHO" w:date="2025-08-08T21:19:00Z"/>
          <w:rFonts w:ascii="Times New Roman" w:hAnsi="Times New Roman" w:cs="Times New Roman"/>
          <w:lang w:val="pt-PT"/>
        </w:rPr>
      </w:pPr>
      <w:ins w:id="4457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70AAEE19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58" w:author="WESLEY DOS SANTOS GATINHO" w:date="2025-08-08T21:19:00Z"/>
          <w:rFonts w:ascii="Times New Roman" w:hAnsi="Times New Roman" w:cs="Times New Roman"/>
          <w:lang w:val="pt-PT"/>
        </w:rPr>
      </w:pPr>
      <w:ins w:id="4459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inicia a interação acessando a tela de ideias fitness.</w:t>
        </w:r>
      </w:ins>
    </w:p>
    <w:p w14:paraId="687D35F5" w14:textId="77777777" w:rsidR="006E5E51" w:rsidRPr="006E5E51" w:rsidRDefault="006E5E51" w:rsidP="006E5E51">
      <w:pPr>
        <w:numPr>
          <w:ilvl w:val="0"/>
          <w:numId w:val="126"/>
        </w:numPr>
        <w:spacing w:line="276" w:lineRule="auto"/>
        <w:jc w:val="both"/>
        <w:rPr>
          <w:ins w:id="4460" w:author="WESLEY DOS SANTOS GATINHO" w:date="2025-08-08T21:19:00Z"/>
          <w:rFonts w:ascii="Times New Roman" w:hAnsi="Times New Roman" w:cs="Times New Roman"/>
          <w:lang w:val="pt-PT"/>
        </w:rPr>
      </w:pPr>
      <w:ins w:id="4461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exibeTelaIdeiasFit</w:t>
        </w:r>
      </w:ins>
    </w:p>
    <w:p w14:paraId="268BE208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62" w:author="WESLEY DOS SANTOS GATINHO" w:date="2025-08-08T21:19:00Z"/>
          <w:rFonts w:ascii="Times New Roman" w:hAnsi="Times New Roman" w:cs="Times New Roman"/>
          <w:lang w:val="pt-PT"/>
        </w:rPr>
      </w:pPr>
      <w:ins w:id="4463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5F6B0134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64" w:author="WESLEY DOS SANTOS GATINHO" w:date="2025-08-08T21:19:00Z"/>
          <w:rFonts w:ascii="Times New Roman" w:hAnsi="Times New Roman" w:cs="Times New Roman"/>
          <w:lang w:val="pt-PT"/>
        </w:rPr>
      </w:pPr>
      <w:ins w:id="4465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271A1FDA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66" w:author="WESLEY DOS SANTOS GATINHO" w:date="2025-08-08T21:19:00Z"/>
          <w:rFonts w:ascii="Times New Roman" w:hAnsi="Times New Roman" w:cs="Times New Roman"/>
          <w:lang w:val="pt-PT"/>
        </w:rPr>
      </w:pPr>
      <w:ins w:id="4467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3044C09E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68" w:author="WESLEY DOS SANTOS GATINHO" w:date="2025-08-08T21:19:00Z"/>
          <w:rFonts w:ascii="Times New Roman" w:hAnsi="Times New Roman" w:cs="Times New Roman"/>
          <w:lang w:val="pt-PT"/>
        </w:rPr>
      </w:pPr>
      <w:ins w:id="4469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exibe a interface de "Ideias Fitness" para o usuário.</w:t>
        </w:r>
      </w:ins>
    </w:p>
    <w:p w14:paraId="589E3FBE" w14:textId="77777777" w:rsidR="006E5E51" w:rsidRPr="006E5E51" w:rsidRDefault="006E5E51" w:rsidP="006E5E51">
      <w:pPr>
        <w:numPr>
          <w:ilvl w:val="0"/>
          <w:numId w:val="126"/>
        </w:numPr>
        <w:spacing w:line="276" w:lineRule="auto"/>
        <w:jc w:val="both"/>
        <w:rPr>
          <w:ins w:id="4470" w:author="WESLEY DOS SANTOS GATINHO" w:date="2025-08-08T21:19:00Z"/>
          <w:rFonts w:ascii="Times New Roman" w:hAnsi="Times New Roman" w:cs="Times New Roman"/>
          <w:lang w:val="pt-PT"/>
        </w:rPr>
      </w:pPr>
      <w:ins w:id="4471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digitaPromptNoCampoDeTexto()</w:t>
        </w:r>
      </w:ins>
    </w:p>
    <w:p w14:paraId="4A004DC4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72" w:author="WESLEY DOS SANTOS GATINHO" w:date="2025-08-08T21:19:00Z"/>
          <w:rFonts w:ascii="Times New Roman" w:hAnsi="Times New Roman" w:cs="Times New Roman"/>
          <w:lang w:val="pt-PT"/>
        </w:rPr>
      </w:pPr>
      <w:ins w:id="4473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08B427B5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74" w:author="WESLEY DOS SANTOS GATINHO" w:date="2025-08-08T21:19:00Z"/>
          <w:rFonts w:ascii="Times New Roman" w:hAnsi="Times New Roman" w:cs="Times New Roman"/>
          <w:lang w:val="pt-PT"/>
        </w:rPr>
      </w:pPr>
      <w:ins w:id="4475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0263F385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76" w:author="WESLEY DOS SANTOS GATINHO" w:date="2025-08-08T21:19:00Z"/>
          <w:rFonts w:ascii="Times New Roman" w:hAnsi="Times New Roman" w:cs="Times New Roman"/>
          <w:lang w:val="pt-PT"/>
        </w:rPr>
      </w:pPr>
      <w:ins w:id="4477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4F81E199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78" w:author="WESLEY DOS SANTOS GATINHO" w:date="2025-08-08T21:19:00Z"/>
          <w:rFonts w:ascii="Times New Roman" w:hAnsi="Times New Roman" w:cs="Times New Roman"/>
          <w:lang w:val="pt-PT"/>
        </w:rPr>
      </w:pPr>
      <w:ins w:id="4479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insere um texto (prompt) no campo de entrada para descrever o tipo de treino ou dieta que deseja.</w:t>
        </w:r>
      </w:ins>
    </w:p>
    <w:p w14:paraId="44B891D6" w14:textId="77777777" w:rsidR="006E5E51" w:rsidRPr="006E5E51" w:rsidRDefault="006E5E51" w:rsidP="006E5E51">
      <w:pPr>
        <w:numPr>
          <w:ilvl w:val="0"/>
          <w:numId w:val="126"/>
        </w:numPr>
        <w:spacing w:line="276" w:lineRule="auto"/>
        <w:jc w:val="both"/>
        <w:rPr>
          <w:ins w:id="4480" w:author="WESLEY DOS SANTOS GATINHO" w:date="2025-08-08T21:19:00Z"/>
          <w:rFonts w:ascii="Times New Roman" w:hAnsi="Times New Roman" w:cs="Times New Roman"/>
          <w:lang w:val="pt-PT"/>
        </w:rPr>
      </w:pPr>
      <w:ins w:id="4481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clicaNoBotao(Gerar Ideia de Treino)</w:t>
        </w:r>
      </w:ins>
    </w:p>
    <w:p w14:paraId="77BF94C2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82" w:author="WESLEY DOS SANTOS GATINHO" w:date="2025-08-08T21:19:00Z"/>
          <w:rFonts w:ascii="Times New Roman" w:hAnsi="Times New Roman" w:cs="Times New Roman"/>
          <w:lang w:val="pt-PT"/>
        </w:rPr>
      </w:pPr>
      <w:ins w:id="4483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0BBAC466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84" w:author="WESLEY DOS SANTOS GATINHO" w:date="2025-08-08T21:19:00Z"/>
          <w:rFonts w:ascii="Times New Roman" w:hAnsi="Times New Roman" w:cs="Times New Roman"/>
          <w:lang w:val="pt-PT"/>
        </w:rPr>
      </w:pPr>
      <w:ins w:id="4485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170D4284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86" w:author="WESLEY DOS SANTOS GATINHO" w:date="2025-08-08T21:19:00Z"/>
          <w:rFonts w:ascii="Times New Roman" w:hAnsi="Times New Roman" w:cs="Times New Roman"/>
          <w:lang w:val="pt-PT"/>
        </w:rPr>
      </w:pPr>
      <w:ins w:id="4487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72BD840A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88" w:author="WESLEY DOS SANTOS GATINHO" w:date="2025-08-08T21:19:00Z"/>
          <w:rFonts w:ascii="Times New Roman" w:hAnsi="Times New Roman" w:cs="Times New Roman"/>
          <w:lang w:val="pt-PT"/>
        </w:rPr>
      </w:pPr>
      <w:ins w:id="4489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clica no botão para iniciar o processo de geração do plano personalizado.</w:t>
        </w:r>
      </w:ins>
    </w:p>
    <w:p w14:paraId="6B7F5569" w14:textId="77777777" w:rsidR="006E5E51" w:rsidRPr="006E5E51" w:rsidRDefault="006E5E51" w:rsidP="006E5E51">
      <w:pPr>
        <w:numPr>
          <w:ilvl w:val="0"/>
          <w:numId w:val="126"/>
        </w:numPr>
        <w:spacing w:line="276" w:lineRule="auto"/>
        <w:jc w:val="both"/>
        <w:rPr>
          <w:ins w:id="4490" w:author="WESLEY DOS SANTOS GATINHO" w:date="2025-08-08T21:19:00Z"/>
          <w:rFonts w:ascii="Times New Roman" w:hAnsi="Times New Roman" w:cs="Times New Roman"/>
          <w:lang w:val="pt-PT"/>
        </w:rPr>
      </w:pPr>
      <w:ins w:id="4491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enviaPrompt()</w:t>
        </w:r>
      </w:ins>
    </w:p>
    <w:p w14:paraId="0EFC9F00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92" w:author="WESLEY DOS SANTOS GATINHO" w:date="2025-08-08T21:19:00Z"/>
          <w:rFonts w:ascii="Times New Roman" w:hAnsi="Times New Roman" w:cs="Times New Roman"/>
          <w:lang w:val="pt-PT"/>
        </w:rPr>
      </w:pPr>
      <w:ins w:id="4493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(Interface)</w:t>
        </w:r>
      </w:ins>
    </w:p>
    <w:p w14:paraId="0C6C6E3D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94" w:author="WESLEY DOS SANTOS GATINHO" w:date="2025-08-08T21:19:00Z"/>
          <w:rFonts w:ascii="Times New Roman" w:hAnsi="Times New Roman" w:cs="Times New Roman"/>
          <w:lang w:val="pt-PT"/>
        </w:rPr>
      </w:pPr>
      <w:ins w:id="4495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Gerador de Treino/Dieta</w:t>
        </w:r>
      </w:ins>
    </w:p>
    <w:p w14:paraId="36CDC638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96" w:author="WESLEY DOS SANTOS GATINHO" w:date="2025-08-08T21:19:00Z"/>
          <w:rFonts w:ascii="Times New Roman" w:hAnsi="Times New Roman" w:cs="Times New Roman"/>
          <w:lang w:val="pt-PT"/>
        </w:rPr>
      </w:pPr>
      <w:ins w:id="4497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F3A24B1" w14:textId="77777777" w:rsidR="006E5E51" w:rsidRPr="006E5E51" w:rsidRDefault="006E5E51" w:rsidP="006E5E51">
      <w:pPr>
        <w:numPr>
          <w:ilvl w:val="1"/>
          <w:numId w:val="126"/>
        </w:numPr>
        <w:spacing w:line="276" w:lineRule="auto"/>
        <w:jc w:val="both"/>
        <w:rPr>
          <w:ins w:id="4498" w:author="WESLEY DOS SANTOS GATINHO" w:date="2025-08-08T21:19:00Z"/>
          <w:rFonts w:ascii="Times New Roman" w:hAnsi="Times New Roman" w:cs="Times New Roman"/>
          <w:lang w:val="pt-PT"/>
        </w:rPr>
      </w:pPr>
      <w:ins w:id="4499" w:author="WESLEY DOS SANTOS GATINHO" w:date="2025-08-08T21:19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envia o prompt do usuário para o serviço de geração de treino/dieta.</w:t>
        </w:r>
      </w:ins>
    </w:p>
    <w:p w14:paraId="4102D960" w14:textId="77777777" w:rsidR="006E5E51" w:rsidRPr="001F772C" w:rsidRDefault="006E5E51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4500" w:author="WESLEY DOS SANTOS GATINHO" w:date="2025-06-13T21:12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501" w:author="WESLEY DOS SANTOS GATINHO" w:date="2025-06-13T21:12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502">
          <w:tblGrid>
            <w:gridCol w:w="40"/>
            <w:gridCol w:w="9031"/>
            <w:gridCol w:w="30"/>
          </w:tblGrid>
        </w:tblGridChange>
      </w:tblGrid>
      <w:tr w:rsidR="00EA4811" w:rsidRPr="001F772C" w14:paraId="030CA4E6" w14:textId="77777777" w:rsidTr="0046038C">
        <w:trPr>
          <w:trHeight w:val="300"/>
          <w:trPrChange w:id="4503" w:author="WESLEY DOS SANTOS GATINHO" w:date="2025-06-13T21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504" w:author="WESLEY DOS SANTOS GATINHO" w:date="2025-06-13T21:12:00Z">
              <w:tcPr>
                <w:tcW w:w="9061" w:type="dxa"/>
                <w:gridSpan w:val="2"/>
              </w:tcPr>
            </w:tcPrChange>
          </w:tcPr>
          <w:p w14:paraId="4C08A772" w14:textId="485EE308" w:rsidR="00EA4811" w:rsidRPr="001F772C" w:rsidRDefault="526C70CD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505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506" w:author="WESLEY DOS SANTOS GATINHO" w:date="2025-06-13T21:12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507" w:author="WESLEY DOS SANTOS GATINHO" w:date="2025-06-13T21:12:00Z">
              <w:r w:rsidR="0046038C">
                <w:rPr>
                  <w:rFonts w:ascii="Times New Roman" w:hAnsi="Times New Roman" w:cs="Times New Roman"/>
                  <w:lang w:val="pt-PT"/>
                </w:rPr>
                <w:t>18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>: Obter Treino/Dieta Personalizada</w:t>
            </w:r>
          </w:p>
        </w:tc>
      </w:tr>
      <w:tr w:rsidR="00EA4811" w:rsidRPr="001F772C" w14:paraId="0F296364" w14:textId="77777777" w:rsidTr="0046038C">
        <w:trPr>
          <w:trHeight w:val="300"/>
          <w:trPrChange w:id="4508" w:author="WESLEY DOS SANTOS GATINHO" w:date="2025-06-13T21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509" w:author="WESLEY DOS SANTOS GATINHO" w:date="2025-06-13T21:12:00Z">
              <w:tcPr>
                <w:tcW w:w="9061" w:type="dxa"/>
                <w:gridSpan w:val="2"/>
              </w:tcPr>
            </w:tcPrChange>
          </w:tcPr>
          <w:p w14:paraId="171EAEEC" w14:textId="472A5B12" w:rsidR="00EA4811" w:rsidRPr="001F772C" w:rsidRDefault="00EA4811">
            <w:pPr>
              <w:spacing w:line="276" w:lineRule="auto"/>
              <w:rPr>
                <w:rFonts w:ascii="Times New Roman" w:hAnsi="Times New Roman" w:cs="Times New Roman"/>
                <w:lang w:val="pt-PT"/>
              </w:rPr>
              <w:pPrChange w:id="4510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511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36FCFAEE" wp14:editId="5CAC58B2">
                  <wp:extent cx="5760085" cy="2854960"/>
                  <wp:effectExtent l="0" t="0" r="0" b="2540"/>
                  <wp:docPr id="799524641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85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811" w:rsidRPr="001F772C" w14:paraId="60F85375" w14:textId="77777777" w:rsidTr="0046038C">
        <w:trPr>
          <w:trHeight w:val="300"/>
          <w:trPrChange w:id="4512" w:author="WESLEY DOS SANTOS GATINHO" w:date="2025-06-13T21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513" w:author="WESLEY DOS SANTOS GATINHO" w:date="2025-06-13T21:12:00Z">
              <w:tcPr>
                <w:tcW w:w="9061" w:type="dxa"/>
                <w:gridSpan w:val="2"/>
              </w:tcPr>
            </w:tcPrChange>
          </w:tcPr>
          <w:p w14:paraId="41D69AAA" w14:textId="7D1ACAFD" w:rsidR="00EA4811" w:rsidRPr="0046038C" w:rsidRDefault="526C70C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4514" w:author="WESLEY DOS SANTOS GATINHO" w:date="2025-06-13T21:12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4515" w:author="WESLEY DOS SANTOS GATINHO" w:date="2025-06-13T20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516" w:author="WESLEY DOS SANTOS GATINHO" w:date="2025-06-13T21:12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507FB5D3" w14:textId="77777777" w:rsidR="00EA4811" w:rsidRPr="001F772C" w:rsidRDefault="00EA4811">
      <w:pPr>
        <w:spacing w:line="276" w:lineRule="auto"/>
        <w:rPr>
          <w:rFonts w:ascii="Times New Roman" w:hAnsi="Times New Roman" w:cs="Times New Roman"/>
          <w:lang w:val="pt-PT"/>
          <w:rPrChange w:id="4517" w:author="WESLEY DOS SANTOS GATINHO" w:date="2025-06-13T20:43:00Z">
            <w:rPr>
              <w:lang w:val="pt-PT"/>
            </w:rPr>
          </w:rPrChange>
        </w:rPr>
        <w:pPrChange w:id="4518" w:author="WESLEY DOS SANTOS GATINHO" w:date="2025-06-13T20:45:00Z">
          <w:pPr/>
        </w:pPrChange>
      </w:pPr>
    </w:p>
    <w:p w14:paraId="720FD8F2" w14:textId="77777777" w:rsidR="0096459C" w:rsidRPr="001F772C" w:rsidRDefault="0096459C">
      <w:pPr>
        <w:spacing w:line="276" w:lineRule="auto"/>
        <w:rPr>
          <w:rFonts w:ascii="Times New Roman" w:hAnsi="Times New Roman" w:cs="Times New Roman"/>
          <w:b/>
          <w:bCs/>
          <w:lang w:val="pt-PT"/>
          <w:rPrChange w:id="4519" w:author="WESLEY DOS SANTOS GATINHO" w:date="2025-06-13T20:43:00Z">
            <w:rPr>
              <w:b/>
              <w:bCs/>
              <w:lang w:val="pt-PT"/>
            </w:rPr>
          </w:rPrChange>
        </w:rPr>
        <w:pPrChange w:id="4520" w:author="WESLEY DOS SANTOS GATINHO" w:date="2025-06-13T20:45:00Z">
          <w:pPr/>
        </w:pPrChange>
      </w:pPr>
      <w:r w:rsidRPr="001F772C">
        <w:rPr>
          <w:rFonts w:ascii="Times New Roman" w:hAnsi="Times New Roman" w:cs="Times New Roman"/>
          <w:b/>
          <w:bCs/>
          <w:lang w:val="pt-PT"/>
          <w:rPrChange w:id="4521" w:author="WESLEY DOS SANTOS GATINHO" w:date="2025-06-13T20:43:00Z">
            <w:rPr>
              <w:b/>
              <w:bCs/>
              <w:lang w:val="pt-PT"/>
            </w:rPr>
          </w:rPrChange>
        </w:rPr>
        <w:t>6.6 Diagrama de Sequ</w:t>
      </w:r>
      <w:r w:rsidRPr="001F772C">
        <w:rPr>
          <w:rFonts w:ascii="Times New Roman" w:hAnsi="Times New Roman" w:cs="Times New Roman" w:hint="eastAsia"/>
          <w:b/>
          <w:bCs/>
          <w:lang w:val="pt-PT"/>
          <w:rPrChange w:id="4522" w:author="WESLEY DOS SANTOS GATINHO" w:date="2025-06-13T20:43:00Z">
            <w:rPr>
              <w:rFonts w:hint="eastAsia"/>
              <w:b/>
              <w:bCs/>
              <w:lang w:val="pt-PT"/>
            </w:rPr>
          </w:rPrChange>
        </w:rPr>
        <w:t>ê</w:t>
      </w:r>
      <w:r w:rsidRPr="001F772C">
        <w:rPr>
          <w:rFonts w:ascii="Times New Roman" w:hAnsi="Times New Roman" w:cs="Times New Roman"/>
          <w:b/>
          <w:bCs/>
          <w:lang w:val="pt-PT"/>
          <w:rPrChange w:id="4523" w:author="WESLEY DOS SANTOS GATINHO" w:date="2025-06-13T20:43:00Z">
            <w:rPr>
              <w:b/>
              <w:bCs/>
              <w:lang w:val="pt-PT"/>
            </w:rPr>
          </w:rPrChange>
        </w:rPr>
        <w:t>ncia: Registrar Dados Manualmente</w:t>
      </w:r>
    </w:p>
    <w:p w14:paraId="65029F44" w14:textId="37059B8C" w:rsidR="0096459C" w:rsidRPr="001F772C" w:rsidRDefault="006E5E51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4524" w:author="WESLEY DOS SANTOS GATINHO" w:date="2025-06-13T21:13:00Z">
          <w:pPr/>
        </w:pPrChange>
      </w:pPr>
      <w:ins w:id="4525" w:author="WESLEY DOS SANTOS GATINHO" w:date="2025-08-08T21:20:00Z">
        <w:r w:rsidRPr="006E5E51">
          <w:rPr>
            <w:rFonts w:ascii="Times New Roman" w:hAnsi="Times New Roman" w:cs="Times New Roman"/>
          </w:rPr>
          <w:t xml:space="preserve">Este diagrama de sequência ilustra o processo de um usuário registrando dados manualmente em uma aplicação. O cenário inclui o preenchimento de campos, o clique no botão </w:t>
        </w:r>
        <w:r w:rsidRPr="006E5E51">
          <w:rPr>
            <w:rFonts w:ascii="Times New Roman" w:hAnsi="Times New Roman" w:cs="Times New Roman"/>
          </w:rPr>
          <w:lastRenderedPageBreak/>
          <w:t>de envio, a validação dos dados (que pode ter um resultado de sucesso ou erro), e a subsequente atualização do progresso do usuário.</w:t>
        </w:r>
      </w:ins>
      <w:del w:id="4526" w:author="WESLEY DOS SANTOS GATINHO" w:date="2025-08-08T21:20:00Z" w16du:dateUtc="2025-08-09T00:20:00Z">
        <w:r w:rsidR="0096459C" w:rsidRPr="001F772C" w:rsidDel="006E5E51">
          <w:rPr>
            <w:rFonts w:ascii="Times New Roman" w:hAnsi="Times New Roman" w:cs="Times New Roman"/>
            <w:lang w:val="pt-PT"/>
            <w:rPrChange w:id="4527" w:author="WESLEY DOS SANTOS GATINHO" w:date="2025-06-13T20:43:00Z">
              <w:rPr>
                <w:lang w:val="pt-PT"/>
              </w:rPr>
            </w:rPrChange>
          </w:rPr>
          <w:delText>Este diagrama demonstra o fluxo para um usu</w:delText>
        </w:r>
        <w:r w:rsidR="0096459C" w:rsidRPr="001F772C" w:rsidDel="006E5E51">
          <w:rPr>
            <w:rFonts w:ascii="Times New Roman" w:hAnsi="Times New Roman" w:cs="Times New Roman" w:hint="eastAsia"/>
            <w:lang w:val="pt-PT"/>
            <w:rPrChange w:id="4528" w:author="WESLEY DOS SANTOS GATINHO" w:date="2025-06-13T20:43:00Z">
              <w:rPr>
                <w:rFonts w:hint="eastAsia"/>
                <w:lang w:val="pt-PT"/>
              </w:rPr>
            </w:rPrChange>
          </w:rPr>
          <w:delText>á</w:delText>
        </w:r>
        <w:r w:rsidR="0096459C" w:rsidRPr="001F772C" w:rsidDel="006E5E51">
          <w:rPr>
            <w:rFonts w:ascii="Times New Roman" w:hAnsi="Times New Roman" w:cs="Times New Roman"/>
            <w:lang w:val="pt-PT"/>
            <w:rPrChange w:id="4529" w:author="WESLEY DOS SANTOS GATINHO" w:date="2025-06-13T20:43:00Z">
              <w:rPr>
                <w:lang w:val="pt-PT"/>
              </w:rPr>
            </w:rPrChange>
          </w:rPr>
          <w:delText>rio registrar dados manualmente, incluindo a valida</w:delText>
        </w:r>
        <w:r w:rsidR="0096459C" w:rsidRPr="001F772C" w:rsidDel="006E5E51">
          <w:rPr>
            <w:rFonts w:ascii="Times New Roman" w:hAnsi="Times New Roman" w:cs="Times New Roman" w:hint="eastAsia"/>
            <w:lang w:val="pt-PT"/>
            <w:rPrChange w:id="4530" w:author="WESLEY DOS SANTOS GATINHO" w:date="2025-06-13T20:43:00Z">
              <w:rPr>
                <w:rFonts w:hint="eastAsia"/>
                <w:lang w:val="pt-PT"/>
              </w:rPr>
            </w:rPrChange>
          </w:rPr>
          <w:delText>çã</w:delText>
        </w:r>
        <w:r w:rsidR="0096459C" w:rsidRPr="001F772C" w:rsidDel="006E5E51">
          <w:rPr>
            <w:rFonts w:ascii="Times New Roman" w:hAnsi="Times New Roman" w:cs="Times New Roman"/>
            <w:lang w:val="pt-PT"/>
            <w:rPrChange w:id="4531" w:author="WESLEY DOS SANTOS GATINHO" w:date="2025-06-13T20:43:00Z">
              <w:rPr>
                <w:lang w:val="pt-PT"/>
              </w:rPr>
            </w:rPrChange>
          </w:rPr>
          <w:delText>o e a atualiza</w:delText>
        </w:r>
        <w:r w:rsidR="0096459C" w:rsidRPr="001F772C" w:rsidDel="006E5E51">
          <w:rPr>
            <w:rFonts w:ascii="Times New Roman" w:hAnsi="Times New Roman" w:cs="Times New Roman" w:hint="eastAsia"/>
            <w:lang w:val="pt-PT"/>
            <w:rPrChange w:id="4532" w:author="WESLEY DOS SANTOS GATINHO" w:date="2025-06-13T20:43:00Z">
              <w:rPr>
                <w:rFonts w:hint="eastAsia"/>
                <w:lang w:val="pt-PT"/>
              </w:rPr>
            </w:rPrChange>
          </w:rPr>
          <w:delText>çã</w:delText>
        </w:r>
        <w:r w:rsidR="0096459C" w:rsidRPr="001F772C" w:rsidDel="006E5E51">
          <w:rPr>
            <w:rFonts w:ascii="Times New Roman" w:hAnsi="Times New Roman" w:cs="Times New Roman"/>
            <w:lang w:val="pt-PT"/>
            <w:rPrChange w:id="4533" w:author="WESLEY DOS SANTOS GATINHO" w:date="2025-06-13T20:43:00Z">
              <w:rPr>
                <w:lang w:val="pt-PT"/>
              </w:rPr>
            </w:rPrChange>
          </w:rPr>
          <w:delText>o do progresso.</w:delText>
        </w:r>
      </w:del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534" w:author="WESLEY DOS SANTOS GATINHO" w:date="2025-06-13T21:13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535">
          <w:tblGrid>
            <w:gridCol w:w="40"/>
            <w:gridCol w:w="9031"/>
            <w:gridCol w:w="30"/>
          </w:tblGrid>
        </w:tblGridChange>
      </w:tblGrid>
      <w:tr w:rsidR="0096459C" w:rsidRPr="001F772C" w14:paraId="0943555A" w14:textId="77777777" w:rsidTr="0046038C">
        <w:trPr>
          <w:trHeight w:val="300"/>
          <w:trPrChange w:id="4536" w:author="WESLEY DOS SANTOS GATINHO" w:date="2025-06-13T21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537" w:author="WESLEY DOS SANTOS GATINHO" w:date="2025-06-13T21:13:00Z">
              <w:tcPr>
                <w:tcW w:w="9061" w:type="dxa"/>
                <w:gridSpan w:val="2"/>
              </w:tcPr>
            </w:tcPrChange>
          </w:tcPr>
          <w:p w14:paraId="0633B8C0" w14:textId="238C268C" w:rsidR="0096459C" w:rsidRPr="001F772C" w:rsidRDefault="7476661D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4538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539" w:author="WESLEY DOS SANTOS GATINHO" w:date="2025-06-13T21:13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540" w:author="WESLEY DOS SANTOS GATINHO" w:date="2025-06-13T21:13:00Z">
              <w:r w:rsidR="0046038C">
                <w:rPr>
                  <w:rFonts w:ascii="Times New Roman" w:hAnsi="Times New Roman" w:cs="Times New Roman"/>
                  <w:lang w:val="pt-PT"/>
                </w:rPr>
                <w:t>19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 xml:space="preserve">: Registrar </w:t>
            </w:r>
            <w:r w:rsidR="60CF9EA1" w:rsidRPr="001F772C">
              <w:rPr>
                <w:rFonts w:ascii="Times New Roman" w:hAnsi="Times New Roman" w:cs="Times New Roman"/>
                <w:lang w:val="pt-PT"/>
              </w:rPr>
              <w:t>Dados Manualmente</w:t>
            </w:r>
          </w:p>
        </w:tc>
      </w:tr>
      <w:tr w:rsidR="0096459C" w:rsidRPr="001F772C" w14:paraId="3C0DE566" w14:textId="77777777" w:rsidTr="0046038C">
        <w:trPr>
          <w:trHeight w:val="300"/>
          <w:trPrChange w:id="4541" w:author="WESLEY DOS SANTOS GATINHO" w:date="2025-06-13T21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542" w:author="WESLEY DOS SANTOS GATINHO" w:date="2025-06-13T21:13:00Z">
              <w:tcPr>
                <w:tcW w:w="9061" w:type="dxa"/>
                <w:gridSpan w:val="2"/>
              </w:tcPr>
            </w:tcPrChange>
          </w:tcPr>
          <w:p w14:paraId="772E08A0" w14:textId="22635CF3" w:rsidR="0096459C" w:rsidRPr="001F772C" w:rsidRDefault="7C4DD910">
            <w:pPr>
              <w:spacing w:line="276" w:lineRule="auto"/>
              <w:rPr>
                <w:rFonts w:ascii="Times New Roman" w:hAnsi="Times New Roman" w:cs="Times New Roman"/>
                <w:lang w:val="pt-PT"/>
              </w:rPr>
              <w:pPrChange w:id="4543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544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6FEA2EE7" wp14:editId="5C3EEDA9">
                  <wp:extent cx="5760085" cy="3465830"/>
                  <wp:effectExtent l="0" t="0" r="0" b="1270"/>
                  <wp:docPr id="113362836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46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459C" w:rsidRPr="001F772C" w14:paraId="66C63A58" w14:textId="77777777" w:rsidTr="0046038C">
        <w:trPr>
          <w:trHeight w:val="300"/>
          <w:trPrChange w:id="4545" w:author="WESLEY DOS SANTOS GATINHO" w:date="2025-06-13T21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546" w:author="WESLEY DOS SANTOS GATINHO" w:date="2025-06-13T21:13:00Z">
              <w:tcPr>
                <w:tcW w:w="9061" w:type="dxa"/>
                <w:gridSpan w:val="2"/>
              </w:tcPr>
            </w:tcPrChange>
          </w:tcPr>
          <w:p w14:paraId="7C265CE2" w14:textId="1D50F1B0" w:rsidR="0096459C" w:rsidRPr="0046038C" w:rsidRDefault="7476661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4547" w:author="WESLEY DOS SANTOS GATINHO" w:date="2025-06-13T21:13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4548" w:author="WESLEY DOS SANTOS GATINHO" w:date="2025-06-13T20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549" w:author="WESLEY DOS SANTOS GATINHO" w:date="2025-06-13T21:13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437ADC55" w14:textId="77777777" w:rsidR="0096459C" w:rsidRPr="001F772C" w:rsidRDefault="0096459C">
      <w:pPr>
        <w:spacing w:line="276" w:lineRule="auto"/>
        <w:rPr>
          <w:rFonts w:ascii="Times New Roman" w:hAnsi="Times New Roman" w:cs="Times New Roman"/>
          <w:lang w:val="pt-PT"/>
          <w:rPrChange w:id="4550" w:author="WESLEY DOS SANTOS GATINHO" w:date="2025-06-13T20:43:00Z">
            <w:rPr>
              <w:lang w:val="pt-PT"/>
            </w:rPr>
          </w:rPrChange>
        </w:rPr>
        <w:pPrChange w:id="4551" w:author="WESLEY DOS SANTOS GATINHO" w:date="2025-06-13T20:45:00Z">
          <w:pPr/>
        </w:pPrChange>
      </w:pPr>
    </w:p>
    <w:p w14:paraId="4269D938" w14:textId="77777777" w:rsidR="006E5E51" w:rsidRPr="006E5E51" w:rsidRDefault="006E5E51" w:rsidP="006E5E51">
      <w:pPr>
        <w:spacing w:line="276" w:lineRule="auto"/>
        <w:rPr>
          <w:ins w:id="4552" w:author="WESLEY DOS SANTOS GATINHO" w:date="2025-08-08T21:20:00Z"/>
          <w:rFonts w:ascii="Times New Roman" w:hAnsi="Times New Roman" w:cs="Times New Roman"/>
          <w:b/>
          <w:bCs/>
          <w:lang w:val="pt-PT"/>
        </w:rPr>
      </w:pPr>
      <w:ins w:id="4553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Participantes (Lifelines)</w:t>
        </w:r>
      </w:ins>
    </w:p>
    <w:p w14:paraId="71BF0818" w14:textId="77777777" w:rsidR="006E5E51" w:rsidRPr="006E5E51" w:rsidRDefault="006E5E51" w:rsidP="006E5E51">
      <w:pPr>
        <w:numPr>
          <w:ilvl w:val="0"/>
          <w:numId w:val="127"/>
        </w:numPr>
        <w:spacing w:line="276" w:lineRule="auto"/>
        <w:rPr>
          <w:ins w:id="4554" w:author="WESLEY DOS SANTOS GATINHO" w:date="2025-08-08T21:20:00Z"/>
          <w:rFonts w:ascii="Times New Roman" w:hAnsi="Times New Roman" w:cs="Times New Roman"/>
          <w:lang w:val="pt-PT"/>
        </w:rPr>
      </w:pPr>
      <w:ins w:id="4555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6E5E51">
          <w:rPr>
            <w:rFonts w:ascii="Times New Roman" w:hAnsi="Times New Roman" w:cs="Times New Roman"/>
            <w:lang w:val="pt-PT"/>
          </w:rPr>
          <w:t>: O ator que interage com a interface para inserir e registrar os dados.</w:t>
        </w:r>
      </w:ins>
    </w:p>
    <w:p w14:paraId="48A66546" w14:textId="77777777" w:rsidR="006E5E51" w:rsidRPr="006E5E51" w:rsidRDefault="006E5E51" w:rsidP="006E5E51">
      <w:pPr>
        <w:numPr>
          <w:ilvl w:val="0"/>
          <w:numId w:val="127"/>
        </w:numPr>
        <w:spacing w:line="276" w:lineRule="auto"/>
        <w:rPr>
          <w:ins w:id="4556" w:author="WESLEY DOS SANTOS GATINHO" w:date="2025-08-08T21:20:00Z"/>
          <w:rFonts w:ascii="Times New Roman" w:hAnsi="Times New Roman" w:cs="Times New Roman"/>
          <w:lang w:val="pt-PT"/>
        </w:rPr>
      </w:pPr>
      <w:ins w:id="4557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Tela Registro e Análise de Dados</w:t>
        </w:r>
        <w:r w:rsidRPr="006E5E51">
          <w:rPr>
            <w:rFonts w:ascii="Times New Roman" w:hAnsi="Times New Roman" w:cs="Times New Roman"/>
            <w:lang w:val="pt-PT"/>
          </w:rPr>
          <w:t>: O objeto que representa a interface gráfica do usuário. Ele recebe a entrada do usuário e coordena a comunicação com o controlador de dados.</w:t>
        </w:r>
      </w:ins>
    </w:p>
    <w:p w14:paraId="3287FF47" w14:textId="77777777" w:rsidR="006E5E51" w:rsidRPr="006E5E51" w:rsidRDefault="006E5E51" w:rsidP="006E5E51">
      <w:pPr>
        <w:numPr>
          <w:ilvl w:val="0"/>
          <w:numId w:val="127"/>
        </w:numPr>
        <w:spacing w:line="276" w:lineRule="auto"/>
        <w:rPr>
          <w:ins w:id="4558" w:author="WESLEY DOS SANTOS GATINHO" w:date="2025-08-08T21:20:00Z"/>
          <w:rFonts w:ascii="Times New Roman" w:hAnsi="Times New Roman" w:cs="Times New Roman"/>
          <w:lang w:val="pt-PT"/>
        </w:rPr>
      </w:pPr>
      <w:ins w:id="4559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Controlador de Dados</w:t>
        </w:r>
        <w:r w:rsidRPr="006E5E51">
          <w:rPr>
            <w:rFonts w:ascii="Times New Roman" w:hAnsi="Times New Roman" w:cs="Times New Roman"/>
            <w:lang w:val="pt-PT"/>
          </w:rPr>
          <w:t>: O objeto que encapsula a lógica de negócio para validar e persistir os dados. Ele é responsável por gerenciar a confirmação e a atualização do progresso.</w:t>
        </w:r>
      </w:ins>
    </w:p>
    <w:p w14:paraId="26592042" w14:textId="6835BD70" w:rsidR="006E5E51" w:rsidRPr="006E5E51" w:rsidRDefault="006E5E51" w:rsidP="006E5E51">
      <w:pPr>
        <w:spacing w:line="276" w:lineRule="auto"/>
        <w:rPr>
          <w:ins w:id="4560" w:author="WESLEY DOS SANTOS GATINHO" w:date="2025-08-08T21:20:00Z"/>
          <w:rFonts w:ascii="Times New Roman" w:hAnsi="Times New Roman" w:cs="Times New Roman"/>
          <w:lang w:val="pt-PT"/>
        </w:rPr>
      </w:pPr>
    </w:p>
    <w:p w14:paraId="4437592C" w14:textId="77777777" w:rsidR="006E5E51" w:rsidRPr="006E5E51" w:rsidRDefault="006E5E51" w:rsidP="006E5E51">
      <w:pPr>
        <w:spacing w:line="276" w:lineRule="auto"/>
        <w:rPr>
          <w:ins w:id="4561" w:author="WESLEY DOS SANTOS GATINHO" w:date="2025-08-08T21:20:00Z"/>
          <w:rFonts w:ascii="Times New Roman" w:hAnsi="Times New Roman" w:cs="Times New Roman"/>
          <w:b/>
          <w:bCs/>
          <w:lang w:val="pt-PT"/>
        </w:rPr>
      </w:pPr>
      <w:ins w:id="4562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1A64B49E" w14:textId="77777777" w:rsidR="006E5E51" w:rsidRPr="006E5E51" w:rsidRDefault="006E5E51" w:rsidP="006E5E51">
      <w:pPr>
        <w:numPr>
          <w:ilvl w:val="0"/>
          <w:numId w:val="128"/>
        </w:numPr>
        <w:spacing w:line="276" w:lineRule="auto"/>
        <w:rPr>
          <w:ins w:id="4563" w:author="WESLEY DOS SANTOS GATINHO" w:date="2025-08-08T21:20:00Z"/>
          <w:rFonts w:ascii="Times New Roman" w:hAnsi="Times New Roman" w:cs="Times New Roman"/>
          <w:lang w:val="pt-PT"/>
        </w:rPr>
      </w:pPr>
      <w:ins w:id="4564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preencherCampos()</w:t>
        </w:r>
      </w:ins>
    </w:p>
    <w:p w14:paraId="2471DDC1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65" w:author="WESLEY DOS SANTOS GATINHO" w:date="2025-08-08T21:20:00Z"/>
          <w:rFonts w:ascii="Times New Roman" w:hAnsi="Times New Roman" w:cs="Times New Roman"/>
          <w:lang w:val="pt-PT"/>
        </w:rPr>
      </w:pPr>
      <w:ins w:id="4566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3F54EC1C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67" w:author="WESLEY DOS SANTOS GATINHO" w:date="2025-08-08T21:20:00Z"/>
          <w:rFonts w:ascii="Times New Roman" w:hAnsi="Times New Roman" w:cs="Times New Roman"/>
          <w:lang w:val="pt-PT"/>
        </w:rPr>
      </w:pPr>
      <w:ins w:id="4568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37F2D473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69" w:author="WESLEY DOS SANTOS GATINHO" w:date="2025-08-08T21:20:00Z"/>
          <w:rFonts w:ascii="Times New Roman" w:hAnsi="Times New Roman" w:cs="Times New Roman"/>
          <w:lang w:val="pt-PT"/>
        </w:rPr>
      </w:pPr>
      <w:ins w:id="4570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79CD174A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71" w:author="WESLEY DOS SANTOS GATINHO" w:date="2025-08-08T21:20:00Z"/>
          <w:rFonts w:ascii="Times New Roman" w:hAnsi="Times New Roman" w:cs="Times New Roman"/>
          <w:lang w:val="pt-PT"/>
        </w:rPr>
      </w:pPr>
      <w:ins w:id="4572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insere as informações nos campos da tela.</w:t>
        </w:r>
      </w:ins>
    </w:p>
    <w:p w14:paraId="4C037814" w14:textId="77777777" w:rsidR="006E5E51" w:rsidRPr="006E5E51" w:rsidRDefault="006E5E51" w:rsidP="006E5E51">
      <w:pPr>
        <w:numPr>
          <w:ilvl w:val="0"/>
          <w:numId w:val="128"/>
        </w:numPr>
        <w:spacing w:line="276" w:lineRule="auto"/>
        <w:rPr>
          <w:ins w:id="4573" w:author="WESLEY DOS SANTOS GATINHO" w:date="2025-08-08T21:20:00Z"/>
          <w:rFonts w:ascii="Times New Roman" w:hAnsi="Times New Roman" w:cs="Times New Roman"/>
          <w:lang w:val="pt-PT"/>
        </w:rPr>
      </w:pPr>
      <w:ins w:id="4574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clicaBotao()</w:t>
        </w:r>
      </w:ins>
    </w:p>
    <w:p w14:paraId="3C227D65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75" w:author="WESLEY DOS SANTOS GATINHO" w:date="2025-08-08T21:20:00Z"/>
          <w:rFonts w:ascii="Times New Roman" w:hAnsi="Times New Roman" w:cs="Times New Roman"/>
          <w:lang w:val="pt-PT"/>
        </w:rPr>
      </w:pPr>
      <w:ins w:id="4576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12315546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77" w:author="WESLEY DOS SANTOS GATINHO" w:date="2025-08-08T21:20:00Z"/>
          <w:rFonts w:ascii="Times New Roman" w:hAnsi="Times New Roman" w:cs="Times New Roman"/>
          <w:lang w:val="pt-PT"/>
        </w:rPr>
      </w:pPr>
      <w:ins w:id="4578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09A12025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79" w:author="WESLEY DOS SANTOS GATINHO" w:date="2025-08-08T21:20:00Z"/>
          <w:rFonts w:ascii="Times New Roman" w:hAnsi="Times New Roman" w:cs="Times New Roman"/>
          <w:lang w:val="pt-PT"/>
        </w:rPr>
      </w:pPr>
      <w:ins w:id="4580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55AEA63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81" w:author="WESLEY DOS SANTOS GATINHO" w:date="2025-08-08T21:20:00Z"/>
          <w:rFonts w:ascii="Times New Roman" w:hAnsi="Times New Roman" w:cs="Times New Roman"/>
          <w:lang w:val="pt-PT"/>
        </w:rPr>
      </w:pPr>
      <w:ins w:id="4582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clica no botão de registro para enviar os dados.</w:t>
        </w:r>
      </w:ins>
    </w:p>
    <w:p w14:paraId="0BDE7B42" w14:textId="77777777" w:rsidR="006E5E51" w:rsidRPr="006E5E51" w:rsidRDefault="006E5E51" w:rsidP="006E5E51">
      <w:pPr>
        <w:numPr>
          <w:ilvl w:val="0"/>
          <w:numId w:val="128"/>
        </w:numPr>
        <w:spacing w:line="276" w:lineRule="auto"/>
        <w:rPr>
          <w:ins w:id="4583" w:author="WESLEY DOS SANTOS GATINHO" w:date="2025-08-08T21:20:00Z"/>
          <w:rFonts w:ascii="Times New Roman" w:hAnsi="Times New Roman" w:cs="Times New Roman"/>
          <w:lang w:val="pt-PT"/>
        </w:rPr>
      </w:pPr>
      <w:ins w:id="4584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solicitarConfirmacaoDados()</w:t>
        </w:r>
      </w:ins>
    </w:p>
    <w:p w14:paraId="712B5BA8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85" w:author="WESLEY DOS SANTOS GATINHO" w:date="2025-08-08T21:20:00Z"/>
          <w:rFonts w:ascii="Times New Roman" w:hAnsi="Times New Roman" w:cs="Times New Roman"/>
          <w:lang w:val="pt-PT"/>
        </w:rPr>
      </w:pPr>
      <w:ins w:id="4586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27681D37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87" w:author="WESLEY DOS SANTOS GATINHO" w:date="2025-08-08T21:20:00Z"/>
          <w:rFonts w:ascii="Times New Roman" w:hAnsi="Times New Roman" w:cs="Times New Roman"/>
          <w:lang w:val="pt-PT"/>
        </w:rPr>
      </w:pPr>
      <w:ins w:id="4588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Controlador de Dados</w:t>
        </w:r>
      </w:ins>
    </w:p>
    <w:p w14:paraId="60359115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89" w:author="WESLEY DOS SANTOS GATINHO" w:date="2025-08-08T21:20:00Z"/>
          <w:rFonts w:ascii="Times New Roman" w:hAnsi="Times New Roman" w:cs="Times New Roman"/>
          <w:lang w:val="pt-PT"/>
        </w:rPr>
      </w:pPr>
      <w:ins w:id="4590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20BC520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91" w:author="WESLEY DOS SANTOS GATINHO" w:date="2025-08-08T21:20:00Z"/>
          <w:rFonts w:ascii="Times New Roman" w:hAnsi="Times New Roman" w:cs="Times New Roman"/>
          <w:lang w:val="pt-PT"/>
        </w:rPr>
      </w:pPr>
      <w:ins w:id="4592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A interface solicita ao controlador de dados que confirme e processe os dados inseridos.</w:t>
        </w:r>
      </w:ins>
    </w:p>
    <w:p w14:paraId="1895FEB8" w14:textId="77777777" w:rsidR="006E5E51" w:rsidRPr="006E5E51" w:rsidRDefault="006E5E51" w:rsidP="006E5E51">
      <w:pPr>
        <w:numPr>
          <w:ilvl w:val="0"/>
          <w:numId w:val="128"/>
        </w:numPr>
        <w:spacing w:line="276" w:lineRule="auto"/>
        <w:rPr>
          <w:ins w:id="4593" w:author="WESLEY DOS SANTOS GATINHO" w:date="2025-08-08T21:20:00Z"/>
          <w:rFonts w:ascii="Times New Roman" w:hAnsi="Times New Roman" w:cs="Times New Roman"/>
          <w:lang w:val="pt-PT"/>
        </w:rPr>
      </w:pPr>
      <w:ins w:id="4594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exibirPopupConfirmacao</w:t>
        </w:r>
      </w:ins>
    </w:p>
    <w:p w14:paraId="4D59A51F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95" w:author="WESLEY DOS SANTOS GATINHO" w:date="2025-08-08T21:20:00Z"/>
          <w:rFonts w:ascii="Times New Roman" w:hAnsi="Times New Roman" w:cs="Times New Roman"/>
          <w:lang w:val="pt-PT"/>
        </w:rPr>
      </w:pPr>
      <w:ins w:id="4596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Controlador de Dados</w:t>
        </w:r>
      </w:ins>
    </w:p>
    <w:p w14:paraId="032083A9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97" w:author="WESLEY DOS SANTOS GATINHO" w:date="2025-08-08T21:20:00Z"/>
          <w:rFonts w:ascii="Times New Roman" w:hAnsi="Times New Roman" w:cs="Times New Roman"/>
          <w:lang w:val="pt-PT"/>
        </w:rPr>
      </w:pPr>
      <w:ins w:id="4598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1167A55E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599" w:author="WESLEY DOS SANTOS GATINHO" w:date="2025-08-08T21:20:00Z"/>
          <w:rFonts w:ascii="Times New Roman" w:hAnsi="Times New Roman" w:cs="Times New Roman"/>
          <w:lang w:val="pt-PT"/>
        </w:rPr>
      </w:pPr>
      <w:ins w:id="4600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503FB8C1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01" w:author="WESLEY DOS SANTOS GATINHO" w:date="2025-08-08T21:20:00Z"/>
          <w:rFonts w:ascii="Times New Roman" w:hAnsi="Times New Roman" w:cs="Times New Roman"/>
          <w:lang w:val="pt-PT"/>
        </w:rPr>
      </w:pPr>
      <w:ins w:id="4602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controlador retorna uma mensagem para que a interface exiba um pop-up de confirmação.</w:t>
        </w:r>
      </w:ins>
    </w:p>
    <w:p w14:paraId="379F9809" w14:textId="77777777" w:rsidR="006E5E51" w:rsidRPr="006E5E51" w:rsidRDefault="006E5E51" w:rsidP="006E5E51">
      <w:pPr>
        <w:numPr>
          <w:ilvl w:val="0"/>
          <w:numId w:val="128"/>
        </w:numPr>
        <w:spacing w:line="276" w:lineRule="auto"/>
        <w:rPr>
          <w:ins w:id="4603" w:author="WESLEY DOS SANTOS GATINHO" w:date="2025-08-08T21:20:00Z"/>
          <w:rFonts w:ascii="Times New Roman" w:hAnsi="Times New Roman" w:cs="Times New Roman"/>
          <w:lang w:val="pt-PT"/>
        </w:rPr>
      </w:pPr>
      <w:ins w:id="4604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exibeMensagemSucesso</w:t>
        </w:r>
      </w:ins>
    </w:p>
    <w:p w14:paraId="00985589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05" w:author="WESLEY DOS SANTOS GATINHO" w:date="2025-08-08T21:20:00Z"/>
          <w:rFonts w:ascii="Times New Roman" w:hAnsi="Times New Roman" w:cs="Times New Roman"/>
          <w:lang w:val="pt-PT"/>
        </w:rPr>
      </w:pPr>
      <w:ins w:id="4606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6F160816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07" w:author="WESLEY DOS SANTOS GATINHO" w:date="2025-08-08T21:20:00Z"/>
          <w:rFonts w:ascii="Times New Roman" w:hAnsi="Times New Roman" w:cs="Times New Roman"/>
          <w:lang w:val="pt-PT"/>
        </w:rPr>
      </w:pPr>
      <w:ins w:id="4608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3B413159" w14:textId="77777777" w:rsidR="006E5E51" w:rsidRPr="006E5E51" w:rsidRDefault="006E5E51" w:rsidP="006E5E51">
      <w:pPr>
        <w:numPr>
          <w:ilvl w:val="1"/>
          <w:numId w:val="128"/>
        </w:numPr>
        <w:spacing w:line="276" w:lineRule="auto"/>
        <w:rPr>
          <w:ins w:id="4609" w:author="WESLEY DOS SANTOS GATINHO" w:date="2025-08-08T21:20:00Z"/>
          <w:rFonts w:ascii="Times New Roman" w:hAnsi="Times New Roman" w:cs="Times New Roman"/>
          <w:lang w:val="pt-PT"/>
        </w:rPr>
      </w:pPr>
      <w:ins w:id="4610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64F348CC" w14:textId="24A331D9" w:rsidR="0046038C" w:rsidRPr="006E5E51" w:rsidRDefault="006E5E51">
      <w:pPr>
        <w:numPr>
          <w:ilvl w:val="1"/>
          <w:numId w:val="128"/>
        </w:numPr>
        <w:spacing w:line="276" w:lineRule="auto"/>
        <w:rPr>
          <w:ins w:id="4611" w:author="WESLEY DOS SANTOS GATINHO" w:date="2025-06-13T21:14:00Z"/>
          <w:rFonts w:ascii="Times New Roman" w:hAnsi="Times New Roman" w:cs="Times New Roman"/>
          <w:b/>
          <w:bCs/>
          <w:lang w:val="pt-PT"/>
        </w:rPr>
        <w:pPrChange w:id="4612" w:author="WESLEY DOS SANTOS GATINHO" w:date="2025-08-08T21:21:00Z" w16du:dateUtc="2025-08-09T00:21:00Z">
          <w:pPr>
            <w:spacing w:line="276" w:lineRule="auto"/>
          </w:pPr>
        </w:pPrChange>
      </w:pPr>
      <w:ins w:id="4613" w:author="WESLEY DOS SANTOS GATINHO" w:date="2025-08-08T21:20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Em caso de sucesso, a tela exibe uma mensagem para o usuário indicando que os dados foram registrados.</w:t>
        </w:r>
      </w:ins>
    </w:p>
    <w:p w14:paraId="55B7A8E4" w14:textId="77777777" w:rsidR="0046038C" w:rsidRDefault="0046038C">
      <w:pPr>
        <w:spacing w:line="276" w:lineRule="auto"/>
        <w:rPr>
          <w:ins w:id="4614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6D2585CA" w14:textId="77777777" w:rsidR="0046038C" w:rsidRDefault="0046038C">
      <w:pPr>
        <w:spacing w:line="276" w:lineRule="auto"/>
        <w:rPr>
          <w:ins w:id="4615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59B81973" w14:textId="77777777" w:rsidR="00934582" w:rsidRPr="001F772C" w:rsidRDefault="00934582">
      <w:pPr>
        <w:spacing w:line="276" w:lineRule="auto"/>
        <w:rPr>
          <w:rFonts w:ascii="Times New Roman" w:hAnsi="Times New Roman" w:cs="Times New Roman"/>
          <w:b/>
          <w:bCs/>
          <w:lang w:val="pt-PT"/>
          <w:rPrChange w:id="4616" w:author="WESLEY DOS SANTOS GATINHO" w:date="2025-06-13T20:43:00Z">
            <w:rPr>
              <w:b/>
              <w:bCs/>
              <w:lang w:val="pt-PT"/>
            </w:rPr>
          </w:rPrChange>
        </w:rPr>
        <w:pPrChange w:id="4617" w:author="WESLEY DOS SANTOS GATINHO" w:date="2025-06-13T20:45:00Z">
          <w:pPr/>
        </w:pPrChange>
      </w:pPr>
      <w:r w:rsidRPr="001F772C">
        <w:rPr>
          <w:rFonts w:ascii="Times New Roman" w:hAnsi="Times New Roman" w:cs="Times New Roman"/>
          <w:b/>
          <w:bCs/>
          <w:lang w:val="pt-PT"/>
          <w:rPrChange w:id="4618" w:author="WESLEY DOS SANTOS GATINHO" w:date="2025-06-13T20:43:00Z">
            <w:rPr>
              <w:b/>
              <w:bCs/>
              <w:lang w:val="pt-PT"/>
            </w:rPr>
          </w:rPrChange>
        </w:rPr>
        <w:t>6.7 Diagrama de Sequ</w:t>
      </w:r>
      <w:r w:rsidRPr="001F772C">
        <w:rPr>
          <w:rFonts w:ascii="Times New Roman" w:hAnsi="Times New Roman" w:cs="Times New Roman" w:hint="eastAsia"/>
          <w:b/>
          <w:bCs/>
          <w:lang w:val="pt-PT"/>
          <w:rPrChange w:id="4619" w:author="WESLEY DOS SANTOS GATINHO" w:date="2025-06-13T20:43:00Z">
            <w:rPr>
              <w:rFonts w:hint="eastAsia"/>
              <w:b/>
              <w:bCs/>
              <w:lang w:val="pt-PT"/>
            </w:rPr>
          </w:rPrChange>
        </w:rPr>
        <w:t>ê</w:t>
      </w:r>
      <w:r w:rsidRPr="001F772C">
        <w:rPr>
          <w:rFonts w:ascii="Times New Roman" w:hAnsi="Times New Roman" w:cs="Times New Roman"/>
          <w:b/>
          <w:bCs/>
          <w:lang w:val="pt-PT"/>
          <w:rPrChange w:id="4620" w:author="WESLEY DOS SANTOS GATINHO" w:date="2025-06-13T20:43:00Z">
            <w:rPr>
              <w:b/>
              <w:bCs/>
              <w:lang w:val="pt-PT"/>
            </w:rPr>
          </w:rPrChange>
        </w:rPr>
        <w:t>ncia: Visualizar Progresso de Registrar Dados</w:t>
      </w:r>
    </w:p>
    <w:p w14:paraId="06B54033" w14:textId="2CFC70CD" w:rsidR="00934582" w:rsidRDefault="006E5E51">
      <w:pPr>
        <w:spacing w:line="276" w:lineRule="auto"/>
        <w:ind w:firstLine="709"/>
        <w:rPr>
          <w:ins w:id="4621" w:author="WESLEY DOS SANTOS GATINHO" w:date="2025-08-08T21:22:00Z" w16du:dateUtc="2025-08-09T00:22:00Z"/>
          <w:rFonts w:ascii="Times New Roman" w:hAnsi="Times New Roman" w:cs="Times New Roman"/>
        </w:rPr>
      </w:pPr>
      <w:ins w:id="4622" w:author="WESLEY DOS SANTOS GATINHO" w:date="2025-08-08T21:21:00Z">
        <w:r w:rsidRPr="006E5E51">
          <w:rPr>
            <w:rFonts w:ascii="Times New Roman" w:hAnsi="Times New Roman" w:cs="Times New Roman"/>
          </w:rPr>
          <w:t>Este diagrama de sequência ilustra o processo de um usuário visualizando seu progresso de medidas registradas. O cenário abrange a ação do usuário de acessar a aba ou tela de "Medidas", a requisição de dados ao controlador, e a apresentação do resultado na interface, que pode ser um gráfico/tabela (se houver dados) ou uma mensagem de ausência de dados</w:t>
        </w:r>
      </w:ins>
      <w:ins w:id="4623" w:author="WESLEY DOS SANTOS GATINHO" w:date="2025-08-08T21:22:00Z" w16du:dateUtc="2025-08-09T00:22:00Z">
        <w:r>
          <w:rPr>
            <w:rFonts w:ascii="Times New Roman" w:hAnsi="Times New Roman" w:cs="Times New Roman"/>
          </w:rPr>
          <w:t>.</w:t>
        </w:r>
      </w:ins>
      <w:del w:id="4624" w:author="WESLEY DOS SANTOS GATINHO" w:date="2025-08-08T21:21:00Z" w16du:dateUtc="2025-08-09T00:21:00Z">
        <w:r w:rsidR="00934582" w:rsidRPr="001F772C" w:rsidDel="006E5E51">
          <w:rPr>
            <w:rFonts w:ascii="Times New Roman" w:hAnsi="Times New Roman" w:cs="Times New Roman"/>
            <w:lang w:val="pt-PT"/>
            <w:rPrChange w:id="4625" w:author="WESLEY DOS SANTOS GATINHO" w:date="2025-06-13T20:43:00Z">
              <w:rPr>
                <w:lang w:val="pt-PT"/>
              </w:rPr>
            </w:rPrChange>
          </w:rPr>
          <w:delText>Este diagrama mostra como o sistema carrega e exibe o progresso das medidas registradas pelo usu</w:delText>
        </w:r>
        <w:r w:rsidR="00934582" w:rsidRPr="001F772C" w:rsidDel="006E5E51">
          <w:rPr>
            <w:rFonts w:ascii="Times New Roman" w:hAnsi="Times New Roman" w:cs="Times New Roman" w:hint="eastAsia"/>
            <w:lang w:val="pt-PT"/>
            <w:rPrChange w:id="4626" w:author="WESLEY DOS SANTOS GATINHO" w:date="2025-06-13T20:43:00Z">
              <w:rPr>
                <w:rFonts w:hint="eastAsia"/>
                <w:lang w:val="pt-PT"/>
              </w:rPr>
            </w:rPrChange>
          </w:rPr>
          <w:delText>á</w:delText>
        </w:r>
        <w:r w:rsidR="00934582" w:rsidRPr="001F772C" w:rsidDel="006E5E51">
          <w:rPr>
            <w:rFonts w:ascii="Times New Roman" w:hAnsi="Times New Roman" w:cs="Times New Roman"/>
            <w:lang w:val="pt-PT"/>
            <w:rPrChange w:id="4627" w:author="WESLEY DOS SANTOS GATINHO" w:date="2025-06-13T20:43:00Z">
              <w:rPr>
                <w:lang w:val="pt-PT"/>
              </w:rPr>
            </w:rPrChange>
          </w:rPr>
          <w:delText>rio.</w:delText>
        </w:r>
      </w:del>
    </w:p>
    <w:p w14:paraId="0E03773D" w14:textId="77777777" w:rsidR="006E5E51" w:rsidRPr="006E5E51" w:rsidRDefault="006E5E51" w:rsidP="006E5E51">
      <w:pPr>
        <w:spacing w:line="276" w:lineRule="auto"/>
        <w:ind w:firstLine="709"/>
        <w:rPr>
          <w:ins w:id="4628" w:author="WESLEY DOS SANTOS GATINHO" w:date="2025-08-08T21:22:00Z"/>
          <w:rFonts w:ascii="Times New Roman" w:hAnsi="Times New Roman" w:cs="Times New Roman"/>
          <w:b/>
          <w:bCs/>
          <w:lang w:val="pt-PT"/>
        </w:rPr>
      </w:pPr>
      <w:ins w:id="4629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Participantes (Lifelines)</w:t>
        </w:r>
      </w:ins>
    </w:p>
    <w:p w14:paraId="36020DD7" w14:textId="77777777" w:rsidR="006E5E51" w:rsidRPr="006E5E51" w:rsidRDefault="006E5E51" w:rsidP="006E5E51">
      <w:pPr>
        <w:numPr>
          <w:ilvl w:val="0"/>
          <w:numId w:val="129"/>
        </w:numPr>
        <w:spacing w:line="276" w:lineRule="auto"/>
        <w:rPr>
          <w:ins w:id="4630" w:author="WESLEY DOS SANTOS GATINHO" w:date="2025-08-08T21:22:00Z"/>
          <w:rFonts w:ascii="Times New Roman" w:hAnsi="Times New Roman" w:cs="Times New Roman"/>
          <w:lang w:val="pt-PT"/>
        </w:rPr>
      </w:pPr>
      <w:ins w:id="4631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6E5E51">
          <w:rPr>
            <w:rFonts w:ascii="Times New Roman" w:hAnsi="Times New Roman" w:cs="Times New Roman"/>
            <w:lang w:val="pt-PT"/>
          </w:rPr>
          <w:t>: O ator que interage com a interface para visualizar o progresso.</w:t>
        </w:r>
      </w:ins>
    </w:p>
    <w:p w14:paraId="07D9D12B" w14:textId="77777777" w:rsidR="006E5E51" w:rsidRPr="006E5E51" w:rsidRDefault="006E5E51" w:rsidP="006E5E51">
      <w:pPr>
        <w:numPr>
          <w:ilvl w:val="0"/>
          <w:numId w:val="129"/>
        </w:numPr>
        <w:spacing w:line="276" w:lineRule="auto"/>
        <w:rPr>
          <w:ins w:id="4632" w:author="WESLEY DOS SANTOS GATINHO" w:date="2025-08-08T21:22:00Z"/>
          <w:rFonts w:ascii="Times New Roman" w:hAnsi="Times New Roman" w:cs="Times New Roman"/>
          <w:lang w:val="pt-PT"/>
        </w:rPr>
      </w:pPr>
      <w:ins w:id="4633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Tela Registro e Análise de Dados</w:t>
        </w:r>
        <w:r w:rsidRPr="006E5E51">
          <w:rPr>
            <w:rFonts w:ascii="Times New Roman" w:hAnsi="Times New Roman" w:cs="Times New Roman"/>
            <w:lang w:val="pt-PT"/>
          </w:rPr>
          <w:t>: O objeto que representa a interface de usuário. Ele recebe a ação do usuário e coordena a busca e a exibição dos dados.</w:t>
        </w:r>
      </w:ins>
    </w:p>
    <w:p w14:paraId="4A3A0CDA" w14:textId="77777777" w:rsidR="006E5E51" w:rsidRPr="006E5E51" w:rsidRDefault="006E5E51" w:rsidP="006E5E51">
      <w:pPr>
        <w:numPr>
          <w:ilvl w:val="0"/>
          <w:numId w:val="129"/>
        </w:numPr>
        <w:spacing w:line="276" w:lineRule="auto"/>
        <w:rPr>
          <w:ins w:id="4634" w:author="WESLEY DOS SANTOS GATINHO" w:date="2025-08-08T21:22:00Z"/>
          <w:rFonts w:ascii="Times New Roman" w:hAnsi="Times New Roman" w:cs="Times New Roman"/>
          <w:lang w:val="pt-PT"/>
        </w:rPr>
      </w:pPr>
      <w:ins w:id="4635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Controlador de Dados</w:t>
        </w:r>
        <w:r w:rsidRPr="006E5E51">
          <w:rPr>
            <w:rFonts w:ascii="Times New Roman" w:hAnsi="Times New Roman" w:cs="Times New Roman"/>
            <w:lang w:val="pt-PT"/>
          </w:rPr>
          <w:t>: O objeto que encapsula a lógica de negócio para buscar e fornecer os dados de medidas do usuário.</w:t>
        </w:r>
      </w:ins>
    </w:p>
    <w:p w14:paraId="300BE3CF" w14:textId="0B6ED811" w:rsidR="006E5E51" w:rsidRPr="006E5E51" w:rsidRDefault="006E5E51" w:rsidP="006E5E51">
      <w:pPr>
        <w:spacing w:line="276" w:lineRule="auto"/>
        <w:ind w:firstLine="709"/>
        <w:rPr>
          <w:ins w:id="4636" w:author="WESLEY DOS SANTOS GATINHO" w:date="2025-08-08T21:22:00Z"/>
          <w:rFonts w:ascii="Times New Roman" w:hAnsi="Times New Roman" w:cs="Times New Roman"/>
          <w:lang w:val="pt-PT"/>
        </w:rPr>
      </w:pPr>
    </w:p>
    <w:p w14:paraId="532F4328" w14:textId="77777777" w:rsidR="006E5E51" w:rsidRPr="006E5E51" w:rsidRDefault="006E5E51" w:rsidP="006E5E51">
      <w:pPr>
        <w:spacing w:line="276" w:lineRule="auto"/>
        <w:ind w:firstLine="709"/>
        <w:rPr>
          <w:ins w:id="4637" w:author="WESLEY DOS SANTOS GATINHO" w:date="2025-08-08T21:22:00Z"/>
          <w:rFonts w:ascii="Times New Roman" w:hAnsi="Times New Roman" w:cs="Times New Roman"/>
          <w:b/>
          <w:bCs/>
          <w:lang w:val="pt-PT"/>
        </w:rPr>
      </w:pPr>
      <w:ins w:id="4638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57302FE5" w14:textId="77777777" w:rsidR="006E5E51" w:rsidRPr="006E5E51" w:rsidRDefault="006E5E51" w:rsidP="006E5E51">
      <w:pPr>
        <w:numPr>
          <w:ilvl w:val="0"/>
          <w:numId w:val="130"/>
        </w:numPr>
        <w:spacing w:line="276" w:lineRule="auto"/>
        <w:rPr>
          <w:ins w:id="4639" w:author="WESLEY DOS SANTOS GATINHO" w:date="2025-08-08T21:22:00Z"/>
          <w:rFonts w:ascii="Times New Roman" w:hAnsi="Times New Roman" w:cs="Times New Roman"/>
          <w:lang w:val="pt-PT"/>
        </w:rPr>
      </w:pPr>
      <w:ins w:id="4640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clicaAba("Medidas") ou AcessaTela()</w:t>
        </w:r>
      </w:ins>
    </w:p>
    <w:p w14:paraId="6EAA4047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41" w:author="WESLEY DOS SANTOS GATINHO" w:date="2025-08-08T21:22:00Z"/>
          <w:rFonts w:ascii="Times New Roman" w:hAnsi="Times New Roman" w:cs="Times New Roman"/>
          <w:lang w:val="pt-PT"/>
        </w:rPr>
      </w:pPr>
      <w:ins w:id="4642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1470C6B4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43" w:author="WESLEY DOS SANTOS GATINHO" w:date="2025-08-08T21:22:00Z"/>
          <w:rFonts w:ascii="Times New Roman" w:hAnsi="Times New Roman" w:cs="Times New Roman"/>
          <w:lang w:val="pt-PT"/>
        </w:rPr>
      </w:pPr>
      <w:ins w:id="4644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458391E0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45" w:author="WESLEY DOS SANTOS GATINHO" w:date="2025-08-08T21:22:00Z"/>
          <w:rFonts w:ascii="Times New Roman" w:hAnsi="Times New Roman" w:cs="Times New Roman"/>
          <w:lang w:val="pt-PT"/>
        </w:rPr>
      </w:pPr>
      <w:ins w:id="4646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638017D6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47" w:author="WESLEY DOS SANTOS GATINHO" w:date="2025-08-08T21:22:00Z"/>
          <w:rFonts w:ascii="Times New Roman" w:hAnsi="Times New Roman" w:cs="Times New Roman"/>
          <w:lang w:val="pt-PT"/>
        </w:rPr>
      </w:pPr>
      <w:ins w:id="4648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inicia a interação clicando na aba "Medidas" ou acessando a tela correspondente.</w:t>
        </w:r>
      </w:ins>
    </w:p>
    <w:p w14:paraId="441F684D" w14:textId="77777777" w:rsidR="006E5E51" w:rsidRPr="006E5E51" w:rsidRDefault="006E5E51" w:rsidP="006E5E51">
      <w:pPr>
        <w:numPr>
          <w:ilvl w:val="0"/>
          <w:numId w:val="130"/>
        </w:numPr>
        <w:spacing w:line="276" w:lineRule="auto"/>
        <w:rPr>
          <w:ins w:id="4649" w:author="WESLEY DOS SANTOS GATINHO" w:date="2025-08-08T21:22:00Z"/>
          <w:rFonts w:ascii="Times New Roman" w:hAnsi="Times New Roman" w:cs="Times New Roman"/>
          <w:lang w:val="pt-PT"/>
        </w:rPr>
      </w:pPr>
      <w:ins w:id="4650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carregarProgressoMedidas()</w:t>
        </w:r>
      </w:ins>
    </w:p>
    <w:p w14:paraId="03F1199C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51" w:author="WESLEY DOS SANTOS GATINHO" w:date="2025-08-08T21:22:00Z"/>
          <w:rFonts w:ascii="Times New Roman" w:hAnsi="Times New Roman" w:cs="Times New Roman"/>
          <w:lang w:val="pt-PT"/>
        </w:rPr>
      </w:pPr>
      <w:ins w:id="4652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53701BA9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53" w:author="WESLEY DOS SANTOS GATINHO" w:date="2025-08-08T21:22:00Z"/>
          <w:rFonts w:ascii="Times New Roman" w:hAnsi="Times New Roman" w:cs="Times New Roman"/>
          <w:lang w:val="pt-PT"/>
        </w:rPr>
      </w:pPr>
      <w:ins w:id="4654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Controlador de Dados</w:t>
        </w:r>
      </w:ins>
    </w:p>
    <w:p w14:paraId="0EE1FFC2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55" w:author="WESLEY DOS SANTOS GATINHO" w:date="2025-08-08T21:22:00Z"/>
          <w:rFonts w:ascii="Times New Roman" w:hAnsi="Times New Roman" w:cs="Times New Roman"/>
          <w:lang w:val="pt-PT"/>
        </w:rPr>
      </w:pPr>
      <w:ins w:id="4656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F1D7565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57" w:author="WESLEY DOS SANTOS GATINHO" w:date="2025-08-08T21:22:00Z"/>
          <w:rFonts w:ascii="Times New Roman" w:hAnsi="Times New Roman" w:cs="Times New Roman"/>
          <w:lang w:val="pt-PT"/>
        </w:rPr>
      </w:pPr>
      <w:ins w:id="4658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A tela solicita ao controlador de dados para carregar o progresso de medidas do usuário.</w:t>
        </w:r>
      </w:ins>
    </w:p>
    <w:p w14:paraId="782D54D7" w14:textId="77777777" w:rsidR="006E5E51" w:rsidRPr="006E5E51" w:rsidRDefault="006E5E51" w:rsidP="006E5E51">
      <w:pPr>
        <w:numPr>
          <w:ilvl w:val="0"/>
          <w:numId w:val="130"/>
        </w:numPr>
        <w:spacing w:line="276" w:lineRule="auto"/>
        <w:rPr>
          <w:ins w:id="4659" w:author="WESLEY DOS SANTOS GATINHO" w:date="2025-08-08T21:22:00Z"/>
          <w:rFonts w:ascii="Times New Roman" w:hAnsi="Times New Roman" w:cs="Times New Roman"/>
          <w:lang w:val="pt-PT"/>
        </w:rPr>
      </w:pPr>
      <w:ins w:id="4660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buscarMedidasUsuario()</w:t>
        </w:r>
      </w:ins>
    </w:p>
    <w:p w14:paraId="7E1CC24C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61" w:author="WESLEY DOS SANTOS GATINHO" w:date="2025-08-08T21:22:00Z"/>
          <w:rFonts w:ascii="Times New Roman" w:hAnsi="Times New Roman" w:cs="Times New Roman"/>
          <w:lang w:val="pt-PT"/>
        </w:rPr>
      </w:pPr>
      <w:ins w:id="4662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Controlador de Dados</w:t>
        </w:r>
      </w:ins>
    </w:p>
    <w:p w14:paraId="3056EA1A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63" w:author="WESLEY DOS SANTOS GATINHO" w:date="2025-08-08T21:22:00Z"/>
          <w:rFonts w:ascii="Times New Roman" w:hAnsi="Times New Roman" w:cs="Times New Roman"/>
          <w:lang w:val="pt-PT"/>
        </w:rPr>
      </w:pPr>
      <w:ins w:id="4664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Controlador de Dados (auto-chamada)</w:t>
        </w:r>
      </w:ins>
    </w:p>
    <w:p w14:paraId="115FB11A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65" w:author="WESLEY DOS SANTOS GATINHO" w:date="2025-08-08T21:22:00Z"/>
          <w:rFonts w:ascii="Times New Roman" w:hAnsi="Times New Roman" w:cs="Times New Roman"/>
          <w:lang w:val="pt-PT"/>
        </w:rPr>
      </w:pPr>
      <w:ins w:id="4666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1F19FB21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67" w:author="WESLEY DOS SANTOS GATINHO" w:date="2025-08-08T21:22:00Z"/>
          <w:rFonts w:ascii="Times New Roman" w:hAnsi="Times New Roman" w:cs="Times New Roman"/>
          <w:lang w:val="pt-PT"/>
        </w:rPr>
      </w:pPr>
      <w:ins w:id="4668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controlador executa sua lógica interna para buscar as medidas do usuário.</w:t>
        </w:r>
      </w:ins>
    </w:p>
    <w:p w14:paraId="42C3DBCF" w14:textId="77777777" w:rsidR="006E5E51" w:rsidRPr="006E5E51" w:rsidRDefault="006E5E51" w:rsidP="006E5E51">
      <w:pPr>
        <w:numPr>
          <w:ilvl w:val="0"/>
          <w:numId w:val="130"/>
        </w:numPr>
        <w:spacing w:line="276" w:lineRule="auto"/>
        <w:rPr>
          <w:ins w:id="4669" w:author="WESLEY DOS SANTOS GATINHO" w:date="2025-08-08T21:22:00Z"/>
          <w:rFonts w:ascii="Times New Roman" w:hAnsi="Times New Roman" w:cs="Times New Roman"/>
          <w:lang w:val="pt-PT"/>
        </w:rPr>
      </w:pPr>
      <w:ins w:id="4670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retornaMedidas()</w:t>
        </w:r>
      </w:ins>
    </w:p>
    <w:p w14:paraId="6ED45E3A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71" w:author="WESLEY DOS SANTOS GATINHO" w:date="2025-08-08T21:22:00Z"/>
          <w:rFonts w:ascii="Times New Roman" w:hAnsi="Times New Roman" w:cs="Times New Roman"/>
          <w:lang w:val="pt-PT"/>
        </w:rPr>
      </w:pPr>
      <w:ins w:id="4672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Controlador de Dados</w:t>
        </w:r>
      </w:ins>
    </w:p>
    <w:p w14:paraId="642FC297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73" w:author="WESLEY DOS SANTOS GATINHO" w:date="2025-08-08T21:22:00Z"/>
          <w:rFonts w:ascii="Times New Roman" w:hAnsi="Times New Roman" w:cs="Times New Roman"/>
          <w:lang w:val="pt-PT"/>
        </w:rPr>
      </w:pPr>
      <w:ins w:id="4674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17490DE0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75" w:author="WESLEY DOS SANTOS GATINHO" w:date="2025-08-08T21:22:00Z"/>
          <w:rFonts w:ascii="Times New Roman" w:hAnsi="Times New Roman" w:cs="Times New Roman"/>
          <w:lang w:val="pt-PT"/>
        </w:rPr>
      </w:pPr>
      <w:ins w:id="4676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68A5F6E1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77" w:author="WESLEY DOS SANTOS GATINHO" w:date="2025-08-08T21:22:00Z"/>
          <w:rFonts w:ascii="Times New Roman" w:hAnsi="Times New Roman" w:cs="Times New Roman"/>
          <w:lang w:val="pt-PT"/>
        </w:rPr>
      </w:pPr>
      <w:ins w:id="4678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controlador de dados retorna a lista de medidas encontradas para a tela.</w:t>
        </w:r>
      </w:ins>
    </w:p>
    <w:p w14:paraId="41FD11E5" w14:textId="77777777" w:rsidR="006E5E51" w:rsidRPr="006E5E51" w:rsidRDefault="006E5E51" w:rsidP="006E5E51">
      <w:pPr>
        <w:numPr>
          <w:ilvl w:val="0"/>
          <w:numId w:val="130"/>
        </w:numPr>
        <w:spacing w:line="276" w:lineRule="auto"/>
        <w:rPr>
          <w:ins w:id="4679" w:author="WESLEY DOS SANTOS GATINHO" w:date="2025-08-08T21:22:00Z"/>
          <w:rFonts w:ascii="Times New Roman" w:hAnsi="Times New Roman" w:cs="Times New Roman"/>
          <w:lang w:val="pt-PT"/>
        </w:rPr>
      </w:pPr>
      <w:ins w:id="4680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mostraGraficoOuTabela()</w:t>
        </w:r>
      </w:ins>
    </w:p>
    <w:p w14:paraId="24A45735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81" w:author="WESLEY DOS SANTOS GATINHO" w:date="2025-08-08T21:22:00Z"/>
          <w:rFonts w:ascii="Times New Roman" w:hAnsi="Times New Roman" w:cs="Times New Roman"/>
          <w:lang w:val="pt-PT"/>
        </w:rPr>
      </w:pPr>
      <w:ins w:id="4682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Tela Registro e Análise de Dados</w:t>
        </w:r>
      </w:ins>
    </w:p>
    <w:p w14:paraId="4FB25E00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83" w:author="WESLEY DOS SANTOS GATINHO" w:date="2025-08-08T21:22:00Z"/>
          <w:rFonts w:ascii="Times New Roman" w:hAnsi="Times New Roman" w:cs="Times New Roman"/>
          <w:lang w:val="pt-PT"/>
        </w:rPr>
      </w:pPr>
      <w:ins w:id="4684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08CD065D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85" w:author="WESLEY DOS SANTOS GATINHO" w:date="2025-08-08T21:22:00Z"/>
          <w:rFonts w:ascii="Times New Roman" w:hAnsi="Times New Roman" w:cs="Times New Roman"/>
          <w:lang w:val="pt-PT"/>
        </w:rPr>
      </w:pPr>
      <w:ins w:id="4686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 (dentro do fragmento alt).</w:t>
        </w:r>
      </w:ins>
    </w:p>
    <w:p w14:paraId="3C79C187" w14:textId="77777777" w:rsidR="006E5E51" w:rsidRPr="006E5E51" w:rsidRDefault="006E5E51" w:rsidP="006E5E51">
      <w:pPr>
        <w:numPr>
          <w:ilvl w:val="1"/>
          <w:numId w:val="130"/>
        </w:numPr>
        <w:spacing w:line="276" w:lineRule="auto"/>
        <w:rPr>
          <w:ins w:id="4687" w:author="WESLEY DOS SANTOS GATINHO" w:date="2025-08-08T21:22:00Z"/>
          <w:rFonts w:ascii="Times New Roman" w:hAnsi="Times New Roman" w:cs="Times New Roman"/>
          <w:lang w:val="pt-PT"/>
        </w:rPr>
      </w:pPr>
      <w:ins w:id="4688" w:author="WESLEY DOS SANTOS GATINHO" w:date="2025-08-08T21:22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Se medidas foram encontradas, a tela exibe os dados em formato de gráfico ou tabela para o usuário.</w:t>
        </w:r>
      </w:ins>
    </w:p>
    <w:p w14:paraId="559AE935" w14:textId="77777777" w:rsidR="006E5E51" w:rsidRPr="001F772C" w:rsidRDefault="006E5E51">
      <w:pPr>
        <w:spacing w:line="276" w:lineRule="auto"/>
        <w:ind w:firstLine="709"/>
        <w:rPr>
          <w:rFonts w:ascii="Times New Roman" w:hAnsi="Times New Roman" w:cs="Times New Roman"/>
          <w:lang w:val="pt-PT"/>
          <w:rPrChange w:id="4689" w:author="WESLEY DOS SANTOS GATINHO" w:date="2025-06-13T20:43:00Z">
            <w:rPr>
              <w:lang w:val="pt-PT"/>
            </w:rPr>
          </w:rPrChange>
        </w:rPr>
        <w:pPrChange w:id="4690" w:author="WESLEY DOS SANTOS GATINHO" w:date="2025-06-13T21:13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691" w:author="WESLEY DOS SANTOS GATINHO" w:date="2025-06-13T21:13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692">
          <w:tblGrid>
            <w:gridCol w:w="40"/>
            <w:gridCol w:w="9031"/>
            <w:gridCol w:w="30"/>
          </w:tblGrid>
        </w:tblGridChange>
      </w:tblGrid>
      <w:tr w:rsidR="00934582" w:rsidRPr="001F772C" w14:paraId="6AFCE7F9" w14:textId="77777777" w:rsidTr="0046038C">
        <w:trPr>
          <w:trHeight w:val="300"/>
          <w:trPrChange w:id="4693" w:author="WESLEY DOS SANTOS GATINHO" w:date="2025-06-13T21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694" w:author="WESLEY DOS SANTOS GATINHO" w:date="2025-06-13T21:13:00Z">
              <w:tcPr>
                <w:tcW w:w="9061" w:type="dxa"/>
                <w:gridSpan w:val="2"/>
              </w:tcPr>
            </w:tcPrChange>
          </w:tcPr>
          <w:p w14:paraId="6838ED85" w14:textId="46F7C38C" w:rsidR="00934582" w:rsidRPr="001F772C" w:rsidRDefault="07E4F523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  <w:rPrChange w:id="4695" w:author="WESLEY DOS SANTOS GATINHO" w:date="2025-06-13T20:43:00Z">
                  <w:rPr>
                    <w:lang w:val="pt-PT"/>
                  </w:rPr>
                </w:rPrChange>
              </w:rPr>
              <w:pPrChange w:id="4696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697" w:author="WESLEY DOS SANTOS GATINHO" w:date="2025-06-13T21:13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numero):</w:delText>
              </w:r>
            </w:del>
            <w:ins w:id="4698" w:author="WESLEY DOS SANTOS GATINHO" w:date="2025-06-13T21:13:00Z">
              <w:r w:rsidR="0046038C">
                <w:rPr>
                  <w:rFonts w:ascii="Times New Roman" w:hAnsi="Times New Roman" w:cs="Times New Roman"/>
                  <w:lang w:val="pt-PT"/>
                </w:rPr>
                <w:t>20: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 xml:space="preserve"> Visualizar Progresso de Registrar Dados</w:t>
            </w:r>
          </w:p>
        </w:tc>
      </w:tr>
      <w:tr w:rsidR="00934582" w:rsidRPr="001F772C" w14:paraId="007B8169" w14:textId="77777777" w:rsidTr="0046038C">
        <w:trPr>
          <w:trHeight w:val="300"/>
          <w:trPrChange w:id="4699" w:author="WESLEY DOS SANTOS GATINHO" w:date="2025-06-13T21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700" w:author="WESLEY DOS SANTOS GATINHO" w:date="2025-06-13T21:13:00Z">
              <w:tcPr>
                <w:tcW w:w="9061" w:type="dxa"/>
                <w:gridSpan w:val="2"/>
              </w:tcPr>
            </w:tcPrChange>
          </w:tcPr>
          <w:p w14:paraId="035C2170" w14:textId="070362F6" w:rsidR="00934582" w:rsidRPr="001F772C" w:rsidRDefault="00934582">
            <w:pPr>
              <w:spacing w:line="276" w:lineRule="auto"/>
              <w:rPr>
                <w:rFonts w:ascii="Times New Roman" w:hAnsi="Times New Roman" w:cs="Times New Roman"/>
                <w:lang w:val="pt-PT"/>
                <w:rPrChange w:id="4701" w:author="WESLEY DOS SANTOS GATINHO" w:date="2025-06-13T20:43:00Z">
                  <w:rPr>
                    <w:lang w:val="pt-PT"/>
                  </w:rPr>
                </w:rPrChange>
              </w:rPr>
              <w:pPrChange w:id="4702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703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625E7DD8" wp14:editId="7F77E16A">
                  <wp:extent cx="5760085" cy="3650615"/>
                  <wp:effectExtent l="0" t="0" r="0" b="6985"/>
                  <wp:docPr id="1021926139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0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65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582" w:rsidRPr="001F772C" w14:paraId="79D230D2" w14:textId="77777777" w:rsidTr="0046038C">
        <w:trPr>
          <w:trHeight w:val="300"/>
          <w:trPrChange w:id="4704" w:author="WESLEY DOS SANTOS GATINHO" w:date="2025-06-13T21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705" w:author="WESLEY DOS SANTOS GATINHO" w:date="2025-06-13T21:13:00Z">
              <w:tcPr>
                <w:tcW w:w="9061" w:type="dxa"/>
                <w:gridSpan w:val="2"/>
              </w:tcPr>
            </w:tcPrChange>
          </w:tcPr>
          <w:p w14:paraId="1D2043B5" w14:textId="2CDF7A5C" w:rsidR="00934582" w:rsidRPr="0046038C" w:rsidRDefault="07E4F52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4706" w:author="WESLEY DOS SANTOS GATINHO" w:date="2025-06-13T21:13:00Z">
                  <w:rPr>
                    <w:lang w:val="pt-PT"/>
                  </w:rPr>
                </w:rPrChange>
              </w:rPr>
              <w:pPrChange w:id="4707" w:author="WESLEY DOS SANTOS GATINHO" w:date="2025-06-13T20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708" w:author="WESLEY DOS SANTOS GATINHO" w:date="2025-06-13T21:13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29B7AA36" w14:textId="77777777" w:rsidR="00971CD4" w:rsidRPr="001F772C" w:rsidRDefault="00971CD4">
      <w:pPr>
        <w:spacing w:line="276" w:lineRule="auto"/>
        <w:rPr>
          <w:rFonts w:ascii="Times New Roman" w:hAnsi="Times New Roman" w:cs="Times New Roman"/>
        </w:rPr>
        <w:pPrChange w:id="4709" w:author="WESLEY DOS SANTOS GATINHO" w:date="2025-06-13T20:45:00Z">
          <w:pPr/>
        </w:pPrChange>
      </w:pPr>
    </w:p>
    <w:p w14:paraId="0E7680B5" w14:textId="77777777" w:rsidR="00671320" w:rsidRPr="001F772C" w:rsidRDefault="00671320">
      <w:pPr>
        <w:spacing w:line="276" w:lineRule="auto"/>
        <w:rPr>
          <w:rFonts w:ascii="Times New Roman" w:hAnsi="Times New Roman" w:cs="Times New Roman"/>
          <w:rPrChange w:id="4710" w:author="WESLEY DOS SANTOS GATINHO" w:date="2025-06-13T20:43:00Z">
            <w:rPr/>
          </w:rPrChange>
        </w:rPr>
        <w:pPrChange w:id="4711" w:author="WESLEY DOS SANTOS GATINHO" w:date="2025-06-13T20:45:00Z">
          <w:pPr/>
        </w:pPrChange>
      </w:pPr>
    </w:p>
    <w:p w14:paraId="035E11DC" w14:textId="77777777" w:rsidR="0046038C" w:rsidRDefault="0046038C">
      <w:pPr>
        <w:spacing w:line="276" w:lineRule="auto"/>
        <w:rPr>
          <w:ins w:id="4712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40C30928" w14:textId="77777777" w:rsidR="0046038C" w:rsidRDefault="0046038C">
      <w:pPr>
        <w:spacing w:line="276" w:lineRule="auto"/>
        <w:rPr>
          <w:ins w:id="4713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69746D42" w14:textId="77777777" w:rsidR="0046038C" w:rsidRDefault="0046038C">
      <w:pPr>
        <w:spacing w:line="276" w:lineRule="auto"/>
        <w:rPr>
          <w:ins w:id="4714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1A17FDA0" w14:textId="77777777" w:rsidR="0046038C" w:rsidRDefault="0046038C">
      <w:pPr>
        <w:spacing w:line="276" w:lineRule="auto"/>
        <w:rPr>
          <w:ins w:id="4715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51DC6C49" w14:textId="77777777" w:rsidR="006E5E51" w:rsidRDefault="006E5E51">
      <w:pPr>
        <w:spacing w:line="276" w:lineRule="auto"/>
        <w:rPr>
          <w:ins w:id="4716" w:author="WESLEY DOS SANTOS GATINHO" w:date="2025-08-08T21:22:00Z" w16du:dateUtc="2025-08-09T00:22:00Z"/>
          <w:rFonts w:ascii="Times New Roman" w:hAnsi="Times New Roman" w:cs="Times New Roman"/>
          <w:b/>
          <w:bCs/>
          <w:lang w:val="pt-PT"/>
        </w:rPr>
      </w:pPr>
    </w:p>
    <w:p w14:paraId="64723AC6" w14:textId="77777777" w:rsidR="006E5E51" w:rsidRDefault="005B3110" w:rsidP="006E5E51">
      <w:pPr>
        <w:tabs>
          <w:tab w:val="left" w:pos="6120"/>
        </w:tabs>
        <w:spacing w:line="276" w:lineRule="auto"/>
        <w:rPr>
          <w:ins w:id="4717" w:author="WESLEY DOS SANTOS GATINHO" w:date="2025-08-08T21:23:00Z" w16du:dateUtc="2025-08-09T00:23:00Z"/>
          <w:rFonts w:ascii="Times New Roman" w:hAnsi="Times New Roman" w:cs="Times New Roman"/>
          <w:b/>
          <w:bCs/>
          <w:lang w:val="pt-PT"/>
        </w:rPr>
      </w:pPr>
      <w:r w:rsidRPr="001F772C">
        <w:rPr>
          <w:rFonts w:ascii="Times New Roman" w:hAnsi="Times New Roman" w:cs="Times New Roman"/>
          <w:b/>
          <w:bCs/>
          <w:lang w:val="pt-PT"/>
        </w:rPr>
        <w:lastRenderedPageBreak/>
        <w:t>6.8 Diagrama de Sequência: Realiza Login</w:t>
      </w:r>
      <w:r w:rsidR="00FD27FE" w:rsidRPr="001F772C">
        <w:rPr>
          <w:rFonts w:ascii="Times New Roman" w:hAnsi="Times New Roman" w:cs="Times New Roman"/>
          <w:b/>
          <w:bCs/>
          <w:lang w:val="pt-PT"/>
        </w:rPr>
        <w:t xml:space="preserve"> com Google</w:t>
      </w:r>
    </w:p>
    <w:p w14:paraId="61133853" w14:textId="7206A0CE" w:rsidR="005B3110" w:rsidRDefault="006E5E51" w:rsidP="006E5E51">
      <w:pPr>
        <w:tabs>
          <w:tab w:val="left" w:pos="6120"/>
        </w:tabs>
        <w:spacing w:line="276" w:lineRule="auto"/>
        <w:ind w:firstLine="709"/>
        <w:jc w:val="both"/>
        <w:rPr>
          <w:ins w:id="4718" w:author="WESLEY DOS SANTOS GATINHO" w:date="2025-08-08T21:24:00Z" w16du:dateUtc="2025-08-09T00:24:00Z"/>
          <w:rFonts w:ascii="Times New Roman" w:hAnsi="Times New Roman" w:cs="Times New Roman"/>
          <w:lang w:val="pt-PT"/>
        </w:rPr>
      </w:pPr>
      <w:ins w:id="4719" w:author="WESLEY DOS SANTOS GATINHO" w:date="2025-08-08T21:23:00Z">
        <w:r w:rsidRPr="006E5E51">
          <w:rPr>
            <w:rFonts w:ascii="Times New Roman" w:hAnsi="Times New Roman" w:cs="Times New Roman"/>
            <w:rPrChange w:id="4720" w:author="WESLEY DOS SANTOS GATINHO" w:date="2025-08-08T21:23:00Z" w16du:dateUtc="2025-08-09T00:23:00Z">
              <w:rPr>
                <w:rFonts w:ascii="Times New Roman" w:hAnsi="Times New Roman" w:cs="Times New Roman"/>
                <w:b/>
                <w:bCs/>
              </w:rPr>
            </w:rPrChange>
          </w:rPr>
          <w:t xml:space="preserve">Este diagrama de sequência ilustra o processo de login de um usuário </w:t>
        </w:r>
      </w:ins>
      <w:ins w:id="4721" w:author="WESLEY DOS SANTOS GATINHO" w:date="2025-08-08T21:23:00Z" w16du:dateUtc="2025-08-09T00:23:00Z">
        <w:r>
          <w:rPr>
            <w:rFonts w:ascii="Times New Roman" w:hAnsi="Times New Roman" w:cs="Times New Roman"/>
          </w:rPr>
          <w:t xml:space="preserve">no </w:t>
        </w:r>
      </w:ins>
      <w:ins w:id="4722" w:author="WESLEY DOS SANTOS GATINHO" w:date="2025-08-08T21:23:00Z">
        <w:r w:rsidRPr="006E5E51">
          <w:rPr>
            <w:rFonts w:ascii="Times New Roman" w:hAnsi="Times New Roman" w:cs="Times New Roman"/>
            <w:rPrChange w:id="4723" w:author="WESLEY DOS SANTOS GATINHO" w:date="2025-08-08T21:23:00Z" w16du:dateUtc="2025-08-09T00:23:00Z">
              <w:rPr>
                <w:rFonts w:ascii="Times New Roman" w:hAnsi="Times New Roman" w:cs="Times New Roman"/>
                <w:b/>
                <w:bCs/>
              </w:rPr>
            </w:rPrChange>
          </w:rPr>
          <w:t>"FITAI" utilizando a autenticação via Google. O cenário detalha os passos desde o clique inicial do usuário, passando pela interação com o serviço de autenticação do Google e a verificação no banco de dados do FITAI, até os possíveis fluxos de sucesso e falha, como a negação da autorização ou problemas de conexão.</w:t>
        </w:r>
      </w:ins>
    </w:p>
    <w:p w14:paraId="44E31FEC" w14:textId="77777777" w:rsidR="006E5E51" w:rsidRPr="006E5E51" w:rsidRDefault="006E5E51" w:rsidP="006E5E51">
      <w:pPr>
        <w:tabs>
          <w:tab w:val="left" w:pos="6120"/>
        </w:tabs>
        <w:spacing w:line="276" w:lineRule="auto"/>
        <w:ind w:firstLine="709"/>
        <w:jc w:val="both"/>
        <w:rPr>
          <w:ins w:id="4724" w:author="WESLEY DOS SANTOS GATINHO" w:date="2025-08-08T21:24:00Z"/>
          <w:rFonts w:ascii="Times New Roman" w:hAnsi="Times New Roman" w:cs="Times New Roman"/>
          <w:b/>
          <w:bCs/>
          <w:lang w:val="pt-PT"/>
        </w:rPr>
      </w:pPr>
      <w:ins w:id="4725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Participantes (Lifelines)</w:t>
        </w:r>
      </w:ins>
    </w:p>
    <w:p w14:paraId="584C6897" w14:textId="77777777" w:rsidR="006E5E51" w:rsidRPr="006E5E51" w:rsidRDefault="006E5E51" w:rsidP="006E5E51">
      <w:pPr>
        <w:numPr>
          <w:ilvl w:val="0"/>
          <w:numId w:val="131"/>
        </w:numPr>
        <w:tabs>
          <w:tab w:val="left" w:pos="6120"/>
        </w:tabs>
        <w:spacing w:line="276" w:lineRule="auto"/>
        <w:jc w:val="both"/>
        <w:rPr>
          <w:ins w:id="4726" w:author="WESLEY DOS SANTOS GATINHO" w:date="2025-08-08T21:24:00Z"/>
          <w:rFonts w:ascii="Times New Roman" w:hAnsi="Times New Roman" w:cs="Times New Roman"/>
          <w:lang w:val="pt-PT"/>
        </w:rPr>
      </w:pPr>
      <w:ins w:id="4727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6E5E51">
          <w:rPr>
            <w:rFonts w:ascii="Times New Roman" w:hAnsi="Times New Roman" w:cs="Times New Roman"/>
            <w:lang w:val="pt-PT"/>
          </w:rPr>
          <w:t>: O ator que interage com a interface para iniciar e concluir o processo de login.</w:t>
        </w:r>
      </w:ins>
    </w:p>
    <w:p w14:paraId="06554A1E" w14:textId="77777777" w:rsidR="006E5E51" w:rsidRPr="006E5E51" w:rsidRDefault="006E5E51" w:rsidP="006E5E51">
      <w:pPr>
        <w:numPr>
          <w:ilvl w:val="0"/>
          <w:numId w:val="131"/>
        </w:numPr>
        <w:tabs>
          <w:tab w:val="left" w:pos="6120"/>
        </w:tabs>
        <w:spacing w:line="276" w:lineRule="auto"/>
        <w:jc w:val="both"/>
        <w:rPr>
          <w:ins w:id="4728" w:author="WESLEY DOS SANTOS GATINHO" w:date="2025-08-08T21:24:00Z"/>
          <w:rFonts w:ascii="Times New Roman" w:hAnsi="Times New Roman" w:cs="Times New Roman"/>
          <w:lang w:val="pt-PT"/>
        </w:rPr>
      </w:pPr>
      <w:ins w:id="4729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SISTEMA FITAI (Interface de Autenticação)</w:t>
        </w:r>
        <w:r w:rsidRPr="006E5E51">
          <w:rPr>
            <w:rFonts w:ascii="Times New Roman" w:hAnsi="Times New Roman" w:cs="Times New Roman"/>
            <w:lang w:val="pt-PT"/>
          </w:rPr>
          <w:t>: O objeto que representa a interface de autenticação do sistema FITAI. É responsável por exibir as opções de login e gerenciar as redireções.</w:t>
        </w:r>
      </w:ins>
    </w:p>
    <w:p w14:paraId="11090B89" w14:textId="77777777" w:rsidR="006E5E51" w:rsidRPr="006E5E51" w:rsidRDefault="006E5E51" w:rsidP="006E5E51">
      <w:pPr>
        <w:numPr>
          <w:ilvl w:val="0"/>
          <w:numId w:val="131"/>
        </w:numPr>
        <w:tabs>
          <w:tab w:val="left" w:pos="6120"/>
        </w:tabs>
        <w:spacing w:line="276" w:lineRule="auto"/>
        <w:jc w:val="both"/>
        <w:rPr>
          <w:ins w:id="4730" w:author="WESLEY DOS SANTOS GATINHO" w:date="2025-08-08T21:24:00Z"/>
          <w:rFonts w:ascii="Times New Roman" w:hAnsi="Times New Roman" w:cs="Times New Roman"/>
          <w:lang w:val="pt-PT"/>
        </w:rPr>
      </w:pPr>
      <w:ins w:id="4731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Sistema de Autenticação (Google)</w:t>
        </w:r>
        <w:r w:rsidRPr="006E5E51">
          <w:rPr>
            <w:rFonts w:ascii="Times New Roman" w:hAnsi="Times New Roman" w:cs="Times New Roman"/>
            <w:lang w:val="pt-PT"/>
          </w:rPr>
          <w:t>: O objeto que representa o serviço de autenticação de terceiros (Google) que gerencia o login e a autorização do usuário.</w:t>
        </w:r>
      </w:ins>
    </w:p>
    <w:p w14:paraId="230C47CF" w14:textId="77777777" w:rsidR="006E5E51" w:rsidRPr="006E5E51" w:rsidRDefault="006E5E51" w:rsidP="006E5E51">
      <w:pPr>
        <w:numPr>
          <w:ilvl w:val="0"/>
          <w:numId w:val="131"/>
        </w:numPr>
        <w:tabs>
          <w:tab w:val="left" w:pos="6120"/>
        </w:tabs>
        <w:spacing w:line="276" w:lineRule="auto"/>
        <w:jc w:val="both"/>
        <w:rPr>
          <w:ins w:id="4732" w:author="WESLEY DOS SANTOS GATINHO" w:date="2025-08-08T21:24:00Z"/>
          <w:rFonts w:ascii="Times New Roman" w:hAnsi="Times New Roman" w:cs="Times New Roman"/>
          <w:lang w:val="pt-PT"/>
        </w:rPr>
      </w:pPr>
      <w:ins w:id="4733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Banco de Dados do FITAI</w:t>
        </w:r>
        <w:r w:rsidRPr="006E5E51">
          <w:rPr>
            <w:rFonts w:ascii="Times New Roman" w:hAnsi="Times New Roman" w:cs="Times New Roman"/>
            <w:lang w:val="pt-PT"/>
          </w:rPr>
          <w:t>: O objeto que representa o banco de dados do sistema FITAI, onde as informações dos usuários são armazenadas.</w:t>
        </w:r>
      </w:ins>
    </w:p>
    <w:p w14:paraId="292B9D27" w14:textId="4682BD8F" w:rsidR="006E5E51" w:rsidRPr="006E5E51" w:rsidRDefault="006E5E51" w:rsidP="006E5E51">
      <w:pPr>
        <w:tabs>
          <w:tab w:val="left" w:pos="6120"/>
        </w:tabs>
        <w:spacing w:line="276" w:lineRule="auto"/>
        <w:ind w:firstLine="709"/>
        <w:jc w:val="both"/>
        <w:rPr>
          <w:ins w:id="4734" w:author="WESLEY DOS SANTOS GATINHO" w:date="2025-08-08T21:24:00Z"/>
          <w:rFonts w:ascii="Times New Roman" w:hAnsi="Times New Roman" w:cs="Times New Roman"/>
          <w:lang w:val="pt-PT"/>
        </w:rPr>
      </w:pPr>
    </w:p>
    <w:p w14:paraId="0938A98D" w14:textId="77777777" w:rsidR="006E5E51" w:rsidRPr="006E5E51" w:rsidRDefault="006E5E51" w:rsidP="006E5E51">
      <w:pPr>
        <w:tabs>
          <w:tab w:val="left" w:pos="6120"/>
        </w:tabs>
        <w:spacing w:line="276" w:lineRule="auto"/>
        <w:ind w:firstLine="709"/>
        <w:jc w:val="both"/>
        <w:rPr>
          <w:ins w:id="4735" w:author="WESLEY DOS SANTOS GATINHO" w:date="2025-08-08T21:24:00Z"/>
          <w:rFonts w:ascii="Times New Roman" w:hAnsi="Times New Roman" w:cs="Times New Roman"/>
          <w:b/>
          <w:bCs/>
          <w:lang w:val="pt-PT"/>
        </w:rPr>
      </w:pPr>
      <w:ins w:id="4736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5DCD4B88" w14:textId="77777777" w:rsidR="006E5E51" w:rsidRPr="006E5E51" w:rsidRDefault="006E5E51" w:rsidP="006E5E51">
      <w:pPr>
        <w:numPr>
          <w:ilvl w:val="0"/>
          <w:numId w:val="132"/>
        </w:numPr>
        <w:tabs>
          <w:tab w:val="left" w:pos="6120"/>
        </w:tabs>
        <w:spacing w:line="276" w:lineRule="auto"/>
        <w:jc w:val="both"/>
        <w:rPr>
          <w:ins w:id="4737" w:author="WESLEY DOS SANTOS GATINHO" w:date="2025-08-08T21:24:00Z"/>
          <w:rFonts w:ascii="Times New Roman" w:hAnsi="Times New Roman" w:cs="Times New Roman"/>
          <w:lang w:val="pt-PT"/>
        </w:rPr>
      </w:pPr>
      <w:ins w:id="4738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clicarEmEntrarComGoogle()</w:t>
        </w:r>
      </w:ins>
    </w:p>
    <w:p w14:paraId="27D77AEC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39" w:author="WESLEY DOS SANTOS GATINHO" w:date="2025-08-08T21:24:00Z"/>
          <w:rFonts w:ascii="Times New Roman" w:hAnsi="Times New Roman" w:cs="Times New Roman"/>
          <w:lang w:val="pt-PT"/>
        </w:rPr>
      </w:pPr>
      <w:ins w:id="4740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10937366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41" w:author="WESLEY DOS SANTOS GATINHO" w:date="2025-08-08T21:24:00Z"/>
          <w:rFonts w:ascii="Times New Roman" w:hAnsi="Times New Roman" w:cs="Times New Roman"/>
          <w:lang w:val="pt-PT"/>
        </w:rPr>
      </w:pPr>
      <w:ins w:id="4742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 (Interface de Autenticação)</w:t>
        </w:r>
      </w:ins>
    </w:p>
    <w:p w14:paraId="03BEC45C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43" w:author="WESLEY DOS SANTOS GATINHO" w:date="2025-08-08T21:24:00Z"/>
          <w:rFonts w:ascii="Times New Roman" w:hAnsi="Times New Roman" w:cs="Times New Roman"/>
          <w:lang w:val="pt-PT"/>
        </w:rPr>
      </w:pPr>
      <w:ins w:id="4744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487FA8A8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45" w:author="WESLEY DOS SANTOS GATINHO" w:date="2025-08-08T21:24:00Z"/>
          <w:rFonts w:ascii="Times New Roman" w:hAnsi="Times New Roman" w:cs="Times New Roman"/>
          <w:lang w:val="pt-PT"/>
        </w:rPr>
      </w:pPr>
      <w:ins w:id="4746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inicia o processo clicando na opção de "Entrar com Google".</w:t>
        </w:r>
      </w:ins>
    </w:p>
    <w:p w14:paraId="64760773" w14:textId="77777777" w:rsidR="006E5E51" w:rsidRPr="006E5E51" w:rsidRDefault="006E5E51" w:rsidP="006E5E51">
      <w:pPr>
        <w:numPr>
          <w:ilvl w:val="0"/>
          <w:numId w:val="132"/>
        </w:numPr>
        <w:tabs>
          <w:tab w:val="left" w:pos="6120"/>
        </w:tabs>
        <w:spacing w:line="276" w:lineRule="auto"/>
        <w:jc w:val="both"/>
        <w:rPr>
          <w:ins w:id="4747" w:author="WESLEY DOS SANTOS GATINHO" w:date="2025-08-08T21:24:00Z"/>
          <w:rFonts w:ascii="Times New Roman" w:hAnsi="Times New Roman" w:cs="Times New Roman"/>
          <w:lang w:val="pt-PT"/>
        </w:rPr>
      </w:pPr>
      <w:ins w:id="4748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exibeOOpcoesDeAutenticacaoGoogle</w:t>
        </w:r>
      </w:ins>
    </w:p>
    <w:p w14:paraId="1F08BF7D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49" w:author="WESLEY DOS SANTOS GATINHO" w:date="2025-08-08T21:24:00Z"/>
          <w:rFonts w:ascii="Times New Roman" w:hAnsi="Times New Roman" w:cs="Times New Roman"/>
          <w:lang w:val="pt-PT"/>
        </w:rPr>
      </w:pPr>
      <w:ins w:id="4750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 (Interface de Autenticação)</w:t>
        </w:r>
      </w:ins>
    </w:p>
    <w:p w14:paraId="2DA6E9CA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51" w:author="WESLEY DOS SANTOS GATINHO" w:date="2025-08-08T21:24:00Z"/>
          <w:rFonts w:ascii="Times New Roman" w:hAnsi="Times New Roman" w:cs="Times New Roman"/>
          <w:lang w:val="pt-PT"/>
        </w:rPr>
      </w:pPr>
      <w:ins w:id="4752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7763B9E1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53" w:author="WESLEY DOS SANTOS GATINHO" w:date="2025-08-08T21:24:00Z"/>
          <w:rFonts w:ascii="Times New Roman" w:hAnsi="Times New Roman" w:cs="Times New Roman"/>
          <w:lang w:val="pt-PT"/>
        </w:rPr>
      </w:pPr>
      <w:ins w:id="4754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47DEE23A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55" w:author="WESLEY DOS SANTOS GATINHO" w:date="2025-08-08T21:24:00Z"/>
          <w:rFonts w:ascii="Times New Roman" w:hAnsi="Times New Roman" w:cs="Times New Roman"/>
          <w:lang w:val="pt-PT"/>
        </w:rPr>
      </w:pPr>
      <w:ins w:id="4756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A interface de autenticação exibe as opções de login do Google.</w:t>
        </w:r>
      </w:ins>
    </w:p>
    <w:p w14:paraId="4C999DB7" w14:textId="77777777" w:rsidR="006E5E51" w:rsidRPr="006E5E51" w:rsidRDefault="006E5E51" w:rsidP="006E5E51">
      <w:pPr>
        <w:numPr>
          <w:ilvl w:val="0"/>
          <w:numId w:val="132"/>
        </w:numPr>
        <w:tabs>
          <w:tab w:val="left" w:pos="6120"/>
        </w:tabs>
        <w:spacing w:line="276" w:lineRule="auto"/>
        <w:jc w:val="both"/>
        <w:rPr>
          <w:ins w:id="4757" w:author="WESLEY DOS SANTOS GATINHO" w:date="2025-08-08T21:24:00Z"/>
          <w:rFonts w:ascii="Times New Roman" w:hAnsi="Times New Roman" w:cs="Times New Roman"/>
          <w:lang w:val="pt-PT"/>
        </w:rPr>
      </w:pPr>
      <w:ins w:id="4758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selecionarAutenticacaoGoogle()</w:t>
        </w:r>
      </w:ins>
    </w:p>
    <w:p w14:paraId="3C445CBB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59" w:author="WESLEY DOS SANTOS GATINHO" w:date="2025-08-08T21:24:00Z"/>
          <w:rFonts w:ascii="Times New Roman" w:hAnsi="Times New Roman" w:cs="Times New Roman"/>
          <w:lang w:val="pt-PT"/>
        </w:rPr>
      </w:pPr>
      <w:ins w:id="4760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25A65750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61" w:author="WESLEY DOS SANTOS GATINHO" w:date="2025-08-08T21:24:00Z"/>
          <w:rFonts w:ascii="Times New Roman" w:hAnsi="Times New Roman" w:cs="Times New Roman"/>
          <w:lang w:val="pt-PT"/>
        </w:rPr>
      </w:pPr>
      <w:ins w:id="4762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 (Interface de Autenticação)</w:t>
        </w:r>
      </w:ins>
    </w:p>
    <w:p w14:paraId="797068AF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63" w:author="WESLEY DOS SANTOS GATINHO" w:date="2025-08-08T21:24:00Z"/>
          <w:rFonts w:ascii="Times New Roman" w:hAnsi="Times New Roman" w:cs="Times New Roman"/>
          <w:lang w:val="pt-PT"/>
        </w:rPr>
      </w:pPr>
      <w:ins w:id="4764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686CEC7F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65" w:author="WESLEY DOS SANTOS GATINHO" w:date="2025-08-08T21:24:00Z"/>
          <w:rFonts w:ascii="Times New Roman" w:hAnsi="Times New Roman" w:cs="Times New Roman"/>
          <w:lang w:val="pt-PT"/>
        </w:rPr>
      </w:pPr>
      <w:ins w:id="4766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seleciona a autenticação com o Google.</w:t>
        </w:r>
      </w:ins>
    </w:p>
    <w:p w14:paraId="35B9A5C5" w14:textId="77777777" w:rsidR="006E5E51" w:rsidRPr="006E5E51" w:rsidRDefault="006E5E51" w:rsidP="006E5E51">
      <w:pPr>
        <w:numPr>
          <w:ilvl w:val="0"/>
          <w:numId w:val="132"/>
        </w:numPr>
        <w:tabs>
          <w:tab w:val="left" w:pos="6120"/>
        </w:tabs>
        <w:spacing w:line="276" w:lineRule="auto"/>
        <w:jc w:val="both"/>
        <w:rPr>
          <w:ins w:id="4767" w:author="WESLEY DOS SANTOS GATINHO" w:date="2025-08-08T21:24:00Z"/>
          <w:rFonts w:ascii="Times New Roman" w:hAnsi="Times New Roman" w:cs="Times New Roman"/>
          <w:lang w:val="pt-PT"/>
        </w:rPr>
      </w:pPr>
      <w:ins w:id="4768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redirecionaParaURLDeAutenticacaoDoGoogle()</w:t>
        </w:r>
      </w:ins>
    </w:p>
    <w:p w14:paraId="2E19440B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69" w:author="WESLEY DOS SANTOS GATINHO" w:date="2025-08-08T21:24:00Z"/>
          <w:rFonts w:ascii="Times New Roman" w:hAnsi="Times New Roman" w:cs="Times New Roman"/>
          <w:lang w:val="pt-PT"/>
        </w:rPr>
      </w:pPr>
      <w:ins w:id="4770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 (Interface de Autenticação)</w:t>
        </w:r>
      </w:ins>
    </w:p>
    <w:p w14:paraId="1A542CCB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71" w:author="WESLEY DOS SANTOS GATINHO" w:date="2025-08-08T21:24:00Z"/>
          <w:rFonts w:ascii="Times New Roman" w:hAnsi="Times New Roman" w:cs="Times New Roman"/>
          <w:lang w:val="pt-PT"/>
        </w:rPr>
      </w:pPr>
      <w:ins w:id="4772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2A473693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73" w:author="WESLEY DOS SANTOS GATINHO" w:date="2025-08-08T21:24:00Z"/>
          <w:rFonts w:ascii="Times New Roman" w:hAnsi="Times New Roman" w:cs="Times New Roman"/>
          <w:lang w:val="pt-PT"/>
        </w:rPr>
      </w:pPr>
      <w:ins w:id="4774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9055C2E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75" w:author="WESLEY DOS SANTOS GATINHO" w:date="2025-08-08T21:24:00Z"/>
          <w:rFonts w:ascii="Times New Roman" w:hAnsi="Times New Roman" w:cs="Times New Roman"/>
          <w:lang w:val="pt-PT"/>
        </w:rPr>
      </w:pPr>
      <w:ins w:id="4776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redireciona o navegador do usuário para a URL de autenticação do Google.</w:t>
        </w:r>
      </w:ins>
    </w:p>
    <w:p w14:paraId="2DADFBB9" w14:textId="77777777" w:rsidR="006E5E51" w:rsidRPr="006E5E51" w:rsidRDefault="006E5E51" w:rsidP="006E5E51">
      <w:pPr>
        <w:numPr>
          <w:ilvl w:val="0"/>
          <w:numId w:val="132"/>
        </w:numPr>
        <w:tabs>
          <w:tab w:val="left" w:pos="6120"/>
        </w:tabs>
        <w:spacing w:line="276" w:lineRule="auto"/>
        <w:jc w:val="both"/>
        <w:rPr>
          <w:ins w:id="4777" w:author="WESLEY DOS SANTOS GATINHO" w:date="2025-08-08T21:24:00Z"/>
          <w:rFonts w:ascii="Times New Roman" w:hAnsi="Times New Roman" w:cs="Times New Roman"/>
          <w:lang w:val="pt-PT"/>
        </w:rPr>
      </w:pPr>
      <w:ins w:id="4778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solicitarPaginaDeLoginGoogle(com parâmetros FITAI)</w:t>
        </w:r>
      </w:ins>
    </w:p>
    <w:p w14:paraId="069EA5BA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79" w:author="WESLEY DOS SANTOS GATINHO" w:date="2025-08-08T21:24:00Z"/>
          <w:rFonts w:ascii="Times New Roman" w:hAnsi="Times New Roman" w:cs="Times New Roman"/>
          <w:lang w:val="pt-PT"/>
        </w:rPr>
      </w:pPr>
      <w:ins w:id="4780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0F4888EB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81" w:author="WESLEY DOS SANTOS GATINHO" w:date="2025-08-08T21:24:00Z"/>
          <w:rFonts w:ascii="Times New Roman" w:hAnsi="Times New Roman" w:cs="Times New Roman"/>
          <w:lang w:val="pt-PT"/>
        </w:rPr>
      </w:pPr>
      <w:ins w:id="4782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de Autenticação (Google)</w:t>
        </w:r>
      </w:ins>
    </w:p>
    <w:p w14:paraId="6CB9699F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83" w:author="WESLEY DOS SANTOS GATINHO" w:date="2025-08-08T21:24:00Z"/>
          <w:rFonts w:ascii="Times New Roman" w:hAnsi="Times New Roman" w:cs="Times New Roman"/>
          <w:lang w:val="pt-PT"/>
        </w:rPr>
      </w:pPr>
      <w:ins w:id="4784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2015F931" w14:textId="77777777" w:rsidR="006E5E51" w:rsidRPr="006E5E51" w:rsidRDefault="006E5E51" w:rsidP="006E5E51">
      <w:pPr>
        <w:numPr>
          <w:ilvl w:val="1"/>
          <w:numId w:val="132"/>
        </w:numPr>
        <w:tabs>
          <w:tab w:val="left" w:pos="6120"/>
        </w:tabs>
        <w:spacing w:line="276" w:lineRule="auto"/>
        <w:jc w:val="both"/>
        <w:rPr>
          <w:ins w:id="4785" w:author="WESLEY DOS SANTOS GATINHO" w:date="2025-08-08T21:24:00Z"/>
          <w:rFonts w:ascii="Times New Roman" w:hAnsi="Times New Roman" w:cs="Times New Roman"/>
          <w:lang w:val="pt-PT"/>
        </w:rPr>
      </w:pPr>
      <w:ins w:id="4786" w:author="WESLEY DOS SANTOS GATINHO" w:date="2025-08-08T21:24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navegador do usuário solicita a página de login do Google, incluindo os parâmetros do sistema FITAI.</w:t>
        </w:r>
      </w:ins>
    </w:p>
    <w:p w14:paraId="4A5EA32E" w14:textId="77777777" w:rsidR="006E5E51" w:rsidRPr="006E5E51" w:rsidRDefault="006E5E51">
      <w:pPr>
        <w:tabs>
          <w:tab w:val="left" w:pos="6120"/>
        </w:tabs>
        <w:spacing w:line="276" w:lineRule="auto"/>
        <w:ind w:firstLine="709"/>
        <w:jc w:val="both"/>
        <w:rPr>
          <w:rFonts w:ascii="Times New Roman" w:hAnsi="Times New Roman" w:cs="Times New Roman"/>
          <w:lang w:val="pt-PT"/>
          <w:rPrChange w:id="4787" w:author="WESLEY DOS SANTOS GATINHO" w:date="2025-08-08T21:23:00Z" w16du:dateUtc="2025-08-09T00:23:00Z">
            <w:rPr>
              <w:rFonts w:ascii="Times New Roman" w:hAnsi="Times New Roman" w:cs="Times New Roman"/>
              <w:b/>
              <w:bCs/>
              <w:lang w:val="pt-PT"/>
            </w:rPr>
          </w:rPrChange>
        </w:rPr>
        <w:pPrChange w:id="4788" w:author="WESLEY DOS SANTOS GATINHO" w:date="2025-08-08T21:23:00Z" w16du:dateUtc="2025-08-09T00:23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789" w:author="WESLEY DOS SANTOS GATINHO" w:date="2025-06-13T21:14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790">
          <w:tblGrid>
            <w:gridCol w:w="40"/>
            <w:gridCol w:w="9031"/>
            <w:gridCol w:w="30"/>
          </w:tblGrid>
        </w:tblGridChange>
      </w:tblGrid>
      <w:tr w:rsidR="00FD27FE" w:rsidRPr="001F772C" w14:paraId="3D498619" w14:textId="77777777" w:rsidTr="0046038C">
        <w:trPr>
          <w:trHeight w:val="300"/>
          <w:trPrChange w:id="4791" w:author="WESLEY DOS SANTOS GATINHO" w:date="2025-06-13T21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792" w:author="WESLEY DOS SANTOS GATINHO" w:date="2025-06-13T21:14:00Z">
              <w:tcPr>
                <w:tcW w:w="9061" w:type="dxa"/>
                <w:gridSpan w:val="2"/>
              </w:tcPr>
            </w:tcPrChange>
          </w:tcPr>
          <w:p w14:paraId="16EDD678" w14:textId="212585C2" w:rsidR="00FD27FE" w:rsidRPr="001F772C" w:rsidRDefault="3241E2EA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  <w:rPrChange w:id="4793" w:author="WESLEY DOS SANTOS GATINHO" w:date="2025-06-13T20:43:00Z">
                  <w:rPr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  <w:pPrChange w:id="4794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795" w:author="WESLEY DOS SANTOS GATINHO" w:date="2025-06-13T21:13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796" w:author="WESLEY DOS SANTOS GATINHO" w:date="2025-06-13T21:13:00Z">
              <w:r w:rsidR="0046038C">
                <w:rPr>
                  <w:rFonts w:ascii="Times New Roman" w:hAnsi="Times New Roman" w:cs="Times New Roman"/>
                  <w:lang w:val="pt-PT"/>
                </w:rPr>
                <w:t>21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>: Realiza Login com Google</w:t>
            </w:r>
          </w:p>
        </w:tc>
      </w:tr>
      <w:tr w:rsidR="00FD27FE" w:rsidRPr="001F772C" w14:paraId="444DA17D" w14:textId="77777777" w:rsidTr="0046038C">
        <w:trPr>
          <w:trHeight w:val="300"/>
          <w:trPrChange w:id="4797" w:author="WESLEY DOS SANTOS GATINHO" w:date="2025-06-13T21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798" w:author="WESLEY DOS SANTOS GATINHO" w:date="2025-06-13T21:14:00Z">
              <w:tcPr>
                <w:tcW w:w="9061" w:type="dxa"/>
                <w:gridSpan w:val="2"/>
              </w:tcPr>
            </w:tcPrChange>
          </w:tcPr>
          <w:p w14:paraId="48AA3204" w14:textId="6C6FCA2B" w:rsidR="00FD27FE" w:rsidRPr="001F772C" w:rsidRDefault="00FD27FE">
            <w:pPr>
              <w:spacing w:line="276" w:lineRule="auto"/>
              <w:rPr>
                <w:rFonts w:ascii="Times New Roman" w:hAnsi="Times New Roman" w:cs="Times New Roman"/>
                <w:b/>
                <w:bCs/>
                <w:lang w:val="pt-PT"/>
              </w:rPr>
              <w:pPrChange w:id="4799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800" w:author="WESLEY DOS SANTOS GATINHO" w:date="2025-06-13T20:43:00Z">
                  <w:rPr>
                    <w:noProof/>
                  </w:rPr>
                </w:rPrChange>
              </w:rPr>
              <w:lastRenderedPageBreak/>
              <w:drawing>
                <wp:inline distT="0" distB="0" distL="0" distR="0" wp14:anchorId="23DDCDDC" wp14:editId="722DB564">
                  <wp:extent cx="5760085" cy="6370320"/>
                  <wp:effectExtent l="0" t="0" r="0" b="0"/>
                  <wp:docPr id="615657234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0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637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7FE" w:rsidRPr="001F772C" w14:paraId="354195A3" w14:textId="77777777" w:rsidTr="0046038C">
        <w:trPr>
          <w:trHeight w:val="300"/>
          <w:trPrChange w:id="4801" w:author="WESLEY DOS SANTOS GATINHO" w:date="2025-06-13T21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802" w:author="WESLEY DOS SANTOS GATINHO" w:date="2025-06-13T21:14:00Z">
              <w:tcPr>
                <w:tcW w:w="9061" w:type="dxa"/>
                <w:gridSpan w:val="2"/>
              </w:tcPr>
            </w:tcPrChange>
          </w:tcPr>
          <w:p w14:paraId="713910AC" w14:textId="24A676F7" w:rsidR="00FD27FE" w:rsidRPr="0046038C" w:rsidRDefault="3241E2E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</w:rPr>
              <w:pPrChange w:id="4803" w:author="WESLEY DOS SANTOS GATINHO" w:date="2025-06-13T20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804" w:author="WESLEY DOS SANTOS GATINHO" w:date="2025-06-13T21:13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57C10F62" w14:textId="77777777" w:rsidR="00FD27FE" w:rsidRPr="001F772C" w:rsidRDefault="00FD27FE">
      <w:pPr>
        <w:spacing w:line="276" w:lineRule="auto"/>
        <w:rPr>
          <w:rFonts w:ascii="Times New Roman" w:hAnsi="Times New Roman" w:cs="Times New Roman"/>
          <w:b/>
          <w:bCs/>
          <w:lang w:val="pt-PT"/>
        </w:rPr>
        <w:pPrChange w:id="4805" w:author="WESLEY DOS SANTOS GATINHO" w:date="2025-06-13T20:45:00Z">
          <w:pPr/>
        </w:pPrChange>
      </w:pPr>
    </w:p>
    <w:p w14:paraId="4920617A" w14:textId="77777777" w:rsidR="0046038C" w:rsidRDefault="0046038C">
      <w:pPr>
        <w:spacing w:line="276" w:lineRule="auto"/>
        <w:rPr>
          <w:ins w:id="4806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36739BFF" w14:textId="77777777" w:rsidR="0046038C" w:rsidRDefault="0046038C">
      <w:pPr>
        <w:spacing w:line="276" w:lineRule="auto"/>
        <w:rPr>
          <w:ins w:id="4807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67830033" w14:textId="77777777" w:rsidR="0046038C" w:rsidRDefault="0046038C">
      <w:pPr>
        <w:spacing w:line="276" w:lineRule="auto"/>
        <w:rPr>
          <w:ins w:id="4808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4B23FD62" w14:textId="77777777" w:rsidR="0046038C" w:rsidRDefault="0046038C">
      <w:pPr>
        <w:spacing w:line="276" w:lineRule="auto"/>
        <w:rPr>
          <w:ins w:id="4809" w:author="WESLEY DOS SANTOS GATINHO" w:date="2025-06-13T21:14:00Z"/>
          <w:rFonts w:ascii="Times New Roman" w:hAnsi="Times New Roman" w:cs="Times New Roman"/>
          <w:b/>
          <w:bCs/>
          <w:lang w:val="pt-PT"/>
        </w:rPr>
      </w:pPr>
    </w:p>
    <w:p w14:paraId="54A78ACE" w14:textId="77777777" w:rsidR="006E5E51" w:rsidRDefault="006E5E51">
      <w:pPr>
        <w:spacing w:line="276" w:lineRule="auto"/>
        <w:rPr>
          <w:ins w:id="4810" w:author="WESLEY DOS SANTOS GATINHO" w:date="2025-08-08T21:25:00Z" w16du:dateUtc="2025-08-09T00:25:00Z"/>
          <w:rFonts w:ascii="Times New Roman" w:hAnsi="Times New Roman" w:cs="Times New Roman"/>
          <w:b/>
          <w:bCs/>
          <w:lang w:val="pt-PT"/>
        </w:rPr>
      </w:pPr>
    </w:p>
    <w:p w14:paraId="681BD2A1" w14:textId="77777777" w:rsidR="006E5E51" w:rsidRDefault="006E5E51">
      <w:pPr>
        <w:spacing w:line="276" w:lineRule="auto"/>
        <w:rPr>
          <w:ins w:id="4811" w:author="WESLEY DOS SANTOS GATINHO" w:date="2025-08-08T21:25:00Z" w16du:dateUtc="2025-08-09T00:25:00Z"/>
          <w:rFonts w:ascii="Times New Roman" w:hAnsi="Times New Roman" w:cs="Times New Roman"/>
          <w:b/>
          <w:bCs/>
          <w:lang w:val="pt-PT"/>
        </w:rPr>
      </w:pPr>
    </w:p>
    <w:p w14:paraId="79460E2E" w14:textId="73A3A5C8" w:rsidR="00430A8F" w:rsidRDefault="3241E2EA">
      <w:pPr>
        <w:spacing w:line="276" w:lineRule="auto"/>
        <w:rPr>
          <w:ins w:id="4812" w:author="WESLEY DOS SANTOS GATINHO" w:date="2025-08-08T21:25:00Z" w16du:dateUtc="2025-08-09T00:25:00Z"/>
          <w:rFonts w:ascii="Times New Roman" w:hAnsi="Times New Roman" w:cs="Times New Roman"/>
          <w:b/>
          <w:bCs/>
          <w:lang w:val="pt-PT"/>
        </w:rPr>
      </w:pPr>
      <w:r w:rsidRPr="001F772C">
        <w:rPr>
          <w:rFonts w:ascii="Times New Roman" w:hAnsi="Times New Roman" w:cs="Times New Roman"/>
          <w:b/>
          <w:bCs/>
          <w:lang w:val="pt-PT"/>
        </w:rPr>
        <w:lastRenderedPageBreak/>
        <w:t>6.9 Diagrama de Sequência: Realiza Sair/Logout do Sistema</w:t>
      </w:r>
    </w:p>
    <w:p w14:paraId="523D886C" w14:textId="4F8A4298" w:rsidR="006E5E51" w:rsidRDefault="006E5E51" w:rsidP="006E5E51">
      <w:pPr>
        <w:spacing w:line="276" w:lineRule="auto"/>
        <w:ind w:firstLine="709"/>
        <w:jc w:val="both"/>
        <w:rPr>
          <w:ins w:id="4813" w:author="WESLEY DOS SANTOS GATINHO" w:date="2025-08-08T21:25:00Z" w16du:dateUtc="2025-08-09T00:25:00Z"/>
          <w:rFonts w:ascii="Times New Roman" w:hAnsi="Times New Roman" w:cs="Times New Roman"/>
        </w:rPr>
      </w:pPr>
      <w:ins w:id="4814" w:author="WESLEY DOS SANTOS GATINHO" w:date="2025-08-08T21:25:00Z">
        <w:r w:rsidRPr="006E5E51">
          <w:rPr>
            <w:rFonts w:ascii="Times New Roman" w:hAnsi="Times New Roman" w:cs="Times New Roman"/>
            <w:rPrChange w:id="4815" w:author="WESLEY DOS SANTOS GATINHO" w:date="2025-08-08T21:25:00Z" w16du:dateUtc="2025-08-09T00:25:00Z">
              <w:rPr>
                <w:rFonts w:ascii="Times New Roman" w:hAnsi="Times New Roman" w:cs="Times New Roman"/>
                <w:b/>
                <w:bCs/>
              </w:rPr>
            </w:rPrChange>
          </w:rPr>
          <w:t>Este diagrama de sequência ilustra o processo de logout de um usuário no sistema FITAI, que utiliza autenticação via Google. O cenário principal envolve a invalidação do token de sessão no sistema. Um fluxo alternativo e estendido é apresentado para a revogação do acesso do aplicativo no serviço do Google, o que seria uma opção mais completa de "logout".</w:t>
        </w:r>
      </w:ins>
    </w:p>
    <w:p w14:paraId="37D63D83" w14:textId="77777777" w:rsidR="006E5E51" w:rsidRPr="006E5E51" w:rsidRDefault="006E5E51" w:rsidP="006E5E51">
      <w:pPr>
        <w:spacing w:line="276" w:lineRule="auto"/>
        <w:ind w:firstLine="709"/>
        <w:jc w:val="both"/>
        <w:rPr>
          <w:ins w:id="4816" w:author="WESLEY DOS SANTOS GATINHO" w:date="2025-08-08T21:25:00Z"/>
          <w:rFonts w:ascii="Times New Roman" w:hAnsi="Times New Roman" w:cs="Times New Roman"/>
          <w:b/>
          <w:bCs/>
          <w:lang w:val="pt-PT"/>
        </w:rPr>
      </w:pPr>
      <w:ins w:id="4817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Participantes (Lifelines)</w:t>
        </w:r>
      </w:ins>
    </w:p>
    <w:p w14:paraId="3102973E" w14:textId="77777777" w:rsidR="006E5E51" w:rsidRPr="006E5E51" w:rsidRDefault="006E5E51" w:rsidP="006E5E51">
      <w:pPr>
        <w:numPr>
          <w:ilvl w:val="0"/>
          <w:numId w:val="133"/>
        </w:numPr>
        <w:spacing w:line="276" w:lineRule="auto"/>
        <w:jc w:val="both"/>
        <w:rPr>
          <w:ins w:id="4818" w:author="WESLEY DOS SANTOS GATINHO" w:date="2025-08-08T21:25:00Z"/>
          <w:rFonts w:ascii="Times New Roman" w:hAnsi="Times New Roman" w:cs="Times New Roman"/>
          <w:lang w:val="pt-PT"/>
        </w:rPr>
      </w:pPr>
      <w:ins w:id="4819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: Usuário</w:t>
        </w:r>
        <w:r w:rsidRPr="006E5E51">
          <w:rPr>
            <w:rFonts w:ascii="Times New Roman" w:hAnsi="Times New Roman" w:cs="Times New Roman"/>
            <w:lang w:val="pt-PT"/>
          </w:rPr>
          <w:t>: O ator que interage com a interface para iniciar o processo de logout.</w:t>
        </w:r>
      </w:ins>
    </w:p>
    <w:p w14:paraId="4B70F865" w14:textId="77777777" w:rsidR="006E5E51" w:rsidRPr="006E5E51" w:rsidRDefault="006E5E51" w:rsidP="006E5E51">
      <w:pPr>
        <w:numPr>
          <w:ilvl w:val="0"/>
          <w:numId w:val="133"/>
        </w:numPr>
        <w:spacing w:line="276" w:lineRule="auto"/>
        <w:jc w:val="both"/>
        <w:rPr>
          <w:ins w:id="4820" w:author="WESLEY DOS SANTOS GATINHO" w:date="2025-08-08T21:25:00Z"/>
          <w:rFonts w:ascii="Times New Roman" w:hAnsi="Times New Roman" w:cs="Times New Roman"/>
          <w:lang w:val="pt-PT"/>
        </w:rPr>
      </w:pPr>
      <w:ins w:id="4821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Sistema FITAI</w:t>
        </w:r>
        <w:r w:rsidRPr="006E5E51">
          <w:rPr>
            <w:rFonts w:ascii="Times New Roman" w:hAnsi="Times New Roman" w:cs="Times New Roman"/>
            <w:lang w:val="pt-PT"/>
          </w:rPr>
          <w:t>: O objeto que representa a lógica de controle da aplicação, responsável por gerenciar a sessão do usuário e coordenar a revogação de acesso.</w:t>
        </w:r>
      </w:ins>
    </w:p>
    <w:p w14:paraId="47F6107C" w14:textId="77777777" w:rsidR="006E5E51" w:rsidRPr="006E5E51" w:rsidRDefault="006E5E51" w:rsidP="006E5E51">
      <w:pPr>
        <w:numPr>
          <w:ilvl w:val="0"/>
          <w:numId w:val="133"/>
        </w:numPr>
        <w:spacing w:line="276" w:lineRule="auto"/>
        <w:jc w:val="both"/>
        <w:rPr>
          <w:ins w:id="4822" w:author="WESLEY DOS SANTOS GATINHO" w:date="2025-08-08T21:25:00Z"/>
          <w:rFonts w:ascii="Times New Roman" w:hAnsi="Times New Roman" w:cs="Times New Roman"/>
          <w:lang w:val="pt-PT"/>
        </w:rPr>
      </w:pPr>
      <w:ins w:id="4823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Sistema de Autenticação (Google)</w:t>
        </w:r>
        <w:r w:rsidRPr="006E5E51">
          <w:rPr>
            <w:rFonts w:ascii="Times New Roman" w:hAnsi="Times New Roman" w:cs="Times New Roman"/>
            <w:lang w:val="pt-PT"/>
          </w:rPr>
          <w:t>: O objeto que representa o serviço de autenticação de terceiros (Google), responsável por gerenciar a revogação de tokens de acesso.</w:t>
        </w:r>
      </w:ins>
    </w:p>
    <w:p w14:paraId="45E33E10" w14:textId="77777777" w:rsidR="006E5E51" w:rsidRPr="006E5E51" w:rsidRDefault="006E5E51" w:rsidP="006E5E51">
      <w:pPr>
        <w:numPr>
          <w:ilvl w:val="0"/>
          <w:numId w:val="133"/>
        </w:numPr>
        <w:spacing w:line="276" w:lineRule="auto"/>
        <w:jc w:val="both"/>
        <w:rPr>
          <w:ins w:id="4824" w:author="WESLEY DOS SANTOS GATINHO" w:date="2025-08-08T21:25:00Z"/>
          <w:rFonts w:ascii="Times New Roman" w:hAnsi="Times New Roman" w:cs="Times New Roman"/>
          <w:lang w:val="pt-PT"/>
        </w:rPr>
      </w:pPr>
      <w:ins w:id="4825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Banco de Dados do FITAI</w:t>
        </w:r>
        <w:r w:rsidRPr="006E5E51">
          <w:rPr>
            <w:rFonts w:ascii="Times New Roman" w:hAnsi="Times New Roman" w:cs="Times New Roman"/>
            <w:lang w:val="pt-PT"/>
          </w:rPr>
          <w:t>: O objeto que representa o banco de dados do sistema FITAI, onde as referências de autenticação do usuário são armazenadas.</w:t>
        </w:r>
      </w:ins>
    </w:p>
    <w:p w14:paraId="39D0BD8F" w14:textId="6C5CC906" w:rsidR="006E5E51" w:rsidRPr="006E5E51" w:rsidRDefault="006E5E51" w:rsidP="006E5E51">
      <w:pPr>
        <w:spacing w:line="276" w:lineRule="auto"/>
        <w:ind w:firstLine="709"/>
        <w:jc w:val="both"/>
        <w:rPr>
          <w:ins w:id="4826" w:author="WESLEY DOS SANTOS GATINHO" w:date="2025-08-08T21:25:00Z"/>
          <w:rFonts w:ascii="Times New Roman" w:hAnsi="Times New Roman" w:cs="Times New Roman"/>
          <w:lang w:val="pt-PT"/>
        </w:rPr>
      </w:pPr>
    </w:p>
    <w:p w14:paraId="1804F74F" w14:textId="77777777" w:rsidR="006E5E51" w:rsidRPr="006E5E51" w:rsidRDefault="006E5E51" w:rsidP="006E5E51">
      <w:pPr>
        <w:spacing w:line="276" w:lineRule="auto"/>
        <w:ind w:firstLine="709"/>
        <w:jc w:val="both"/>
        <w:rPr>
          <w:ins w:id="4827" w:author="WESLEY DOS SANTOS GATINHO" w:date="2025-08-08T21:25:00Z"/>
          <w:rFonts w:ascii="Times New Roman" w:hAnsi="Times New Roman" w:cs="Times New Roman"/>
          <w:b/>
          <w:bCs/>
          <w:lang w:val="pt-PT"/>
        </w:rPr>
      </w:pPr>
      <w:ins w:id="4828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3. Sequência de Mensagens</w:t>
        </w:r>
      </w:ins>
    </w:p>
    <w:p w14:paraId="11905BCE" w14:textId="77777777" w:rsidR="006E5E51" w:rsidRPr="006E5E51" w:rsidRDefault="006E5E51" w:rsidP="006E5E51">
      <w:pPr>
        <w:numPr>
          <w:ilvl w:val="0"/>
          <w:numId w:val="134"/>
        </w:numPr>
        <w:spacing w:line="276" w:lineRule="auto"/>
        <w:jc w:val="both"/>
        <w:rPr>
          <w:ins w:id="4829" w:author="WESLEY DOS SANTOS GATINHO" w:date="2025-08-08T21:25:00Z"/>
          <w:rFonts w:ascii="Times New Roman" w:hAnsi="Times New Roman" w:cs="Times New Roman"/>
          <w:lang w:val="pt-PT"/>
        </w:rPr>
      </w:pPr>
      <w:ins w:id="4830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clicarEmSair/logout()</w:t>
        </w:r>
      </w:ins>
    </w:p>
    <w:p w14:paraId="6A1EB9F6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31" w:author="WESLEY DOS SANTOS GATINHO" w:date="2025-08-08T21:25:00Z"/>
          <w:rFonts w:ascii="Times New Roman" w:hAnsi="Times New Roman" w:cs="Times New Roman"/>
          <w:lang w:val="pt-PT"/>
        </w:rPr>
      </w:pPr>
      <w:ins w:id="4832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37D10130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33" w:author="WESLEY DOS SANTOS GATINHO" w:date="2025-08-08T21:25:00Z"/>
          <w:rFonts w:ascii="Times New Roman" w:hAnsi="Times New Roman" w:cs="Times New Roman"/>
          <w:lang w:val="pt-PT"/>
        </w:rPr>
      </w:pPr>
      <w:ins w:id="4834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</w:t>
        </w:r>
      </w:ins>
    </w:p>
    <w:p w14:paraId="68275AB6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35" w:author="WESLEY DOS SANTOS GATINHO" w:date="2025-08-08T21:25:00Z"/>
          <w:rFonts w:ascii="Times New Roman" w:hAnsi="Times New Roman" w:cs="Times New Roman"/>
          <w:lang w:val="pt-PT"/>
        </w:rPr>
      </w:pPr>
      <w:ins w:id="4836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48CFF4DF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37" w:author="WESLEY DOS SANTOS GATINHO" w:date="2025-08-08T21:25:00Z"/>
          <w:rFonts w:ascii="Times New Roman" w:hAnsi="Times New Roman" w:cs="Times New Roman"/>
          <w:lang w:val="pt-PT"/>
        </w:rPr>
      </w:pPr>
      <w:ins w:id="4838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inicia o processo de logout clicando no botão de "Sair" ou "Logout".</w:t>
        </w:r>
      </w:ins>
    </w:p>
    <w:p w14:paraId="6CF1F968" w14:textId="77777777" w:rsidR="006E5E51" w:rsidRPr="006E5E51" w:rsidRDefault="006E5E51" w:rsidP="006E5E51">
      <w:pPr>
        <w:numPr>
          <w:ilvl w:val="0"/>
          <w:numId w:val="134"/>
        </w:numPr>
        <w:spacing w:line="276" w:lineRule="auto"/>
        <w:jc w:val="both"/>
        <w:rPr>
          <w:ins w:id="4839" w:author="WESLEY DOS SANTOS GATINHO" w:date="2025-08-08T21:25:00Z"/>
          <w:rFonts w:ascii="Times New Roman" w:hAnsi="Times New Roman" w:cs="Times New Roman"/>
          <w:lang w:val="pt-PT"/>
        </w:rPr>
      </w:pPr>
      <w:ins w:id="4840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invalidarTokenDeSessao()</w:t>
        </w:r>
      </w:ins>
    </w:p>
    <w:p w14:paraId="19FA084A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41" w:author="WESLEY DOS SANTOS GATINHO" w:date="2025-08-08T21:25:00Z"/>
          <w:rFonts w:ascii="Times New Roman" w:hAnsi="Times New Roman" w:cs="Times New Roman"/>
          <w:lang w:val="pt-PT"/>
        </w:rPr>
      </w:pPr>
      <w:ins w:id="4842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</w:t>
        </w:r>
      </w:ins>
    </w:p>
    <w:p w14:paraId="281CBBF3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43" w:author="WESLEY DOS SANTOS GATINHO" w:date="2025-08-08T21:25:00Z"/>
          <w:rFonts w:ascii="Times New Roman" w:hAnsi="Times New Roman" w:cs="Times New Roman"/>
          <w:lang w:val="pt-PT"/>
        </w:rPr>
      </w:pPr>
      <w:ins w:id="4844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 (auto-chamada)</w:t>
        </w:r>
      </w:ins>
    </w:p>
    <w:p w14:paraId="7163348A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45" w:author="WESLEY DOS SANTOS GATINHO" w:date="2025-08-08T21:25:00Z"/>
          <w:rFonts w:ascii="Times New Roman" w:hAnsi="Times New Roman" w:cs="Times New Roman"/>
          <w:lang w:val="pt-PT"/>
        </w:rPr>
      </w:pPr>
      <w:ins w:id="4846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05E3751E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47" w:author="WESLEY DOS SANTOS GATINHO" w:date="2025-08-08T21:25:00Z"/>
          <w:rFonts w:ascii="Times New Roman" w:hAnsi="Times New Roman" w:cs="Times New Roman"/>
          <w:lang w:val="pt-PT"/>
        </w:rPr>
      </w:pPr>
      <w:ins w:id="4848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invalida o token de sessão do usuário, encerrando o acesso imediato.</w:t>
        </w:r>
      </w:ins>
    </w:p>
    <w:p w14:paraId="0210B16E" w14:textId="77777777" w:rsidR="006E5E51" w:rsidRPr="006E5E51" w:rsidRDefault="006E5E51" w:rsidP="006E5E51">
      <w:pPr>
        <w:numPr>
          <w:ilvl w:val="0"/>
          <w:numId w:val="134"/>
        </w:numPr>
        <w:spacing w:line="276" w:lineRule="auto"/>
        <w:jc w:val="both"/>
        <w:rPr>
          <w:ins w:id="4849" w:author="WESLEY DOS SANTOS GATINHO" w:date="2025-08-08T21:25:00Z"/>
          <w:rFonts w:ascii="Times New Roman" w:hAnsi="Times New Roman" w:cs="Times New Roman"/>
          <w:lang w:val="pt-PT"/>
        </w:rPr>
      </w:pPr>
      <w:ins w:id="4850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confirmacaoDeInvalidacao</w:t>
        </w:r>
      </w:ins>
    </w:p>
    <w:p w14:paraId="55737EE9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51" w:author="WESLEY DOS SANTOS GATINHO" w:date="2025-08-08T21:25:00Z"/>
          <w:rFonts w:ascii="Times New Roman" w:hAnsi="Times New Roman" w:cs="Times New Roman"/>
          <w:lang w:val="pt-PT"/>
        </w:rPr>
      </w:pPr>
      <w:ins w:id="4852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</w:t>
        </w:r>
      </w:ins>
    </w:p>
    <w:p w14:paraId="4AD88218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53" w:author="WESLEY DOS SANTOS GATINHO" w:date="2025-08-08T21:25:00Z"/>
          <w:rFonts w:ascii="Times New Roman" w:hAnsi="Times New Roman" w:cs="Times New Roman"/>
          <w:lang w:val="pt-PT"/>
        </w:rPr>
      </w:pPr>
      <w:ins w:id="4854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 (auto-chamada)</w:t>
        </w:r>
      </w:ins>
    </w:p>
    <w:p w14:paraId="6F03AE34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55" w:author="WESLEY DOS SANTOS GATINHO" w:date="2025-08-08T21:25:00Z"/>
          <w:rFonts w:ascii="Times New Roman" w:hAnsi="Times New Roman" w:cs="Times New Roman"/>
          <w:lang w:val="pt-PT"/>
        </w:rPr>
      </w:pPr>
      <w:ins w:id="4856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Retorno (implícito).</w:t>
        </w:r>
      </w:ins>
    </w:p>
    <w:p w14:paraId="7B3EF8C6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57" w:author="WESLEY DOS SANTOS GATINHO" w:date="2025-08-08T21:25:00Z"/>
          <w:rFonts w:ascii="Times New Roman" w:hAnsi="Times New Roman" w:cs="Times New Roman"/>
          <w:lang w:val="pt-PT"/>
        </w:rPr>
      </w:pPr>
      <w:ins w:id="4858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confirma que a invalidação do token foi bem-sucedida.</w:t>
        </w:r>
      </w:ins>
    </w:p>
    <w:p w14:paraId="39DAB5BF" w14:textId="77777777" w:rsidR="006E5E51" w:rsidRPr="006E5E51" w:rsidRDefault="006E5E51" w:rsidP="006E5E51">
      <w:pPr>
        <w:numPr>
          <w:ilvl w:val="0"/>
          <w:numId w:val="134"/>
        </w:numPr>
        <w:spacing w:line="276" w:lineRule="auto"/>
        <w:jc w:val="both"/>
        <w:rPr>
          <w:ins w:id="4859" w:author="WESLEY DOS SANTOS GATINHO" w:date="2025-08-08T21:25:00Z"/>
          <w:rFonts w:ascii="Times New Roman" w:hAnsi="Times New Roman" w:cs="Times New Roman"/>
          <w:lang w:val="pt-PT"/>
        </w:rPr>
      </w:pPr>
      <w:ins w:id="4860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lastRenderedPageBreak/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exibeOpcaoRevogarAcesso()</w:t>
        </w:r>
      </w:ins>
    </w:p>
    <w:p w14:paraId="167B36EF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61" w:author="WESLEY DOS SANTOS GATINHO" w:date="2025-08-08T21:25:00Z"/>
          <w:rFonts w:ascii="Times New Roman" w:hAnsi="Times New Roman" w:cs="Times New Roman"/>
          <w:lang w:val="pt-PT"/>
        </w:rPr>
      </w:pPr>
      <w:ins w:id="4862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</w:t>
        </w:r>
      </w:ins>
    </w:p>
    <w:p w14:paraId="0FF71A70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63" w:author="WESLEY DOS SANTOS GATINHO" w:date="2025-08-08T21:25:00Z"/>
          <w:rFonts w:ascii="Times New Roman" w:hAnsi="Times New Roman" w:cs="Times New Roman"/>
          <w:lang w:val="pt-PT"/>
        </w:rPr>
      </w:pPr>
      <w:ins w:id="4864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15BDE33A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65" w:author="WESLEY DOS SANTOS GATINHO" w:date="2025-08-08T21:25:00Z"/>
          <w:rFonts w:ascii="Times New Roman" w:hAnsi="Times New Roman" w:cs="Times New Roman"/>
          <w:lang w:val="pt-PT"/>
        </w:rPr>
      </w:pPr>
      <w:ins w:id="4866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30C2E5D0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67" w:author="WESLEY DOS SANTOS GATINHO" w:date="2025-08-08T21:25:00Z"/>
          <w:rFonts w:ascii="Times New Roman" w:hAnsi="Times New Roman" w:cs="Times New Roman"/>
          <w:lang w:val="pt-PT"/>
        </w:rPr>
      </w:pPr>
      <w:ins w:id="4868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sistema exibe uma opção para o usuário revogar o acesso do aplicativo em sua conta do Google.</w:t>
        </w:r>
      </w:ins>
    </w:p>
    <w:p w14:paraId="3FF729D0" w14:textId="77777777" w:rsidR="006E5E51" w:rsidRPr="006E5E51" w:rsidRDefault="006E5E51" w:rsidP="006E5E51">
      <w:pPr>
        <w:numPr>
          <w:ilvl w:val="0"/>
          <w:numId w:val="134"/>
        </w:numPr>
        <w:spacing w:line="276" w:lineRule="auto"/>
        <w:jc w:val="both"/>
        <w:rPr>
          <w:ins w:id="4869" w:author="WESLEY DOS SANTOS GATINHO" w:date="2025-08-08T21:25:00Z"/>
          <w:rFonts w:ascii="Times New Roman" w:hAnsi="Times New Roman" w:cs="Times New Roman"/>
          <w:lang w:val="pt-PT"/>
        </w:rPr>
      </w:pPr>
      <w:ins w:id="4870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Mensagem:</w:t>
        </w:r>
        <w:r w:rsidRPr="006E5E51">
          <w:rPr>
            <w:rFonts w:ascii="Times New Roman" w:hAnsi="Times New Roman" w:cs="Times New Roman"/>
            <w:lang w:val="pt-PT"/>
          </w:rPr>
          <w:t xml:space="preserve"> optarPorSim()</w:t>
        </w:r>
      </w:ins>
    </w:p>
    <w:p w14:paraId="080BF4D2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71" w:author="WESLEY DOS SANTOS GATINHO" w:date="2025-08-08T21:25:00Z"/>
          <w:rFonts w:ascii="Times New Roman" w:hAnsi="Times New Roman" w:cs="Times New Roman"/>
          <w:lang w:val="pt-PT"/>
        </w:rPr>
      </w:pPr>
      <w:ins w:id="4872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Remetente:</w:t>
        </w:r>
        <w:r w:rsidRPr="006E5E51">
          <w:rPr>
            <w:rFonts w:ascii="Times New Roman" w:hAnsi="Times New Roman" w:cs="Times New Roman"/>
            <w:lang w:val="pt-PT"/>
          </w:rPr>
          <w:t xml:space="preserve"> : Usuário</w:t>
        </w:r>
      </w:ins>
    </w:p>
    <w:p w14:paraId="4DBBD11D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73" w:author="WESLEY DOS SANTOS GATINHO" w:date="2025-08-08T21:25:00Z"/>
          <w:rFonts w:ascii="Times New Roman" w:hAnsi="Times New Roman" w:cs="Times New Roman"/>
          <w:lang w:val="pt-PT"/>
        </w:rPr>
      </w:pPr>
      <w:ins w:id="4874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Destinatário:</w:t>
        </w:r>
        <w:r w:rsidRPr="006E5E51">
          <w:rPr>
            <w:rFonts w:ascii="Times New Roman" w:hAnsi="Times New Roman" w:cs="Times New Roman"/>
            <w:lang w:val="pt-PT"/>
          </w:rPr>
          <w:t xml:space="preserve"> Sistema FITAI</w:t>
        </w:r>
      </w:ins>
    </w:p>
    <w:p w14:paraId="3952218C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75" w:author="WESLEY DOS SANTOS GATINHO" w:date="2025-08-08T21:25:00Z"/>
          <w:rFonts w:ascii="Times New Roman" w:hAnsi="Times New Roman" w:cs="Times New Roman"/>
          <w:lang w:val="pt-PT"/>
        </w:rPr>
      </w:pPr>
      <w:ins w:id="4876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Tipo:</w:t>
        </w:r>
        <w:r w:rsidRPr="006E5E51">
          <w:rPr>
            <w:rFonts w:ascii="Times New Roman" w:hAnsi="Times New Roman" w:cs="Times New Roman"/>
            <w:lang w:val="pt-PT"/>
          </w:rPr>
          <w:t xml:space="preserve"> Chamada síncrona.</w:t>
        </w:r>
      </w:ins>
    </w:p>
    <w:p w14:paraId="1EDDD3CC" w14:textId="77777777" w:rsidR="006E5E51" w:rsidRPr="006E5E51" w:rsidRDefault="006E5E51" w:rsidP="006E5E51">
      <w:pPr>
        <w:numPr>
          <w:ilvl w:val="1"/>
          <w:numId w:val="134"/>
        </w:numPr>
        <w:spacing w:line="276" w:lineRule="auto"/>
        <w:jc w:val="both"/>
        <w:rPr>
          <w:ins w:id="4877" w:author="WESLEY DOS SANTOS GATINHO" w:date="2025-08-08T21:25:00Z"/>
          <w:rFonts w:ascii="Times New Roman" w:hAnsi="Times New Roman" w:cs="Times New Roman"/>
          <w:lang w:val="pt-PT"/>
        </w:rPr>
      </w:pPr>
      <w:ins w:id="4878" w:author="WESLEY DOS SANTOS GATINHO" w:date="2025-08-08T21:25:00Z">
        <w:r w:rsidRPr="006E5E51">
          <w:rPr>
            <w:rFonts w:ascii="Times New Roman" w:hAnsi="Times New Roman" w:cs="Times New Roman"/>
            <w:b/>
            <w:bCs/>
            <w:lang w:val="pt-PT"/>
          </w:rPr>
          <w:t>Descrição:</w:t>
        </w:r>
        <w:r w:rsidRPr="006E5E51">
          <w:rPr>
            <w:rFonts w:ascii="Times New Roman" w:hAnsi="Times New Roman" w:cs="Times New Roman"/>
            <w:lang w:val="pt-PT"/>
          </w:rPr>
          <w:t xml:space="preserve"> O usuário decide revogar o acesso, optando por "Sim".</w:t>
        </w:r>
      </w:ins>
    </w:p>
    <w:p w14:paraId="7763FF48" w14:textId="77777777" w:rsidR="006E5E51" w:rsidRPr="006E5E51" w:rsidRDefault="006E5E51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  <w:rPrChange w:id="4879" w:author="WESLEY DOS SANTOS GATINHO" w:date="2025-08-08T21:25:00Z" w16du:dateUtc="2025-08-09T00:25:00Z">
            <w:rPr>
              <w:rFonts w:ascii="Times New Roman" w:hAnsi="Times New Roman" w:cs="Times New Roman"/>
              <w:b/>
              <w:bCs/>
              <w:lang w:val="pt-PT"/>
            </w:rPr>
          </w:rPrChange>
        </w:rPr>
        <w:pPrChange w:id="4880" w:author="WESLEY DOS SANTOS GATINHO" w:date="2025-08-08T21:25:00Z" w16du:dateUtc="2025-08-09T00:25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881" w:author="WESLEY DOS SANTOS GATINHO" w:date="2025-06-13T21:14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4882">
          <w:tblGrid>
            <w:gridCol w:w="40"/>
            <w:gridCol w:w="9031"/>
            <w:gridCol w:w="30"/>
          </w:tblGrid>
        </w:tblGridChange>
      </w:tblGrid>
      <w:tr w:rsidR="00430A8F" w:rsidRPr="001F772C" w14:paraId="6AA13454" w14:textId="77777777" w:rsidTr="0046038C">
        <w:trPr>
          <w:trHeight w:val="300"/>
          <w:trPrChange w:id="4883" w:author="WESLEY DOS SANTOS GATINHO" w:date="2025-06-13T21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884" w:author="WESLEY DOS SANTOS GATINHO" w:date="2025-06-13T21:14:00Z">
              <w:tcPr>
                <w:tcW w:w="9061" w:type="dxa"/>
                <w:gridSpan w:val="2"/>
              </w:tcPr>
            </w:tcPrChange>
          </w:tcPr>
          <w:p w14:paraId="6F60AB86" w14:textId="3DDE1B35" w:rsidR="00430A8F" w:rsidRPr="001F772C" w:rsidRDefault="3241E2EA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  <w:rPrChange w:id="4885" w:author="WESLEY DOS SANTOS GATINHO" w:date="2025-06-13T20:43:00Z">
                  <w:rPr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  <w:pPrChange w:id="4886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4887" w:author="WESLEY DOS SANTOS GATINHO" w:date="2025-06-13T21:14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4888" w:author="WESLEY DOS SANTOS GATINHO" w:date="2025-06-13T21:14:00Z">
              <w:r w:rsidR="0046038C">
                <w:rPr>
                  <w:rFonts w:ascii="Times New Roman" w:hAnsi="Times New Roman" w:cs="Times New Roman"/>
                  <w:lang w:val="pt-PT"/>
                </w:rPr>
                <w:t>22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>: Realiza Sair</w:t>
            </w:r>
          </w:p>
        </w:tc>
      </w:tr>
      <w:tr w:rsidR="00430A8F" w:rsidRPr="001F772C" w14:paraId="46FB7E89" w14:textId="77777777" w:rsidTr="0046038C">
        <w:trPr>
          <w:trHeight w:val="300"/>
          <w:trPrChange w:id="4889" w:author="WESLEY DOS SANTOS GATINHO" w:date="2025-06-13T21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890" w:author="WESLEY DOS SANTOS GATINHO" w:date="2025-06-13T21:14:00Z">
              <w:tcPr>
                <w:tcW w:w="9061" w:type="dxa"/>
                <w:gridSpan w:val="2"/>
              </w:tcPr>
            </w:tcPrChange>
          </w:tcPr>
          <w:p w14:paraId="45617613" w14:textId="2FDB42E5" w:rsidR="00430A8F" w:rsidRPr="001F772C" w:rsidRDefault="3241E2EA">
            <w:pPr>
              <w:spacing w:line="276" w:lineRule="auto"/>
              <w:rPr>
                <w:rFonts w:ascii="Times New Roman" w:hAnsi="Times New Roman" w:cs="Times New Roman"/>
                <w:b/>
                <w:bCs/>
                <w:lang w:val="pt-PT"/>
              </w:rPr>
              <w:pPrChange w:id="4891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4892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40D795EC" wp14:editId="733C7A53">
                  <wp:extent cx="5760085" cy="2983865"/>
                  <wp:effectExtent l="0" t="0" r="0" b="6985"/>
                  <wp:docPr id="370782543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1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A8F" w:rsidRPr="001F772C" w14:paraId="5220F49F" w14:textId="77777777" w:rsidTr="0046038C">
        <w:trPr>
          <w:trHeight w:val="300"/>
          <w:trPrChange w:id="4893" w:author="WESLEY DOS SANTOS GATINHO" w:date="2025-06-13T21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4894" w:author="WESLEY DOS SANTOS GATINHO" w:date="2025-06-13T21:14:00Z">
              <w:tcPr>
                <w:tcW w:w="9061" w:type="dxa"/>
                <w:gridSpan w:val="2"/>
              </w:tcPr>
            </w:tcPrChange>
          </w:tcPr>
          <w:p w14:paraId="39321A1F" w14:textId="64DF9992" w:rsidR="00430A8F" w:rsidRPr="0046038C" w:rsidRDefault="3241E2E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</w:rPr>
              <w:pPrChange w:id="4895" w:author="WESLEY DOS SANTOS GATINHO" w:date="2025-06-13T20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4896" w:author="WESLEY DOS SANTOS GATINHO" w:date="2025-06-13T21:14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20BC8A88" w14:textId="77777777" w:rsidR="00430A8F" w:rsidRPr="001F772C" w:rsidRDefault="00430A8F">
      <w:pPr>
        <w:spacing w:line="276" w:lineRule="auto"/>
        <w:rPr>
          <w:rFonts w:ascii="Times New Roman" w:hAnsi="Times New Roman" w:cs="Times New Roman"/>
          <w:b/>
          <w:bCs/>
          <w:lang w:val="pt-PT"/>
        </w:rPr>
        <w:pPrChange w:id="4897" w:author="WESLEY DOS SANTOS GATINHO" w:date="2025-06-13T20:45:00Z">
          <w:pPr/>
        </w:pPrChange>
      </w:pPr>
    </w:p>
    <w:p w14:paraId="282FCDBC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lang w:val="pt-PT"/>
          <w:rPrChange w:id="4898" w:author="WESLEY DOS SANTOS GATINHO" w:date="2025-06-13T20:43:00Z">
            <w:rPr/>
          </w:rPrChange>
        </w:rPr>
        <w:pPrChange w:id="4899" w:author="WESLEY DOS SANTOS GATINHO" w:date="2025-06-13T20:45:00Z">
          <w:pPr/>
        </w:pPrChange>
      </w:pPr>
    </w:p>
    <w:p w14:paraId="7B574152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4900" w:author="WESLEY DOS SANTOS GATINHO" w:date="2025-06-13T20:43:00Z">
            <w:rPr/>
          </w:rPrChange>
        </w:rPr>
        <w:pPrChange w:id="4901" w:author="WESLEY DOS SANTOS GATINHO" w:date="2025-06-13T20:45:00Z">
          <w:pPr/>
        </w:pPrChange>
      </w:pPr>
    </w:p>
    <w:p w14:paraId="2F0E958B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4902" w:author="WESLEY DOS SANTOS GATINHO" w:date="2025-06-13T20:43:00Z">
            <w:rPr/>
          </w:rPrChange>
        </w:rPr>
        <w:pPrChange w:id="4903" w:author="WESLEY DOS SANTOS GATINHO" w:date="2025-06-13T20:45:00Z">
          <w:pPr/>
        </w:pPrChange>
      </w:pPr>
    </w:p>
    <w:p w14:paraId="5077B8B0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4904" w:author="WESLEY DOS SANTOS GATINHO" w:date="2025-06-13T20:43:00Z">
            <w:rPr/>
          </w:rPrChange>
        </w:rPr>
        <w:pPrChange w:id="4905" w:author="WESLEY DOS SANTOS GATINHO" w:date="2025-06-13T20:45:00Z">
          <w:pPr/>
        </w:pPrChange>
      </w:pPr>
    </w:p>
    <w:p w14:paraId="7184D40C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4906" w:author="WESLEY DOS SANTOS GATINHO" w:date="2025-06-13T20:43:00Z">
            <w:rPr/>
          </w:rPrChange>
        </w:rPr>
        <w:pPrChange w:id="4907" w:author="WESLEY DOS SANTOS GATINHO" w:date="2025-06-13T20:45:00Z">
          <w:pPr/>
        </w:pPrChange>
      </w:pPr>
    </w:p>
    <w:p w14:paraId="11A4F8BF" w14:textId="77777777" w:rsidR="00971CD4" w:rsidRPr="001F772C" w:rsidDel="006E5E51" w:rsidRDefault="00971CD4">
      <w:pPr>
        <w:spacing w:line="276" w:lineRule="auto"/>
        <w:rPr>
          <w:del w:id="4908" w:author="WESLEY DOS SANTOS GATINHO" w:date="2025-08-08T21:25:00Z" w16du:dateUtc="2025-08-09T00:25:00Z"/>
          <w:rFonts w:ascii="Times New Roman" w:hAnsi="Times New Roman" w:cs="Times New Roman"/>
          <w:rPrChange w:id="4909" w:author="WESLEY DOS SANTOS GATINHO" w:date="2025-06-13T20:43:00Z">
            <w:rPr>
              <w:del w:id="4910" w:author="WESLEY DOS SANTOS GATINHO" w:date="2025-08-08T21:25:00Z" w16du:dateUtc="2025-08-09T00:25:00Z"/>
            </w:rPr>
          </w:rPrChange>
        </w:rPr>
        <w:pPrChange w:id="4911" w:author="WESLEY DOS SANTOS GATINHO" w:date="2025-06-13T20:45:00Z">
          <w:pPr/>
        </w:pPrChange>
      </w:pPr>
    </w:p>
    <w:p w14:paraId="5965039C" w14:textId="77777777" w:rsidR="00971CD4" w:rsidRPr="001F772C" w:rsidDel="006E5E51" w:rsidRDefault="00971CD4">
      <w:pPr>
        <w:spacing w:line="276" w:lineRule="auto"/>
        <w:rPr>
          <w:del w:id="4912" w:author="WESLEY DOS SANTOS GATINHO" w:date="2025-08-08T21:25:00Z" w16du:dateUtc="2025-08-09T00:25:00Z"/>
          <w:rFonts w:ascii="Times New Roman" w:hAnsi="Times New Roman" w:cs="Times New Roman"/>
          <w:rPrChange w:id="4913" w:author="WESLEY DOS SANTOS GATINHO" w:date="2025-06-13T20:43:00Z">
            <w:rPr>
              <w:del w:id="4914" w:author="WESLEY DOS SANTOS GATINHO" w:date="2025-08-08T21:25:00Z" w16du:dateUtc="2025-08-09T00:25:00Z"/>
            </w:rPr>
          </w:rPrChange>
        </w:rPr>
        <w:pPrChange w:id="4915" w:author="WESLEY DOS SANTOS GATINHO" w:date="2025-06-13T20:45:00Z">
          <w:pPr/>
        </w:pPrChange>
      </w:pPr>
    </w:p>
    <w:p w14:paraId="67CD30A5" w14:textId="77777777" w:rsidR="00971CD4" w:rsidRPr="001F772C" w:rsidDel="006E5E51" w:rsidRDefault="00971CD4">
      <w:pPr>
        <w:spacing w:line="276" w:lineRule="auto"/>
        <w:rPr>
          <w:del w:id="4916" w:author="WESLEY DOS SANTOS GATINHO" w:date="2025-08-08T21:25:00Z" w16du:dateUtc="2025-08-09T00:25:00Z"/>
          <w:rFonts w:ascii="Times New Roman" w:hAnsi="Times New Roman" w:cs="Times New Roman"/>
          <w:rPrChange w:id="4917" w:author="WESLEY DOS SANTOS GATINHO" w:date="2025-06-13T20:43:00Z">
            <w:rPr>
              <w:del w:id="4918" w:author="WESLEY DOS SANTOS GATINHO" w:date="2025-08-08T21:25:00Z" w16du:dateUtc="2025-08-09T00:25:00Z"/>
            </w:rPr>
          </w:rPrChange>
        </w:rPr>
        <w:pPrChange w:id="4919" w:author="WESLEY DOS SANTOS GATINHO" w:date="2025-06-13T20:45:00Z">
          <w:pPr/>
        </w:pPrChange>
      </w:pPr>
    </w:p>
    <w:p w14:paraId="19ACD9D3" w14:textId="77777777" w:rsidR="00971CD4" w:rsidRPr="001F772C" w:rsidDel="006E5E51" w:rsidRDefault="00971CD4">
      <w:pPr>
        <w:spacing w:line="276" w:lineRule="auto"/>
        <w:rPr>
          <w:del w:id="4920" w:author="WESLEY DOS SANTOS GATINHO" w:date="2025-08-08T21:25:00Z" w16du:dateUtc="2025-08-09T00:25:00Z"/>
          <w:rFonts w:ascii="Times New Roman" w:hAnsi="Times New Roman" w:cs="Times New Roman"/>
          <w:rPrChange w:id="4921" w:author="WESLEY DOS SANTOS GATINHO" w:date="2025-06-13T20:43:00Z">
            <w:rPr>
              <w:del w:id="4922" w:author="WESLEY DOS SANTOS GATINHO" w:date="2025-08-08T21:25:00Z" w16du:dateUtc="2025-08-09T00:25:00Z"/>
            </w:rPr>
          </w:rPrChange>
        </w:rPr>
        <w:pPrChange w:id="4923" w:author="WESLEY DOS SANTOS GATINHO" w:date="2025-06-13T20:45:00Z">
          <w:pPr/>
        </w:pPrChange>
      </w:pPr>
    </w:p>
    <w:p w14:paraId="64E8E6F5" w14:textId="77777777" w:rsidR="00971CD4" w:rsidRPr="001F772C" w:rsidDel="006E5E51" w:rsidRDefault="00971CD4">
      <w:pPr>
        <w:spacing w:line="276" w:lineRule="auto"/>
        <w:rPr>
          <w:del w:id="4924" w:author="WESLEY DOS SANTOS GATINHO" w:date="2025-08-08T21:25:00Z" w16du:dateUtc="2025-08-09T00:25:00Z"/>
          <w:rFonts w:ascii="Times New Roman" w:hAnsi="Times New Roman" w:cs="Times New Roman"/>
          <w:rPrChange w:id="4925" w:author="WESLEY DOS SANTOS GATINHO" w:date="2025-06-13T20:43:00Z">
            <w:rPr>
              <w:del w:id="4926" w:author="WESLEY DOS SANTOS GATINHO" w:date="2025-08-08T21:25:00Z" w16du:dateUtc="2025-08-09T00:25:00Z"/>
            </w:rPr>
          </w:rPrChange>
        </w:rPr>
        <w:pPrChange w:id="4927" w:author="WESLEY DOS SANTOS GATINHO" w:date="2025-06-13T20:45:00Z">
          <w:pPr/>
        </w:pPrChange>
      </w:pPr>
    </w:p>
    <w:p w14:paraId="19901B04" w14:textId="77777777" w:rsidR="00971CD4" w:rsidRPr="001F772C" w:rsidDel="006E5E51" w:rsidRDefault="00971CD4">
      <w:pPr>
        <w:spacing w:line="276" w:lineRule="auto"/>
        <w:rPr>
          <w:del w:id="4928" w:author="WESLEY DOS SANTOS GATINHO" w:date="2025-08-08T21:25:00Z" w16du:dateUtc="2025-08-09T00:25:00Z"/>
          <w:rFonts w:ascii="Times New Roman" w:hAnsi="Times New Roman" w:cs="Times New Roman"/>
          <w:rPrChange w:id="4929" w:author="WESLEY DOS SANTOS GATINHO" w:date="2025-06-13T20:43:00Z">
            <w:rPr>
              <w:del w:id="4930" w:author="WESLEY DOS SANTOS GATINHO" w:date="2025-08-08T21:25:00Z" w16du:dateUtc="2025-08-09T00:25:00Z"/>
            </w:rPr>
          </w:rPrChange>
        </w:rPr>
        <w:pPrChange w:id="4931" w:author="WESLEY DOS SANTOS GATINHO" w:date="2025-06-13T20:45:00Z">
          <w:pPr/>
        </w:pPrChange>
      </w:pPr>
    </w:p>
    <w:p w14:paraId="374FDA15" w14:textId="36D3F869" w:rsidR="009150E0" w:rsidRPr="001F772C" w:rsidDel="006E5E51" w:rsidRDefault="009150E0">
      <w:pPr>
        <w:spacing w:line="276" w:lineRule="auto"/>
        <w:rPr>
          <w:del w:id="4932" w:author="WESLEY DOS SANTOS GATINHO" w:date="2025-08-08T21:25:00Z" w16du:dateUtc="2025-08-09T00:25:00Z"/>
          <w:rFonts w:ascii="Times New Roman" w:hAnsi="Times New Roman" w:cs="Times New Roman"/>
          <w:rPrChange w:id="4933" w:author="WESLEY DOS SANTOS GATINHO" w:date="2025-06-13T20:43:00Z">
            <w:rPr>
              <w:del w:id="4934" w:author="WESLEY DOS SANTOS GATINHO" w:date="2025-08-08T21:25:00Z" w16du:dateUtc="2025-08-09T00:25:00Z"/>
            </w:rPr>
          </w:rPrChange>
        </w:rPr>
        <w:pPrChange w:id="4935" w:author="WESLEY DOS SANTOS GATINHO" w:date="2025-06-13T20:45:00Z">
          <w:pPr/>
        </w:pPrChange>
      </w:pPr>
    </w:p>
    <w:p w14:paraId="6AE6F8B2" w14:textId="77777777" w:rsidR="00971CD4" w:rsidRPr="001F772C" w:rsidDel="0046038C" w:rsidRDefault="00971CD4">
      <w:pPr>
        <w:spacing w:line="276" w:lineRule="auto"/>
        <w:rPr>
          <w:del w:id="4936" w:author="WESLEY DOS SANTOS GATINHO" w:date="2025-06-13T21:15:00Z"/>
          <w:rFonts w:ascii="Times New Roman" w:hAnsi="Times New Roman" w:cs="Times New Roman"/>
          <w:rPrChange w:id="4937" w:author="WESLEY DOS SANTOS GATINHO" w:date="2025-06-13T20:43:00Z">
            <w:rPr>
              <w:del w:id="4938" w:author="WESLEY DOS SANTOS GATINHO" w:date="2025-06-13T21:15:00Z"/>
            </w:rPr>
          </w:rPrChange>
        </w:rPr>
        <w:pPrChange w:id="4939" w:author="WESLEY DOS SANTOS GATINHO" w:date="2025-06-13T20:45:00Z">
          <w:pPr/>
        </w:pPrChange>
      </w:pPr>
    </w:p>
    <w:p w14:paraId="390CF5C4" w14:textId="77777777" w:rsidR="00971CD4" w:rsidRPr="001F772C" w:rsidDel="0046038C" w:rsidRDefault="00971CD4">
      <w:pPr>
        <w:spacing w:line="276" w:lineRule="auto"/>
        <w:rPr>
          <w:del w:id="4940" w:author="WESLEY DOS SANTOS GATINHO" w:date="2025-06-13T21:15:00Z"/>
          <w:rFonts w:ascii="Times New Roman" w:hAnsi="Times New Roman" w:cs="Times New Roman"/>
          <w:rPrChange w:id="4941" w:author="WESLEY DOS SANTOS GATINHO" w:date="2025-06-13T20:43:00Z">
            <w:rPr>
              <w:del w:id="4942" w:author="WESLEY DOS SANTOS GATINHO" w:date="2025-06-13T21:15:00Z"/>
            </w:rPr>
          </w:rPrChange>
        </w:rPr>
        <w:pPrChange w:id="4943" w:author="WESLEY DOS SANTOS GATINHO" w:date="2025-06-13T20:45:00Z">
          <w:pPr/>
        </w:pPrChange>
      </w:pPr>
    </w:p>
    <w:p w14:paraId="60E6FD68" w14:textId="77777777" w:rsidR="00971CD4" w:rsidRPr="001F772C" w:rsidDel="0046038C" w:rsidRDefault="00971CD4">
      <w:pPr>
        <w:spacing w:line="276" w:lineRule="auto"/>
        <w:rPr>
          <w:del w:id="4944" w:author="WESLEY DOS SANTOS GATINHO" w:date="2025-06-13T21:15:00Z"/>
          <w:rFonts w:ascii="Times New Roman" w:hAnsi="Times New Roman" w:cs="Times New Roman"/>
          <w:rPrChange w:id="4945" w:author="WESLEY DOS SANTOS GATINHO" w:date="2025-06-13T20:43:00Z">
            <w:rPr>
              <w:del w:id="4946" w:author="WESLEY DOS SANTOS GATINHO" w:date="2025-06-13T21:15:00Z"/>
            </w:rPr>
          </w:rPrChange>
        </w:rPr>
        <w:pPrChange w:id="4947" w:author="WESLEY DOS SANTOS GATINHO" w:date="2025-06-13T20:45:00Z">
          <w:pPr/>
        </w:pPrChange>
      </w:pPr>
    </w:p>
    <w:p w14:paraId="7DF5B694" w14:textId="77777777" w:rsidR="00971CD4" w:rsidRPr="001F772C" w:rsidDel="0046038C" w:rsidRDefault="00971CD4">
      <w:pPr>
        <w:spacing w:line="276" w:lineRule="auto"/>
        <w:rPr>
          <w:del w:id="4948" w:author="WESLEY DOS SANTOS GATINHO" w:date="2025-06-13T21:15:00Z"/>
          <w:rFonts w:ascii="Times New Roman" w:hAnsi="Times New Roman" w:cs="Times New Roman"/>
          <w:rPrChange w:id="4949" w:author="WESLEY DOS SANTOS GATINHO" w:date="2025-06-13T20:43:00Z">
            <w:rPr>
              <w:del w:id="4950" w:author="WESLEY DOS SANTOS GATINHO" w:date="2025-06-13T21:15:00Z"/>
            </w:rPr>
          </w:rPrChange>
        </w:rPr>
        <w:pPrChange w:id="4951" w:author="WESLEY DOS SANTOS GATINHO" w:date="2025-06-13T20:45:00Z">
          <w:pPr/>
        </w:pPrChange>
      </w:pPr>
    </w:p>
    <w:p w14:paraId="04DDCC3B" w14:textId="77777777" w:rsidR="00971CD4" w:rsidRPr="001F772C" w:rsidDel="0046038C" w:rsidRDefault="00971CD4">
      <w:pPr>
        <w:spacing w:line="276" w:lineRule="auto"/>
        <w:rPr>
          <w:del w:id="4952" w:author="WESLEY DOS SANTOS GATINHO" w:date="2025-06-13T21:15:00Z"/>
          <w:rFonts w:ascii="Times New Roman" w:hAnsi="Times New Roman" w:cs="Times New Roman"/>
          <w:rPrChange w:id="4953" w:author="WESLEY DOS SANTOS GATINHO" w:date="2025-06-13T20:43:00Z">
            <w:rPr>
              <w:del w:id="4954" w:author="WESLEY DOS SANTOS GATINHO" w:date="2025-06-13T21:15:00Z"/>
            </w:rPr>
          </w:rPrChange>
        </w:rPr>
        <w:pPrChange w:id="4955" w:author="WESLEY DOS SANTOS GATINHO" w:date="2025-06-13T20:45:00Z">
          <w:pPr/>
        </w:pPrChange>
      </w:pPr>
    </w:p>
    <w:p w14:paraId="46CD5670" w14:textId="77777777" w:rsidR="00971CD4" w:rsidRPr="001F772C" w:rsidDel="0046038C" w:rsidRDefault="00971CD4">
      <w:pPr>
        <w:spacing w:line="276" w:lineRule="auto"/>
        <w:rPr>
          <w:del w:id="4956" w:author="WESLEY DOS SANTOS GATINHO" w:date="2025-06-13T21:15:00Z"/>
          <w:rFonts w:ascii="Times New Roman" w:hAnsi="Times New Roman" w:cs="Times New Roman"/>
          <w:rPrChange w:id="4957" w:author="WESLEY DOS SANTOS GATINHO" w:date="2025-06-13T20:43:00Z">
            <w:rPr>
              <w:del w:id="4958" w:author="WESLEY DOS SANTOS GATINHO" w:date="2025-06-13T21:15:00Z"/>
            </w:rPr>
          </w:rPrChange>
        </w:rPr>
        <w:pPrChange w:id="4959" w:author="WESLEY DOS SANTOS GATINHO" w:date="2025-06-13T20:45:00Z">
          <w:pPr/>
        </w:pPrChange>
      </w:pPr>
    </w:p>
    <w:p w14:paraId="44F2E5ED" w14:textId="77777777" w:rsidR="00971CD4" w:rsidRPr="001F772C" w:rsidDel="0046038C" w:rsidRDefault="00971CD4">
      <w:pPr>
        <w:spacing w:line="276" w:lineRule="auto"/>
        <w:rPr>
          <w:del w:id="4960" w:author="WESLEY DOS SANTOS GATINHO" w:date="2025-06-13T21:15:00Z"/>
          <w:rFonts w:ascii="Times New Roman" w:hAnsi="Times New Roman" w:cs="Times New Roman"/>
          <w:rPrChange w:id="4961" w:author="WESLEY DOS SANTOS GATINHO" w:date="2025-06-13T20:43:00Z">
            <w:rPr>
              <w:del w:id="4962" w:author="WESLEY DOS SANTOS GATINHO" w:date="2025-06-13T21:15:00Z"/>
            </w:rPr>
          </w:rPrChange>
        </w:rPr>
        <w:pPrChange w:id="4963" w:author="WESLEY DOS SANTOS GATINHO" w:date="2025-06-13T20:45:00Z">
          <w:pPr/>
        </w:pPrChange>
      </w:pPr>
    </w:p>
    <w:p w14:paraId="1F6DF659" w14:textId="77777777" w:rsidR="00971CD4" w:rsidRPr="001F772C" w:rsidDel="0046038C" w:rsidRDefault="00971CD4">
      <w:pPr>
        <w:spacing w:line="276" w:lineRule="auto"/>
        <w:rPr>
          <w:del w:id="4964" w:author="WESLEY DOS SANTOS GATINHO" w:date="2025-06-13T21:15:00Z"/>
          <w:rFonts w:ascii="Times New Roman" w:hAnsi="Times New Roman" w:cs="Times New Roman"/>
          <w:rPrChange w:id="4965" w:author="WESLEY DOS SANTOS GATINHO" w:date="2025-06-13T20:43:00Z">
            <w:rPr>
              <w:del w:id="4966" w:author="WESLEY DOS SANTOS GATINHO" w:date="2025-06-13T21:15:00Z"/>
            </w:rPr>
          </w:rPrChange>
        </w:rPr>
        <w:pPrChange w:id="4967" w:author="WESLEY DOS SANTOS GATINHO" w:date="2025-06-13T20:45:00Z">
          <w:pPr/>
        </w:pPrChange>
      </w:pPr>
    </w:p>
    <w:p w14:paraId="73A4DC02" w14:textId="77777777" w:rsidR="00971CD4" w:rsidRPr="001F772C" w:rsidDel="0046038C" w:rsidRDefault="00971CD4">
      <w:pPr>
        <w:spacing w:line="276" w:lineRule="auto"/>
        <w:rPr>
          <w:del w:id="4968" w:author="WESLEY DOS SANTOS GATINHO" w:date="2025-06-13T21:15:00Z"/>
          <w:rFonts w:ascii="Times New Roman" w:hAnsi="Times New Roman" w:cs="Times New Roman"/>
          <w:rPrChange w:id="4969" w:author="WESLEY DOS SANTOS GATINHO" w:date="2025-06-13T20:43:00Z">
            <w:rPr>
              <w:del w:id="4970" w:author="WESLEY DOS SANTOS GATINHO" w:date="2025-06-13T21:15:00Z"/>
            </w:rPr>
          </w:rPrChange>
        </w:rPr>
        <w:pPrChange w:id="4971" w:author="WESLEY DOS SANTOS GATINHO" w:date="2025-06-13T20:45:00Z">
          <w:pPr/>
        </w:pPrChange>
      </w:pPr>
    </w:p>
    <w:p w14:paraId="4C744AEC" w14:textId="10721F9C" w:rsidR="00971CD4" w:rsidRPr="001F772C" w:rsidRDefault="59E94F21">
      <w:pPr>
        <w:pStyle w:val="Ttulo3"/>
        <w:spacing w:line="276" w:lineRule="auto"/>
        <w:rPr>
          <w:ins w:id="4972" w:author="ANDRE LUIS AGUIAR DO NASCIMENTO" w:date="2025-06-13T00:45:00Z"/>
          <w:rFonts w:ascii="Times New Roman" w:hAnsi="Times New Roman" w:cs="Times New Roman"/>
          <w:b/>
          <w:bCs/>
          <w:rPrChange w:id="4973" w:author="WESLEY DOS SANTOS GATINHO" w:date="2025-06-13T20:43:00Z">
            <w:rPr>
              <w:ins w:id="4974" w:author="ANDRE LUIS AGUIAR DO NASCIMENTO" w:date="2025-06-13T00:45:00Z"/>
              <w:rFonts w:ascii="Aptos" w:eastAsia="Aptos" w:hAnsi="Aptos" w:cs="Aptos"/>
              <w:b/>
              <w:bCs/>
            </w:rPr>
          </w:rPrChange>
        </w:rPr>
        <w:pPrChange w:id="4975" w:author="WESLEY DOS SANTOS GATINHO" w:date="2025-06-13T20:45:00Z">
          <w:pPr>
            <w:pStyle w:val="PargrafodaLista"/>
            <w:spacing w:line="360" w:lineRule="auto"/>
            <w:ind w:left="708"/>
            <w:jc w:val="both"/>
          </w:pPr>
        </w:pPrChange>
      </w:pPr>
      <w:bookmarkStart w:id="4976" w:name="_Toc200628346"/>
      <w:bookmarkStart w:id="4977" w:name="_Toc102233321"/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4978" w:author="WESLEY DOS SANTOS GATINHO" w:date="2025-06-13T20:43:00Z">
            <w:rPr/>
          </w:rPrChange>
        </w:rPr>
        <w:t>7 DIAGRAMA DE ATIVIDADE</w:t>
      </w:r>
      <w:bookmarkEnd w:id="4976"/>
      <w:bookmarkEnd w:id="4977"/>
    </w:p>
    <w:p w14:paraId="22F39463" w14:textId="482BC02C" w:rsidR="4C2C18BB" w:rsidRPr="001F772C" w:rsidRDefault="4C2C18BB">
      <w:pPr>
        <w:spacing w:line="276" w:lineRule="auto"/>
        <w:rPr>
          <w:ins w:id="4979" w:author="ANDRE LUIS AGUIAR DO NASCIMENTO" w:date="2025-06-13T00:49:00Z"/>
          <w:rFonts w:ascii="Times New Roman" w:eastAsia="Times New Roman" w:hAnsi="Times New Roman" w:cs="Times New Roman"/>
          <w:b/>
          <w:bCs/>
          <w:rPrChange w:id="4980" w:author="WESLEY DOS SANTOS GATINHO" w:date="2025-06-13T20:43:00Z">
            <w:rPr>
              <w:ins w:id="4981" w:author="ANDRE LUIS AGUIAR DO NASCIMENTO" w:date="2025-06-13T00:49:00Z"/>
              <w:b/>
              <w:bCs/>
            </w:rPr>
          </w:rPrChange>
        </w:rPr>
        <w:pPrChange w:id="4982" w:author="WESLEY DOS SANTOS GATINHO" w:date="2025-06-13T20:45:00Z">
          <w:pPr>
            <w:pStyle w:val="Ttulo3"/>
          </w:pPr>
        </w:pPrChange>
      </w:pPr>
      <w:ins w:id="4983" w:author="ANDRE LUIS AGUIAR DO NASCIMENTO" w:date="2025-06-13T00:46:00Z">
        <w:r w:rsidRPr="001F772C">
          <w:rPr>
            <w:rFonts w:ascii="Times New Roman" w:eastAsia="Times New Roman" w:hAnsi="Times New Roman" w:cs="Times New Roman"/>
            <w:b/>
            <w:bCs/>
            <w:rPrChange w:id="4984" w:author="WESLEY DOS SANTOS GATINHO" w:date="2025-06-13T20:43:00Z">
              <w:rPr/>
            </w:rPrChange>
          </w:rPr>
          <w:t>7.1</w:t>
        </w:r>
      </w:ins>
      <w:ins w:id="4985" w:author="ANDRE LUIS AGUIAR DO NASCIMENTO" w:date="2025-06-13T00:48:00Z">
        <w:r w:rsidR="096DA9A5" w:rsidRPr="001F772C">
          <w:rPr>
            <w:rFonts w:ascii="Times New Roman" w:eastAsia="Times New Roman" w:hAnsi="Times New Roman" w:cs="Times New Roman"/>
            <w:b/>
            <w:bCs/>
            <w:rPrChange w:id="4986" w:author="WESLEY DOS SANTOS GATINHO" w:date="2025-06-13T20:43:00Z">
              <w:rPr/>
            </w:rPrChange>
          </w:rPr>
          <w:t xml:space="preserve">. Diagrama de atividade: </w:t>
        </w:r>
      </w:ins>
      <w:ins w:id="4987" w:author="ANDRE LUIS AGUIAR DO NASCIMENTO" w:date="2025-06-13T00:49:00Z">
        <w:r w:rsidR="4974EB3F" w:rsidRPr="001F772C">
          <w:rPr>
            <w:rFonts w:ascii="Times New Roman" w:eastAsia="Times New Roman" w:hAnsi="Times New Roman" w:cs="Times New Roman"/>
            <w:b/>
            <w:bCs/>
            <w:rPrChange w:id="4988" w:author="WESLEY DOS SANTOS GATINHO" w:date="2025-06-13T20:43:00Z">
              <w:rPr/>
            </w:rPrChange>
          </w:rPr>
          <w:t>Monitoramento por IA.</w:t>
        </w:r>
      </w:ins>
    </w:p>
    <w:p w14:paraId="05990BC2" w14:textId="77777777" w:rsidR="003A2BEA" w:rsidRPr="003A2BEA" w:rsidRDefault="003A2BEA" w:rsidP="003A2BEA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b/>
          <w:bCs/>
        </w:rPr>
      </w:pPr>
      <w:r w:rsidRPr="003A2BEA">
        <w:rPr>
          <w:rFonts w:ascii="Times New Roman" w:eastAsia="Times New Roman" w:hAnsi="Times New Roman" w:cs="Times New Roman"/>
          <w:b/>
          <w:bCs/>
        </w:rPr>
        <w:t>1. Descrição Geral</w:t>
      </w:r>
    </w:p>
    <w:p w14:paraId="5B64C660" w14:textId="77777777" w:rsidR="003A2BEA" w:rsidRPr="003A2BEA" w:rsidRDefault="003A2BEA" w:rsidP="003A2BEA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O diagrama de atividade modela um processo de monitoramento de treino, onde um usuário interage com um sistema para realizar e acompanhar a execução de exercícios. O fluxo descreve as etapas desde a seleção de um exercício até o recebimento de um resumo final do desempenho, com o sistema fornecendo feedback e registrando os dados em tempo real.</w:t>
      </w:r>
    </w:p>
    <w:p w14:paraId="441B33DB" w14:textId="77777777" w:rsidR="003A2BEA" w:rsidRPr="003A2BEA" w:rsidRDefault="003A2BEA" w:rsidP="003A2BEA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b/>
          <w:bCs/>
        </w:rPr>
      </w:pPr>
      <w:r w:rsidRPr="003A2BEA">
        <w:rPr>
          <w:rFonts w:ascii="Times New Roman" w:eastAsia="Times New Roman" w:hAnsi="Times New Roman" w:cs="Times New Roman"/>
          <w:b/>
          <w:bCs/>
        </w:rPr>
        <w:t>2. Partições (Raias)</w:t>
      </w:r>
    </w:p>
    <w:p w14:paraId="62A1305F" w14:textId="77777777" w:rsidR="003A2BEA" w:rsidRPr="003A2BEA" w:rsidRDefault="003A2BEA" w:rsidP="003A2BEA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O diagrama de atividade utiliza duas raias (</w:t>
      </w:r>
      <w:proofErr w:type="spellStart"/>
      <w:r w:rsidRPr="003A2BEA">
        <w:rPr>
          <w:rFonts w:ascii="Times New Roman" w:eastAsia="Times New Roman" w:hAnsi="Times New Roman" w:cs="Times New Roman"/>
        </w:rPr>
        <w:t>swimlanes</w:t>
      </w:r>
      <w:proofErr w:type="spellEnd"/>
      <w:r w:rsidRPr="003A2BEA">
        <w:rPr>
          <w:rFonts w:ascii="Times New Roman" w:eastAsia="Times New Roman" w:hAnsi="Times New Roman" w:cs="Times New Roman"/>
        </w:rPr>
        <w:t>) para separar as responsabilidades dos atores envolvidos no processo:</w:t>
      </w:r>
    </w:p>
    <w:p w14:paraId="5CC9A838" w14:textId="77777777" w:rsidR="003A2BEA" w:rsidRPr="003A2BEA" w:rsidRDefault="003A2BEA" w:rsidP="003A2BEA">
      <w:pPr>
        <w:numPr>
          <w:ilvl w:val="0"/>
          <w:numId w:val="19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Usuário: Representa a pessoa que está realizando o treino. Suas responsabilidades incluem selecionar o exercício, iniciar e continuar o treino, e receber o resumo final.</w:t>
      </w:r>
    </w:p>
    <w:p w14:paraId="3F4741EA" w14:textId="77777777" w:rsidR="003A2BEA" w:rsidRPr="003A2BEA" w:rsidRDefault="003A2BEA" w:rsidP="003A2BEA">
      <w:pPr>
        <w:numPr>
          <w:ilvl w:val="0"/>
          <w:numId w:val="19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Sistema: Representa o software ou a aplicação que monitora o treino. Suas responsabilidades incluem exibir detalhes, analisar movimentos, fornecer feedback, salvar o histórico e exibir o resumo final.</w:t>
      </w:r>
    </w:p>
    <w:p w14:paraId="2BB8721F" w14:textId="77777777" w:rsidR="003A2BEA" w:rsidRPr="003A2BEA" w:rsidRDefault="003A2BEA" w:rsidP="003A2BEA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b/>
          <w:bCs/>
        </w:rPr>
      </w:pPr>
      <w:r w:rsidRPr="003A2BEA">
        <w:rPr>
          <w:rFonts w:ascii="Times New Roman" w:eastAsia="Times New Roman" w:hAnsi="Times New Roman" w:cs="Times New Roman"/>
          <w:b/>
          <w:bCs/>
        </w:rPr>
        <w:t>3. Descrição do Fluxo</w:t>
      </w:r>
    </w:p>
    <w:p w14:paraId="5DFEC702" w14:textId="77777777" w:rsidR="003A2BEA" w:rsidRPr="003A2BEA" w:rsidRDefault="003A2BEA" w:rsidP="003A2BEA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O fluxo de trabalho é detalhado a seguir, iniciando no nó inicial e seguindo até os nós finais.</w:t>
      </w:r>
    </w:p>
    <w:p w14:paraId="122576F7" w14:textId="77777777" w:rsidR="003A2BEA" w:rsidRPr="003A2BEA" w:rsidRDefault="003A2BEA" w:rsidP="003A2BEA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Passo a Passo:</w:t>
      </w:r>
    </w:p>
    <w:p w14:paraId="42519009" w14:textId="77777777" w:rsidR="003A2BEA" w:rsidRPr="003A2BEA" w:rsidRDefault="003A2BEA" w:rsidP="003A2BEA">
      <w:pPr>
        <w:numPr>
          <w:ilvl w:val="0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O fluxo começa com o ator Usuário selecionando um exercício.</w:t>
      </w:r>
    </w:p>
    <w:p w14:paraId="4E0F8CD9" w14:textId="77777777" w:rsidR="003A2BEA" w:rsidRPr="003A2BEA" w:rsidRDefault="003A2BEA" w:rsidP="003A2BEA">
      <w:pPr>
        <w:numPr>
          <w:ilvl w:val="0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Simultaneamente, o Sistema exibe os detalhes desse exercício.</w:t>
      </w:r>
    </w:p>
    <w:p w14:paraId="459B4A08" w14:textId="77777777" w:rsidR="003A2BEA" w:rsidRPr="003A2BEA" w:rsidRDefault="003A2BEA" w:rsidP="003A2BEA">
      <w:pPr>
        <w:numPr>
          <w:ilvl w:val="0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Após a seleção, o fluxo chega a um Nó de Decisão (diamante) com a condição "Iniciar treino?":</w:t>
      </w:r>
    </w:p>
    <w:p w14:paraId="7173EFA4" w14:textId="77777777" w:rsidR="003A2BEA" w:rsidRPr="003A2BEA" w:rsidRDefault="003A2BEA" w:rsidP="003A2BEA">
      <w:pPr>
        <w:numPr>
          <w:ilvl w:val="1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Se a resposta for "Sim", o fluxo segue para a ação "Iniciar execução do treino".</w:t>
      </w:r>
    </w:p>
    <w:p w14:paraId="07BD6583" w14:textId="77777777" w:rsidR="003A2BEA" w:rsidRPr="003A2BEA" w:rsidRDefault="003A2BEA" w:rsidP="003A2BEA">
      <w:pPr>
        <w:numPr>
          <w:ilvl w:val="1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Se a resposta for "Não", o fluxo termina, indicando que o usuário decidiu não prosseguir com o treino.</w:t>
      </w:r>
    </w:p>
    <w:p w14:paraId="07EBFAAE" w14:textId="77777777" w:rsidR="003A2BEA" w:rsidRPr="003A2BEA" w:rsidRDefault="003A2BEA" w:rsidP="003A2BEA">
      <w:pPr>
        <w:numPr>
          <w:ilvl w:val="0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Se o treino for iniciado, o fluxo atinge uma Bifurcação (</w:t>
      </w:r>
      <w:proofErr w:type="spellStart"/>
      <w:r w:rsidRPr="003A2BEA">
        <w:rPr>
          <w:rFonts w:ascii="Times New Roman" w:eastAsia="Times New Roman" w:hAnsi="Times New Roman" w:cs="Times New Roman"/>
        </w:rPr>
        <w:t>Fork</w:t>
      </w:r>
      <w:proofErr w:type="spellEnd"/>
      <w:r w:rsidRPr="003A2BEA">
        <w:rPr>
          <w:rFonts w:ascii="Times New Roman" w:eastAsia="Times New Roman" w:hAnsi="Times New Roman" w:cs="Times New Roman"/>
        </w:rPr>
        <w:t>). A partir deste ponto, duas atividades paralelas ocorrem:</w:t>
      </w:r>
    </w:p>
    <w:p w14:paraId="02FC9F82" w14:textId="77777777" w:rsidR="003A2BEA" w:rsidRPr="003A2BEA" w:rsidRDefault="003A2BEA" w:rsidP="003A2BEA">
      <w:pPr>
        <w:numPr>
          <w:ilvl w:val="1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A raia do Usuário avança para a ação "Continuar treino".</w:t>
      </w:r>
    </w:p>
    <w:p w14:paraId="307FFDD8" w14:textId="77777777" w:rsidR="003A2BEA" w:rsidRPr="003A2BEA" w:rsidRDefault="003A2BEA" w:rsidP="003A2BEA">
      <w:pPr>
        <w:numPr>
          <w:ilvl w:val="1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A raia do Sistema avança para a ação "Analisar movimentos e fornecer feedback".</w:t>
      </w:r>
    </w:p>
    <w:p w14:paraId="393A031D" w14:textId="77777777" w:rsidR="003A2BEA" w:rsidRPr="003A2BEA" w:rsidRDefault="003A2BEA" w:rsidP="003A2BEA">
      <w:pPr>
        <w:numPr>
          <w:ilvl w:val="0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Em paralelo com a análise de movimentos, o Sistema também realiza a ação de "Salvar histórico e estatísticas".</w:t>
      </w:r>
    </w:p>
    <w:p w14:paraId="0196507F" w14:textId="77777777" w:rsidR="003A2BEA" w:rsidRPr="003A2BEA" w:rsidRDefault="003A2BEA" w:rsidP="003A2BEA">
      <w:pPr>
        <w:numPr>
          <w:ilvl w:val="0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lastRenderedPageBreak/>
        <w:t>Enquanto o treino está em andamento, o fluxo na raia do Usuário chega a um segundo Nó de Decisão com a condição "Parar o treino?":</w:t>
      </w:r>
    </w:p>
    <w:p w14:paraId="7E9ACD42" w14:textId="77777777" w:rsidR="003A2BEA" w:rsidRPr="003A2BEA" w:rsidRDefault="003A2BEA" w:rsidP="003A2BEA">
      <w:pPr>
        <w:numPr>
          <w:ilvl w:val="1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Se a resposta for "Não", o fluxo volta para a ação "Continuar treino", formando um loop que permite a continuação do exercício.</w:t>
      </w:r>
    </w:p>
    <w:p w14:paraId="13C154DE" w14:textId="77777777" w:rsidR="003A2BEA" w:rsidRPr="003A2BEA" w:rsidRDefault="003A2BEA" w:rsidP="003A2BEA">
      <w:pPr>
        <w:numPr>
          <w:ilvl w:val="1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Se a resposta for "Sim", o fluxo segue para a ação "Parar treino".</w:t>
      </w:r>
    </w:p>
    <w:p w14:paraId="7AE17946" w14:textId="77777777" w:rsidR="003A2BEA" w:rsidRPr="003A2BEA" w:rsidRDefault="003A2BEA" w:rsidP="003A2BEA">
      <w:pPr>
        <w:numPr>
          <w:ilvl w:val="0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A ação de "Parar treino" na raia do Usuário e a ação "Salvar histórico e estatísticas" na raia do Sistema se encontram em uma Junção (Join). Esta junção sincroniza os dois fluxos paralelos.</w:t>
      </w:r>
    </w:p>
    <w:p w14:paraId="36F66E36" w14:textId="77777777" w:rsidR="003A2BEA" w:rsidRPr="003A2BEA" w:rsidRDefault="003A2BEA" w:rsidP="003A2BEA">
      <w:pPr>
        <w:numPr>
          <w:ilvl w:val="0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Após a junção, uma única ação é executada pelo Sistema: "Exibir resumo final do treino".</w:t>
      </w:r>
    </w:p>
    <w:p w14:paraId="26EEEA28" w14:textId="77777777" w:rsidR="003A2BEA" w:rsidRPr="003A2BEA" w:rsidRDefault="003A2BEA" w:rsidP="003A2BEA">
      <w:pPr>
        <w:numPr>
          <w:ilvl w:val="0"/>
          <w:numId w:val="19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Concluindo o processo, o Usuário recebe o resumo final do treino e o fluxo termina.</w:t>
      </w:r>
    </w:p>
    <w:p w14:paraId="1B6DE008" w14:textId="77777777" w:rsidR="00B00450" w:rsidRPr="00B00450" w:rsidRDefault="00B00450" w:rsidP="00B00450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4989" w:author="WESLEY DOS SANTOS GATINHO" w:date="2025-06-13T21:16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4990">
          <w:tblGrid>
            <w:gridCol w:w="40"/>
            <w:gridCol w:w="9020"/>
            <w:gridCol w:w="40"/>
          </w:tblGrid>
        </w:tblGridChange>
      </w:tblGrid>
      <w:tr w:rsidR="1EF23762" w:rsidRPr="001F772C" w14:paraId="1C640224" w14:textId="77777777" w:rsidTr="0046038C">
        <w:trPr>
          <w:trHeight w:val="300"/>
          <w:ins w:id="4991" w:author="ANDRE LUIS AGUIAR DO NASCIMENTO" w:date="2025-06-13T00:52:00Z"/>
          <w:trPrChange w:id="4992" w:author="WESLEY DOS SANTOS GATINHO" w:date="2025-06-13T21:16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4993" w:author="WESLEY DOS SANTOS GATINHO" w:date="2025-06-13T21:16:00Z">
              <w:tcPr>
                <w:tcW w:w="9060" w:type="dxa"/>
                <w:gridSpan w:val="2"/>
              </w:tcPr>
            </w:tcPrChange>
          </w:tcPr>
          <w:p w14:paraId="7B2E8458" w14:textId="08D12121" w:rsidR="5984D264" w:rsidRPr="001F772C" w:rsidRDefault="5984D2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4994" w:author="WESLEY DOS SANTOS GATINHO" w:date="2025-06-13T20:45:00Z">
                <w:pPr/>
              </w:pPrChange>
            </w:pPr>
            <w:ins w:id="4995" w:author="ANDRE LUIS AGUIAR DO NASCIMENTO" w:date="2025-06-13T00:53:00Z">
              <w:r w:rsidRPr="001F772C">
                <w:rPr>
                  <w:rFonts w:ascii="Times New Roman" w:eastAsia="Times New Roman" w:hAnsi="Times New Roman" w:cs="Times New Roman"/>
                </w:rPr>
                <w:t xml:space="preserve">Figura </w:t>
              </w:r>
            </w:ins>
            <w:ins w:id="4996" w:author="WESLEY DOS SANTOS GATINHO" w:date="2025-06-13T21:15:00Z">
              <w:r w:rsidR="0046038C">
                <w:rPr>
                  <w:rFonts w:ascii="Times New Roman" w:eastAsia="Times New Roman" w:hAnsi="Times New Roman" w:cs="Times New Roman"/>
                </w:rPr>
                <w:t>23</w:t>
              </w:r>
            </w:ins>
            <w:ins w:id="4997" w:author="ANDRE LUIS AGUIAR DO NASCIMENTO" w:date="2025-06-13T00:53:00Z">
              <w:del w:id="4998" w:author="WESLEY DOS SANTOS GATINHO" w:date="2025-06-13T21:15:00Z">
                <w:r w:rsidRPr="001F772C" w:rsidDel="0046038C">
                  <w:rPr>
                    <w:rFonts w:ascii="Times New Roman" w:eastAsia="Times New Roman" w:hAnsi="Times New Roman" w:cs="Times New Roman"/>
                  </w:rPr>
                  <w:delText>()</w:delText>
                </w:r>
              </w:del>
              <w:r w:rsidRPr="001F772C">
                <w:rPr>
                  <w:rFonts w:ascii="Times New Roman" w:eastAsia="Times New Roman" w:hAnsi="Times New Roman" w:cs="Times New Roman"/>
                </w:rPr>
                <w:t xml:space="preserve">: </w:t>
              </w:r>
            </w:ins>
            <w:ins w:id="4999" w:author="ANDRE LUIS AGUIAR DO NASCIMENTO" w:date="2025-06-13T00:54:00Z">
              <w:r w:rsidRPr="001F772C">
                <w:rPr>
                  <w:rFonts w:ascii="Times New Roman" w:eastAsia="Times New Roman" w:hAnsi="Times New Roman" w:cs="Times New Roman"/>
                </w:rPr>
                <w:t>Atividade de Monitoramento de exercício</w:t>
              </w:r>
            </w:ins>
          </w:p>
        </w:tc>
      </w:tr>
      <w:tr w:rsidR="1EF23762" w:rsidRPr="001F772C" w14:paraId="24D4962D" w14:textId="77777777" w:rsidTr="0046038C">
        <w:trPr>
          <w:trHeight w:val="4905"/>
          <w:ins w:id="5000" w:author="ANDRE LUIS AGUIAR DO NASCIMENTO" w:date="2025-06-13T00:52:00Z"/>
          <w:trPrChange w:id="5001" w:author="WESLEY DOS SANTOS GATINHO" w:date="2025-06-13T21:16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002" w:author="WESLEY DOS SANTOS GATINHO" w:date="2025-06-13T21:16:00Z">
              <w:tcPr>
                <w:tcW w:w="9060" w:type="dxa"/>
                <w:gridSpan w:val="2"/>
              </w:tcPr>
            </w:tcPrChange>
          </w:tcPr>
          <w:p w14:paraId="14875A14" w14:textId="2D0CC82D" w:rsidR="2D64D5F8" w:rsidRPr="001F772C" w:rsidRDefault="2D64D5F8">
            <w:pPr>
              <w:spacing w:line="276" w:lineRule="auto"/>
              <w:rPr>
                <w:rFonts w:ascii="Times New Roman" w:hAnsi="Times New Roman" w:cs="Times New Roman"/>
                <w:rPrChange w:id="5003" w:author="WESLEY DOS SANTOS GATINHO" w:date="2025-06-13T20:43:00Z">
                  <w:rPr/>
                </w:rPrChange>
              </w:rPr>
              <w:pPrChange w:id="5004" w:author="WESLEY DOS SANTOS GATINHO" w:date="2025-06-13T20:45:00Z">
                <w:pPr/>
              </w:pPrChange>
            </w:pPr>
            <w:ins w:id="5005" w:author="ANDRE LUIS AGUIAR DO NASCIMENTO" w:date="2025-06-13T00:56:00Z">
              <w:r w:rsidRPr="001F772C">
                <w:rPr>
                  <w:rFonts w:ascii="Times New Roman" w:hAnsi="Times New Roman" w:cs="Times New Roman"/>
                  <w:noProof/>
                  <w:rPrChange w:id="5006" w:author="WESLEY DOS SANTOS GATINHO" w:date="2025-06-13T20:43:00Z">
                    <w:rPr>
                      <w:noProof/>
                    </w:rPr>
                  </w:rPrChange>
                </w:rPr>
                <w:drawing>
                  <wp:inline distT="0" distB="0" distL="0" distR="0" wp14:anchorId="15EA014B" wp14:editId="4D8144E2">
                    <wp:extent cx="5610224" cy="3105150"/>
                    <wp:effectExtent l="0" t="0" r="0" b="0"/>
                    <wp:docPr id="940833421" name="Imagem 9408334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3105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61576A65" w14:textId="77777777" w:rsidTr="0046038C">
        <w:trPr>
          <w:trHeight w:val="300"/>
          <w:ins w:id="5007" w:author="ANDRE LUIS AGUIAR DO NASCIMENTO" w:date="2025-06-13T00:55:00Z"/>
          <w:trPrChange w:id="5008" w:author="WESLEY DOS SANTOS GATINHO" w:date="2025-06-13T21:16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009" w:author="WESLEY DOS SANTOS GATINHO" w:date="2025-06-13T21:16:00Z">
              <w:tcPr>
                <w:tcW w:w="9060" w:type="dxa"/>
                <w:gridSpan w:val="2"/>
              </w:tcPr>
            </w:tcPrChange>
          </w:tcPr>
          <w:p w14:paraId="115E205B" w14:textId="2F32212F" w:rsidR="1E23308F" w:rsidRPr="0046038C" w:rsidRDefault="1E23308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5010" w:author="WESLEY DOS SANTOS GATINHO" w:date="2025-06-13T21:15:00Z">
                  <w:rPr/>
                </w:rPrChange>
              </w:rPr>
              <w:pPrChange w:id="5011" w:author="WESLEY DOS SANTOS GATINHO" w:date="2025-06-13T20:45:00Z">
                <w:pPr/>
              </w:pPrChange>
            </w:pPr>
            <w:ins w:id="5012" w:author="ANDRE LUIS AGUIAR DO NASCIMENTO" w:date="2025-06-13T01:04:00Z">
              <w:r w:rsidRPr="0046038C">
                <w:rPr>
                  <w:rFonts w:ascii="Times New Roman" w:hAnsi="Times New Roman" w:cs="Times New Roman"/>
                  <w:b/>
                  <w:bCs/>
                  <w:rPrChange w:id="5013" w:author="WESLEY DOS SANTOS GATINHO" w:date="2025-06-13T21:15:00Z">
                    <w:rPr/>
                  </w:rPrChange>
                </w:rPr>
                <w:t>Fonte: Autores, 2025.</w:t>
              </w:r>
            </w:ins>
          </w:p>
        </w:tc>
      </w:tr>
    </w:tbl>
    <w:p w14:paraId="46B4B57A" w14:textId="4B4E575E" w:rsidR="1EF23762" w:rsidRPr="001F772C" w:rsidRDefault="1EF23762">
      <w:pPr>
        <w:spacing w:line="276" w:lineRule="auto"/>
        <w:rPr>
          <w:ins w:id="5014" w:author="ANDRE LUIS AGUIAR DO NASCIMENTO" w:date="2025-06-13T00:54:00Z"/>
          <w:rFonts w:ascii="Times New Roman" w:eastAsia="Times New Roman" w:hAnsi="Times New Roman" w:cs="Times New Roman"/>
          <w:b/>
          <w:bCs/>
          <w:rPrChange w:id="5015" w:author="WESLEY DOS SANTOS GATINHO" w:date="2025-06-13T20:43:00Z">
            <w:rPr>
              <w:ins w:id="5016" w:author="ANDRE LUIS AGUIAR DO NASCIMENTO" w:date="2025-06-13T00:54:00Z"/>
              <w:rFonts w:ascii="Times New Roman" w:eastAsia="Times New Roman" w:hAnsi="Times New Roman" w:cs="Times New Roman"/>
            </w:rPr>
          </w:rPrChange>
        </w:rPr>
        <w:pPrChange w:id="5017" w:author="WESLEY DOS SANTOS GATINHO" w:date="2025-06-13T20:45:00Z">
          <w:pPr/>
        </w:pPrChange>
      </w:pPr>
    </w:p>
    <w:p w14:paraId="57B800B8" w14:textId="1851FA80" w:rsidR="5984D264" w:rsidRPr="001F772C" w:rsidRDefault="5984D264">
      <w:pPr>
        <w:spacing w:line="276" w:lineRule="auto"/>
        <w:rPr>
          <w:ins w:id="5018" w:author="ANDRE LUIS AGUIAR DO NASCIMENTO" w:date="2025-06-13T00:57:00Z"/>
          <w:rFonts w:ascii="Times New Roman" w:eastAsia="Times New Roman" w:hAnsi="Times New Roman" w:cs="Times New Roman"/>
          <w:b/>
          <w:bCs/>
          <w:rPrChange w:id="5019" w:author="WESLEY DOS SANTOS GATINHO" w:date="2025-06-13T20:43:00Z">
            <w:rPr>
              <w:ins w:id="5020" w:author="ANDRE LUIS AGUIAR DO NASCIMENTO" w:date="2025-06-13T00:57:00Z"/>
            </w:rPr>
          </w:rPrChange>
        </w:rPr>
        <w:pPrChange w:id="5021" w:author="WESLEY DOS SANTOS GATINHO" w:date="2025-06-13T20:45:00Z">
          <w:pPr/>
        </w:pPrChange>
      </w:pPr>
      <w:ins w:id="5022" w:author="ANDRE LUIS AGUIAR DO NASCIMENTO" w:date="2025-06-13T00:54:00Z">
        <w:r w:rsidRPr="001F772C">
          <w:rPr>
            <w:rFonts w:ascii="Times New Roman" w:eastAsia="Times New Roman" w:hAnsi="Times New Roman" w:cs="Times New Roman"/>
            <w:b/>
            <w:bCs/>
            <w:rPrChange w:id="5023" w:author="WESLEY DOS SANTOS GATINHO" w:date="2025-06-13T20:43:00Z">
              <w:rPr>
                <w:rFonts w:ascii="Times New Roman" w:eastAsia="Times New Roman" w:hAnsi="Times New Roman" w:cs="Times New Roman"/>
              </w:rPr>
            </w:rPrChange>
          </w:rPr>
          <w:t xml:space="preserve">7.2. </w:t>
        </w:r>
      </w:ins>
      <w:ins w:id="5024" w:author="ANDRE LUIS AGUIAR DO NASCIMENTO" w:date="2025-06-13T00:56:00Z">
        <w:r w:rsidR="77B02E1F" w:rsidRPr="001F772C">
          <w:rPr>
            <w:rFonts w:ascii="Times New Roman" w:eastAsia="Times New Roman" w:hAnsi="Times New Roman" w:cs="Times New Roman"/>
            <w:b/>
            <w:bCs/>
          </w:rPr>
          <w:t>Diagrama de atividade: Ge</w:t>
        </w:r>
      </w:ins>
      <w:ins w:id="5025" w:author="ANDRE LUIS AGUIAR DO NASCIMENTO" w:date="2025-06-13T00:57:00Z">
        <w:r w:rsidR="77B02E1F" w:rsidRPr="001F772C">
          <w:rPr>
            <w:rFonts w:ascii="Times New Roman" w:eastAsia="Times New Roman" w:hAnsi="Times New Roman" w:cs="Times New Roman"/>
            <w:b/>
            <w:bCs/>
          </w:rPr>
          <w:t>rador de treino e dieta.</w:t>
        </w:r>
      </w:ins>
    </w:p>
    <w:p w14:paraId="4617563C" w14:textId="77777777" w:rsidR="003A2BEA" w:rsidRPr="003A2BEA" w:rsidRDefault="003A2BEA" w:rsidP="003A2BEA">
      <w:pPr>
        <w:spacing w:line="276" w:lineRule="auto"/>
        <w:ind w:left="1440"/>
        <w:rPr>
          <w:rFonts w:ascii="Times New Roman" w:eastAsia="Times New Roman" w:hAnsi="Times New Roman" w:cs="Times New Roman"/>
          <w:b/>
          <w:bCs/>
        </w:rPr>
      </w:pPr>
      <w:r w:rsidRPr="003A2BEA">
        <w:rPr>
          <w:rFonts w:ascii="Times New Roman" w:eastAsia="Times New Roman" w:hAnsi="Times New Roman" w:cs="Times New Roman"/>
          <w:b/>
          <w:bCs/>
        </w:rPr>
        <w:t>1. Descrição Geral</w:t>
      </w:r>
    </w:p>
    <w:p w14:paraId="085428BF" w14:textId="77777777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O diagrama de atividade modela um sistema gerador de conteúdo para fitness, que permite ao usuário escolher entre duas funções principais: a geração de um plano de treino ou dieta personalizado, ou a obtenção de dicas de fitness. O processo detalha a interação entre o usuário e o sistema, incluindo a etapa de entrada de dados (prompt) e a geração do conteúdo pela inteligência artificial (IA).</w:t>
      </w:r>
    </w:p>
    <w:p w14:paraId="267B9669" w14:textId="77777777" w:rsidR="003A2BEA" w:rsidRDefault="003A2BEA" w:rsidP="003A2BEA">
      <w:pPr>
        <w:spacing w:line="276" w:lineRule="auto"/>
        <w:ind w:left="1080"/>
        <w:rPr>
          <w:rFonts w:ascii="Times New Roman" w:eastAsia="Times New Roman" w:hAnsi="Times New Roman" w:cs="Times New Roman"/>
          <w:b/>
          <w:bCs/>
        </w:rPr>
      </w:pPr>
      <w:r w:rsidRPr="003A2BEA">
        <w:rPr>
          <w:rFonts w:ascii="Times New Roman" w:eastAsia="Times New Roman" w:hAnsi="Times New Roman" w:cs="Times New Roman"/>
          <w:b/>
          <w:bCs/>
        </w:rPr>
        <w:lastRenderedPageBreak/>
        <w:t>2. Partições (Raias)</w:t>
      </w:r>
    </w:p>
    <w:p w14:paraId="1F935AFA" w14:textId="63F4194D" w:rsidR="003A2BEA" w:rsidRPr="003A2BEA" w:rsidRDefault="003A2BEA" w:rsidP="003A2BEA">
      <w:pPr>
        <w:spacing w:line="276" w:lineRule="auto"/>
        <w:ind w:left="144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O diagrama de atividade é dividido em duas raias (</w:t>
      </w:r>
      <w:proofErr w:type="spellStart"/>
      <w:r w:rsidRPr="003A2BEA">
        <w:rPr>
          <w:rFonts w:ascii="Times New Roman" w:eastAsia="Times New Roman" w:hAnsi="Times New Roman" w:cs="Times New Roman"/>
        </w:rPr>
        <w:t>swimlanes</w:t>
      </w:r>
      <w:proofErr w:type="spellEnd"/>
      <w:r w:rsidRPr="003A2BEA">
        <w:rPr>
          <w:rFonts w:ascii="Times New Roman" w:eastAsia="Times New Roman" w:hAnsi="Times New Roman" w:cs="Times New Roman"/>
        </w:rPr>
        <w:t>), cada uma representando um ator no processo:</w:t>
      </w:r>
    </w:p>
    <w:p w14:paraId="7315E37D" w14:textId="77777777" w:rsidR="003A2BEA" w:rsidRPr="003A2BEA" w:rsidRDefault="003A2BEA" w:rsidP="003A2BEA">
      <w:pPr>
        <w:spacing w:line="276" w:lineRule="auto"/>
        <w:ind w:left="144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Usuário: Representa a pessoa que interage com o sistema para solicitar a geração de conteúdo. Suas responsabilidades incluem a seleção da função desejada, a entrada de informações (prompt) e a solicitação de dicas.</w:t>
      </w:r>
    </w:p>
    <w:p w14:paraId="34CD9B58" w14:textId="77777777" w:rsidR="003A2BEA" w:rsidRDefault="003A2BEA" w:rsidP="003A2BEA">
      <w:pPr>
        <w:spacing w:line="276" w:lineRule="auto"/>
        <w:ind w:left="144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Sistema: Representa a aplicação que processa as solicitações do usuário. Suas responsabilidades incluem o processamento do prompt com IA, a geração e exibição de planos personalizados e a geração e exibição de dicas de fitness.</w:t>
      </w:r>
    </w:p>
    <w:p w14:paraId="08BE5634" w14:textId="5BAA7168" w:rsidR="003A2BEA" w:rsidRPr="003A2BEA" w:rsidRDefault="003A2BEA" w:rsidP="003A2BEA">
      <w:pPr>
        <w:spacing w:line="276" w:lineRule="auto"/>
        <w:ind w:left="144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  <w:b/>
          <w:bCs/>
        </w:rPr>
        <w:t>3. Descrição do Fluxo</w:t>
      </w:r>
    </w:p>
    <w:p w14:paraId="08FDBC4C" w14:textId="77777777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O fluxo de trabalho começa com o nó inicial e se divide com base na escolha do usuário, terminando em nós finais distintos.</w:t>
      </w:r>
    </w:p>
    <w:p w14:paraId="092D53F4" w14:textId="77777777" w:rsidR="003A2BEA" w:rsidRPr="00A56136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>Passo a Passo:</w:t>
      </w:r>
    </w:p>
    <w:p w14:paraId="2AFA6ECA" w14:textId="77777777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O fluxo se inicia com o Usuário realizando a ação de "Selecionar gerador de treino/dieta".</w:t>
      </w:r>
    </w:p>
    <w:p w14:paraId="6479093B" w14:textId="77777777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 xml:space="preserve">Em seguida, o fluxo chega a um Nó de Decisão (diamante) com a condição "Qual função usar?". A partir </w:t>
      </w:r>
      <w:proofErr w:type="gramStart"/>
      <w:r w:rsidRPr="003A2BEA">
        <w:rPr>
          <w:rFonts w:ascii="Times New Roman" w:eastAsia="Times New Roman" w:hAnsi="Times New Roman" w:cs="Times New Roman"/>
        </w:rPr>
        <w:t>daqui, o</w:t>
      </w:r>
      <w:proofErr w:type="gramEnd"/>
      <w:r w:rsidRPr="003A2BEA">
        <w:rPr>
          <w:rFonts w:ascii="Times New Roman" w:eastAsia="Times New Roman" w:hAnsi="Times New Roman" w:cs="Times New Roman"/>
        </w:rPr>
        <w:t xml:space="preserve"> fluxo se ramifica em dois caminhos principais:</w:t>
      </w:r>
    </w:p>
    <w:p w14:paraId="12641213" w14:textId="77777777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Caminho 1: Geração de Treino/Dieta:</w:t>
      </w:r>
    </w:p>
    <w:p w14:paraId="24161D20" w14:textId="77777777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A condição para este caminho é a escolha de "Gerar treino/dieta".</w:t>
      </w:r>
    </w:p>
    <w:p w14:paraId="7F680D44" w14:textId="77777777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 xml:space="preserve">O Usuário realiza a ação "Escrever prompt para a </w:t>
      </w:r>
      <w:proofErr w:type="gramStart"/>
      <w:r w:rsidRPr="003A2BEA">
        <w:rPr>
          <w:rFonts w:ascii="Times New Roman" w:eastAsia="Times New Roman" w:hAnsi="Times New Roman" w:cs="Times New Roman"/>
        </w:rPr>
        <w:t>IA", fornecendo</w:t>
      </w:r>
      <w:proofErr w:type="gramEnd"/>
      <w:r w:rsidRPr="003A2BEA">
        <w:rPr>
          <w:rFonts w:ascii="Times New Roman" w:eastAsia="Times New Roman" w:hAnsi="Times New Roman" w:cs="Times New Roman"/>
        </w:rPr>
        <w:t xml:space="preserve"> os dados necessários para a personalização.</w:t>
      </w:r>
    </w:p>
    <w:p w14:paraId="55D1F631" w14:textId="77777777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O fluxo continua para a raia do Sistema, que executa a ação "Processar prompt e gerar treino/dieta com IA".</w:t>
      </w:r>
    </w:p>
    <w:p w14:paraId="72DEA5D1" w14:textId="77777777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Finalmente, o Sistema realiza a ação "Exibir treino/dieta personalizado". O fluxo se encerra neste ponto.</w:t>
      </w:r>
    </w:p>
    <w:p w14:paraId="628C31F8" w14:textId="77777777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Caminho 2: Obtenção de Dicas Fitness:</w:t>
      </w:r>
    </w:p>
    <w:p w14:paraId="3765D86D" w14:textId="77777777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A condição para este caminho é a escolha de "Obter dicas fitness". Esta ação do usuário é mostrada como um ponto de entrada para o fluxo de dicas.</w:t>
      </w:r>
    </w:p>
    <w:p w14:paraId="592CA590" w14:textId="77777777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Adicionalmente, o diagrama mostra uma ação separada do Usuário, "Solicitar dicas fitness", que leva à raia do Sistema.</w:t>
      </w:r>
    </w:p>
    <w:p w14:paraId="20D86898" w14:textId="77777777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3A2BEA">
        <w:rPr>
          <w:rFonts w:ascii="Times New Roman" w:eastAsia="Times New Roman" w:hAnsi="Times New Roman" w:cs="Times New Roman"/>
        </w:rPr>
        <w:t>O Sistema então executa a ação "Gerar e exibir dicas fitness". O fluxo para esta funcionalidade se encerra em seu próprio nó final.</w:t>
      </w:r>
    </w:p>
    <w:p w14:paraId="65B82BB7" w14:textId="124FB0AC" w:rsidR="003A2BEA" w:rsidRPr="003A2BEA" w:rsidRDefault="003A2BEA" w:rsidP="003A2BEA">
      <w:pPr>
        <w:spacing w:line="276" w:lineRule="auto"/>
        <w:ind w:left="1080"/>
        <w:jc w:val="both"/>
        <w:rPr>
          <w:rFonts w:ascii="Times New Roman" w:eastAsia="Times New Roman" w:hAnsi="Times New Roman" w:cs="Times New Roman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5026" w:author="WESLEY DOS SANTOS GATINHO" w:date="2025-06-13T21:17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5027">
          <w:tblGrid>
            <w:gridCol w:w="40"/>
            <w:gridCol w:w="360"/>
            <w:gridCol w:w="8660"/>
            <w:gridCol w:w="40"/>
          </w:tblGrid>
        </w:tblGridChange>
      </w:tblGrid>
      <w:tr w:rsidR="1EF23762" w:rsidRPr="001F772C" w14:paraId="195080C6" w14:textId="77777777" w:rsidTr="00073D74">
        <w:trPr>
          <w:trHeight w:val="300"/>
          <w:ins w:id="5028" w:author="ANDRE LUIS AGUIAR DO NASCIMENTO" w:date="2025-06-13T01:01:00Z"/>
          <w:trPrChange w:id="5029" w:author="WESLEY DOS SANTOS GATINHO" w:date="2025-06-13T21:17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030" w:author="WESLEY DOS SANTOS GATINHO" w:date="2025-06-13T21:17:00Z">
              <w:tcPr>
                <w:tcW w:w="9060" w:type="dxa"/>
                <w:gridSpan w:val="3"/>
              </w:tcPr>
            </w:tcPrChange>
          </w:tcPr>
          <w:p w14:paraId="22735A32" w14:textId="77777777" w:rsidR="00E94A9A" w:rsidRDefault="00E94A9A" w:rsidP="00B00450">
            <w:pPr>
              <w:spacing w:line="276" w:lineRule="auto"/>
              <w:rPr>
                <w:ins w:id="5031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5D7312D" w14:textId="77777777" w:rsidR="00E94A9A" w:rsidRDefault="00E94A9A">
            <w:pPr>
              <w:spacing w:line="276" w:lineRule="auto"/>
              <w:jc w:val="center"/>
              <w:rPr>
                <w:ins w:id="5032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CCAE695" w14:textId="77777777" w:rsidR="00E94A9A" w:rsidRDefault="00E94A9A">
            <w:pPr>
              <w:spacing w:line="276" w:lineRule="auto"/>
              <w:jc w:val="center"/>
              <w:rPr>
                <w:ins w:id="5033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1D9DD5E4" w14:textId="77777777" w:rsidR="00E94A9A" w:rsidRDefault="00E94A9A">
            <w:pPr>
              <w:spacing w:line="276" w:lineRule="auto"/>
              <w:jc w:val="center"/>
              <w:rPr>
                <w:ins w:id="5034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1712FB53" w14:textId="72C5A061" w:rsidR="7EE52BC6" w:rsidRPr="001F772C" w:rsidRDefault="7EE52BC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035" w:author="WESLEY DOS SANTOS GATINHO" w:date="2025-06-13T20:45:00Z">
                <w:pPr/>
              </w:pPrChange>
            </w:pPr>
            <w:ins w:id="5036" w:author="ANDRE LUIS AGUIAR DO NASCIMENTO" w:date="2025-06-13T01:03:00Z">
              <w:r w:rsidRPr="001F772C">
                <w:rPr>
                  <w:rFonts w:ascii="Times New Roman" w:eastAsia="Times New Roman" w:hAnsi="Times New Roman" w:cs="Times New Roman"/>
                </w:rPr>
                <w:t xml:space="preserve">Figura </w:t>
              </w:r>
            </w:ins>
            <w:ins w:id="5037" w:author="WESLEY DOS SANTOS GATINHO" w:date="2025-06-13T21:16:00Z">
              <w:r w:rsidR="0046038C">
                <w:rPr>
                  <w:rFonts w:ascii="Times New Roman" w:eastAsia="Times New Roman" w:hAnsi="Times New Roman" w:cs="Times New Roman"/>
                </w:rPr>
                <w:t>24</w:t>
              </w:r>
            </w:ins>
            <w:ins w:id="5038" w:author="ANDRE LUIS AGUIAR DO NASCIMENTO" w:date="2025-06-13T01:03:00Z">
              <w:del w:id="5039" w:author="WESLEY DOS SANTOS GATINHO" w:date="2025-06-13T21:16:00Z">
                <w:r w:rsidRPr="001F772C" w:rsidDel="0046038C">
                  <w:rPr>
                    <w:rFonts w:ascii="Times New Roman" w:eastAsia="Times New Roman" w:hAnsi="Times New Roman" w:cs="Times New Roman"/>
                  </w:rPr>
                  <w:delText>()</w:delText>
                </w:r>
              </w:del>
              <w:r w:rsidRPr="001F772C">
                <w:rPr>
                  <w:rFonts w:ascii="Times New Roman" w:eastAsia="Times New Roman" w:hAnsi="Times New Roman" w:cs="Times New Roman"/>
                </w:rPr>
                <w:t>: Atividade de geração de treinos e dietas com IA</w:t>
              </w:r>
            </w:ins>
          </w:p>
        </w:tc>
      </w:tr>
      <w:tr w:rsidR="1EF23762" w:rsidRPr="001F772C" w14:paraId="33A7C2E2" w14:textId="77777777" w:rsidTr="00073D74">
        <w:trPr>
          <w:trHeight w:val="4680"/>
          <w:ins w:id="5040" w:author="ANDRE LUIS AGUIAR DO NASCIMENTO" w:date="2025-06-13T01:01:00Z"/>
          <w:trPrChange w:id="5041" w:author="WESLEY DOS SANTOS GATINHO" w:date="2025-06-13T21:17:00Z">
            <w:trPr>
              <w:gridBefore w:val="1"/>
              <w:gridAfter w:val="0"/>
              <w:trHeight w:val="300"/>
            </w:trPr>
          </w:trPrChange>
        </w:trPr>
        <w:tc>
          <w:tcPr>
            <w:tcW w:w="9060" w:type="dxa"/>
            <w:tcPrChange w:id="5042" w:author="WESLEY DOS SANTOS GATINHO" w:date="2025-06-13T21:17:00Z">
              <w:tcPr>
                <w:tcW w:w="9060" w:type="dxa"/>
              </w:tcPr>
            </w:tcPrChange>
          </w:tcPr>
          <w:p w14:paraId="13E51A71" w14:textId="47B66E10" w:rsidR="7EE52BC6" w:rsidRPr="001F772C" w:rsidRDefault="22AE9A35">
            <w:pPr>
              <w:spacing w:line="276" w:lineRule="auto"/>
              <w:rPr>
                <w:rFonts w:ascii="Times New Roman" w:eastAsia="Times New Roman" w:hAnsi="Times New Roman" w:cs="Times New Roman"/>
              </w:rPr>
              <w:pPrChange w:id="5043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044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4EC5A80F" wp14:editId="180A9DD0">
                  <wp:extent cx="5610224" cy="2933700"/>
                  <wp:effectExtent l="0" t="0" r="0" b="0"/>
                  <wp:docPr id="1673751993" name="Imagem 16737519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73751993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F23762" w:rsidRPr="001F772C" w14:paraId="0DA9C54F" w14:textId="77777777" w:rsidTr="00073D74">
        <w:trPr>
          <w:trHeight w:val="300"/>
          <w:ins w:id="5045" w:author="ANDRE LUIS AGUIAR DO NASCIMENTO" w:date="2025-06-13T01:01:00Z"/>
          <w:trPrChange w:id="5046" w:author="WESLEY DOS SANTOS GATINHO" w:date="2025-06-13T21:17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047" w:author="WESLEY DOS SANTOS GATINHO" w:date="2025-06-13T21:17:00Z">
              <w:tcPr>
                <w:tcW w:w="9060" w:type="dxa"/>
                <w:gridSpan w:val="3"/>
              </w:tcPr>
            </w:tcPrChange>
          </w:tcPr>
          <w:p w14:paraId="79A5170F" w14:textId="24D6AA1F" w:rsidR="4149C069" w:rsidRPr="00073D74" w:rsidRDefault="4149C06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rPrChange w:id="5048" w:author="WESLEY DOS SANTOS GATINHO" w:date="2025-06-13T21:17:00Z">
                  <w:rPr>
                    <w:rFonts w:ascii="Times New Roman" w:eastAsia="Times New Roman" w:hAnsi="Times New Roman" w:cs="Times New Roman"/>
                  </w:rPr>
                </w:rPrChange>
              </w:rPr>
              <w:pPrChange w:id="5049" w:author="WESLEY DOS SANTOS GATINHO" w:date="2025-06-13T20:45:00Z">
                <w:pPr/>
              </w:pPrChange>
            </w:pPr>
            <w:ins w:id="5050" w:author="ANDRE LUIS AGUIAR DO NASCIMENTO" w:date="2025-06-13T01:04:00Z">
              <w:r w:rsidRPr="00073D74">
                <w:rPr>
                  <w:rFonts w:ascii="Times New Roman" w:eastAsia="Times New Roman" w:hAnsi="Times New Roman" w:cs="Times New Roman"/>
                  <w:b/>
                  <w:bCs/>
                  <w:rPrChange w:id="5051" w:author="WESLEY DOS SANTOS GATINHO" w:date="2025-06-13T21:17:00Z">
                    <w:rPr>
                      <w:rFonts w:ascii="Times New Roman" w:eastAsia="Times New Roman" w:hAnsi="Times New Roman" w:cs="Times New Roman"/>
                    </w:rPr>
                  </w:rPrChange>
                </w:rPr>
                <w:t>Fonte:</w:t>
              </w:r>
            </w:ins>
            <w:ins w:id="5052" w:author="ANDRE LUIS AGUIAR DO NASCIMENTO" w:date="2025-06-13T01:05:00Z">
              <w:r w:rsidRPr="00073D74">
                <w:rPr>
                  <w:rFonts w:ascii="Times New Roman" w:eastAsia="Times New Roman" w:hAnsi="Times New Roman" w:cs="Times New Roman"/>
                  <w:b/>
                  <w:bCs/>
                  <w:rPrChange w:id="5053" w:author="WESLEY DOS SANTOS GATINHO" w:date="2025-06-13T21:17:00Z">
                    <w:rPr>
                      <w:rFonts w:ascii="Times New Roman" w:eastAsia="Times New Roman" w:hAnsi="Times New Roman" w:cs="Times New Roman"/>
                    </w:rPr>
                  </w:rPrChange>
                </w:rPr>
                <w:t xml:space="preserve"> Autores, 2025.</w:t>
              </w:r>
            </w:ins>
          </w:p>
        </w:tc>
      </w:tr>
    </w:tbl>
    <w:p w14:paraId="21EB801C" w14:textId="5A4C800B" w:rsidR="1EF23762" w:rsidRPr="001F772C" w:rsidRDefault="1EF23762">
      <w:pPr>
        <w:spacing w:line="276" w:lineRule="auto"/>
        <w:rPr>
          <w:rFonts w:ascii="Times New Roman" w:eastAsia="Times New Roman" w:hAnsi="Times New Roman" w:cs="Times New Roman"/>
          <w:rPrChange w:id="5054" w:author="WESLEY DOS SANTOS GATINHO" w:date="2025-06-13T20:43:00Z">
            <w:rPr/>
          </w:rPrChange>
        </w:rPr>
        <w:pPrChange w:id="5055" w:author="WESLEY DOS SANTOS GATINHO" w:date="2025-06-13T20:45:00Z">
          <w:pPr/>
        </w:pPrChange>
      </w:pPr>
    </w:p>
    <w:p w14:paraId="127D8FE7" w14:textId="7CB002A9" w:rsidR="4149C069" w:rsidRPr="001F772C" w:rsidRDefault="54028597">
      <w:pPr>
        <w:spacing w:line="276" w:lineRule="auto"/>
        <w:rPr>
          <w:rFonts w:ascii="Times New Roman" w:eastAsia="Times New Roman" w:hAnsi="Times New Roman" w:cs="Times New Roman"/>
          <w:b/>
          <w:bCs/>
          <w:rPrChange w:id="5056" w:author="WESLEY DOS SANTOS GATINHO" w:date="2025-06-13T20:43:00Z">
            <w:rPr/>
          </w:rPrChange>
        </w:rPr>
        <w:pPrChange w:id="5057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7.3. Diagrama de atividade: Análise de progresso em equipamentos</w:t>
      </w:r>
      <w:r w:rsidR="6822BA56" w:rsidRPr="001F772C">
        <w:rPr>
          <w:rFonts w:ascii="Times New Roman" w:eastAsia="Times New Roman" w:hAnsi="Times New Roman" w:cs="Times New Roman"/>
          <w:b/>
          <w:bCs/>
        </w:rPr>
        <w:t>.</w:t>
      </w:r>
    </w:p>
    <w:p w14:paraId="5503DEC2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A56136">
        <w:rPr>
          <w:rFonts w:ascii="Times New Roman" w:eastAsia="Times New Roman" w:hAnsi="Times New Roman" w:cs="Times New Roman"/>
          <w:b/>
          <w:bCs/>
        </w:rPr>
        <w:t>1. Descrição Geral</w:t>
      </w:r>
    </w:p>
    <w:p w14:paraId="1085ADE4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>O diagrama de atividade modela um sistema gerador de conteúdo para fitness, que permite ao usuário escolher entre duas funções principais: a geração de um plano de treino ou dieta personalizado, ou a obtenção de dicas de fitness. O processo detalha a interação entre o usuário e o sistema, incluindo a etapa de entrada de dados (prompt) e a geração do conteúdo pela inteligência artificial (IA).</w:t>
      </w:r>
    </w:p>
    <w:p w14:paraId="736CCF81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A56136">
        <w:rPr>
          <w:rFonts w:ascii="Times New Roman" w:eastAsia="Times New Roman" w:hAnsi="Times New Roman" w:cs="Times New Roman"/>
          <w:b/>
          <w:bCs/>
        </w:rPr>
        <w:t>2. Partições (Raias)</w:t>
      </w:r>
    </w:p>
    <w:p w14:paraId="3061733D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>O diagrama de atividade é dividido em duas raias (</w:t>
      </w:r>
      <w:proofErr w:type="spellStart"/>
      <w:r w:rsidRPr="00A56136">
        <w:rPr>
          <w:rFonts w:ascii="Times New Roman" w:eastAsia="Times New Roman" w:hAnsi="Times New Roman" w:cs="Times New Roman"/>
        </w:rPr>
        <w:t>swimlanes</w:t>
      </w:r>
      <w:proofErr w:type="spellEnd"/>
      <w:r w:rsidRPr="00A56136">
        <w:rPr>
          <w:rFonts w:ascii="Times New Roman" w:eastAsia="Times New Roman" w:hAnsi="Times New Roman" w:cs="Times New Roman"/>
        </w:rPr>
        <w:t>), cada uma representando um ator no processo:</w:t>
      </w:r>
    </w:p>
    <w:p w14:paraId="258EA9E1" w14:textId="77777777" w:rsidR="00A56136" w:rsidRPr="00A56136" w:rsidRDefault="00A56136" w:rsidP="00A56136">
      <w:pPr>
        <w:numPr>
          <w:ilvl w:val="0"/>
          <w:numId w:val="20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Usuário:</w:t>
      </w:r>
      <w:r w:rsidRPr="00A56136">
        <w:rPr>
          <w:rFonts w:ascii="Times New Roman" w:eastAsia="Times New Roman" w:hAnsi="Times New Roman" w:cs="Times New Roman"/>
        </w:rPr>
        <w:t xml:space="preserve"> Representa a pessoa que interage com o sistema para solicitar a geração de conteúdo. Suas responsabilidades incluem a seleção da função desejada, a entrada de informações (prompt) e a solicitação de dicas.</w:t>
      </w:r>
    </w:p>
    <w:p w14:paraId="6D17D17C" w14:textId="77777777" w:rsidR="00A56136" w:rsidRPr="00A56136" w:rsidRDefault="00A56136" w:rsidP="00A56136">
      <w:pPr>
        <w:numPr>
          <w:ilvl w:val="0"/>
          <w:numId w:val="20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Sistema:</w:t>
      </w:r>
      <w:r w:rsidRPr="00A56136">
        <w:rPr>
          <w:rFonts w:ascii="Times New Roman" w:eastAsia="Times New Roman" w:hAnsi="Times New Roman" w:cs="Times New Roman"/>
        </w:rPr>
        <w:t xml:space="preserve"> Representa a aplicação que processa as solicitações do usuário. Suas responsabilidades incluem o processamento do prompt com IA, a geração e exibição de planos personalizados e a geração e exibição de dicas de fitness.</w:t>
      </w:r>
    </w:p>
    <w:p w14:paraId="45CC7D74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A56136">
        <w:rPr>
          <w:rFonts w:ascii="Times New Roman" w:eastAsia="Times New Roman" w:hAnsi="Times New Roman" w:cs="Times New Roman"/>
          <w:b/>
          <w:bCs/>
        </w:rPr>
        <w:t>3. Descrição do Fluxo</w:t>
      </w:r>
    </w:p>
    <w:p w14:paraId="50F5AB46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lastRenderedPageBreak/>
        <w:t>O fluxo de trabalho começa com o nó inicial e se divide com base na escolha do usuário, terminando em nós finais distintos.</w:t>
      </w:r>
    </w:p>
    <w:p w14:paraId="7BB877FD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Passo a Passo:</w:t>
      </w:r>
    </w:p>
    <w:p w14:paraId="6EE023C3" w14:textId="77777777" w:rsidR="00A56136" w:rsidRPr="00A56136" w:rsidRDefault="00A56136" w:rsidP="00A56136">
      <w:pPr>
        <w:numPr>
          <w:ilvl w:val="0"/>
          <w:numId w:val="20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fluxo se inicia com 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 xml:space="preserve"> realizando a ação de "Selecionar gerador de treino/dieta".</w:t>
      </w:r>
    </w:p>
    <w:p w14:paraId="27C8DD9D" w14:textId="77777777" w:rsidR="00A56136" w:rsidRPr="00A56136" w:rsidRDefault="00A56136" w:rsidP="00A56136">
      <w:pPr>
        <w:numPr>
          <w:ilvl w:val="0"/>
          <w:numId w:val="20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Em seguida, o fluxo chega a um </w:t>
      </w:r>
      <w:r w:rsidRPr="00A56136">
        <w:rPr>
          <w:rFonts w:ascii="Times New Roman" w:eastAsia="Times New Roman" w:hAnsi="Times New Roman" w:cs="Times New Roman"/>
          <w:b/>
          <w:bCs/>
        </w:rPr>
        <w:t>Nó de Decisão</w:t>
      </w:r>
      <w:r w:rsidRPr="00A56136">
        <w:rPr>
          <w:rFonts w:ascii="Times New Roman" w:eastAsia="Times New Roman" w:hAnsi="Times New Roman" w:cs="Times New Roman"/>
        </w:rPr>
        <w:t xml:space="preserve"> (diamante) com a condição </w:t>
      </w:r>
      <w:r w:rsidRPr="00A56136">
        <w:rPr>
          <w:rFonts w:ascii="Times New Roman" w:eastAsia="Times New Roman" w:hAnsi="Times New Roman" w:cs="Times New Roman"/>
          <w:b/>
          <w:bCs/>
        </w:rPr>
        <w:t>"Qual função usar?"</w:t>
      </w:r>
      <w:r w:rsidRPr="00A56136">
        <w:rPr>
          <w:rFonts w:ascii="Times New Roman" w:eastAsia="Times New Roman" w:hAnsi="Times New Roman" w:cs="Times New Roman"/>
        </w:rPr>
        <w:t xml:space="preserve">. A partir </w:t>
      </w:r>
      <w:proofErr w:type="gramStart"/>
      <w:r w:rsidRPr="00A56136">
        <w:rPr>
          <w:rFonts w:ascii="Times New Roman" w:eastAsia="Times New Roman" w:hAnsi="Times New Roman" w:cs="Times New Roman"/>
        </w:rPr>
        <w:t>daqui, o</w:t>
      </w:r>
      <w:proofErr w:type="gramEnd"/>
      <w:r w:rsidRPr="00A56136">
        <w:rPr>
          <w:rFonts w:ascii="Times New Roman" w:eastAsia="Times New Roman" w:hAnsi="Times New Roman" w:cs="Times New Roman"/>
        </w:rPr>
        <w:t xml:space="preserve"> fluxo se ramifica em dois caminhos principais:</w:t>
      </w:r>
    </w:p>
    <w:p w14:paraId="5FEA878E" w14:textId="77777777" w:rsidR="00A56136" w:rsidRPr="00A56136" w:rsidRDefault="00A56136" w:rsidP="00A56136">
      <w:pPr>
        <w:numPr>
          <w:ilvl w:val="1"/>
          <w:numId w:val="20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Caminho 1: Geração de Treino/Dieta:</w:t>
      </w:r>
    </w:p>
    <w:p w14:paraId="435F4347" w14:textId="77777777" w:rsidR="00A56136" w:rsidRPr="00A56136" w:rsidRDefault="00A56136" w:rsidP="00A56136">
      <w:pPr>
        <w:numPr>
          <w:ilvl w:val="2"/>
          <w:numId w:val="20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A condição para este caminho é a escolha de </w:t>
      </w:r>
      <w:r w:rsidRPr="00A56136">
        <w:rPr>
          <w:rFonts w:ascii="Times New Roman" w:eastAsia="Times New Roman" w:hAnsi="Times New Roman" w:cs="Times New Roman"/>
          <w:b/>
          <w:bCs/>
        </w:rPr>
        <w:t>"Gerar treino/dieta"</w:t>
      </w:r>
      <w:r w:rsidRPr="00A56136">
        <w:rPr>
          <w:rFonts w:ascii="Times New Roman" w:eastAsia="Times New Roman" w:hAnsi="Times New Roman" w:cs="Times New Roman"/>
        </w:rPr>
        <w:t>.</w:t>
      </w:r>
    </w:p>
    <w:p w14:paraId="38A4DBD3" w14:textId="77777777" w:rsidR="00A56136" w:rsidRPr="00A56136" w:rsidRDefault="00A56136" w:rsidP="00A56136">
      <w:pPr>
        <w:numPr>
          <w:ilvl w:val="2"/>
          <w:numId w:val="20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 xml:space="preserve"> realiza a ação "Escrever prompt para a </w:t>
      </w:r>
      <w:proofErr w:type="gramStart"/>
      <w:r w:rsidRPr="00A56136">
        <w:rPr>
          <w:rFonts w:ascii="Times New Roman" w:eastAsia="Times New Roman" w:hAnsi="Times New Roman" w:cs="Times New Roman"/>
        </w:rPr>
        <w:t>IA", fornecendo</w:t>
      </w:r>
      <w:proofErr w:type="gramEnd"/>
      <w:r w:rsidRPr="00A56136">
        <w:rPr>
          <w:rFonts w:ascii="Times New Roman" w:eastAsia="Times New Roman" w:hAnsi="Times New Roman" w:cs="Times New Roman"/>
        </w:rPr>
        <w:t xml:space="preserve"> os dados necessários para a personalização.</w:t>
      </w:r>
    </w:p>
    <w:p w14:paraId="2792101C" w14:textId="77777777" w:rsidR="00A56136" w:rsidRPr="00A56136" w:rsidRDefault="00A56136" w:rsidP="00A56136">
      <w:pPr>
        <w:numPr>
          <w:ilvl w:val="2"/>
          <w:numId w:val="20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fluxo continua para a raia do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>, que executa a ação "Processar prompt e gerar treino/dieta com IA".</w:t>
      </w:r>
    </w:p>
    <w:p w14:paraId="2980CF93" w14:textId="77777777" w:rsidR="00A56136" w:rsidRPr="00A56136" w:rsidRDefault="00A56136" w:rsidP="00A56136">
      <w:pPr>
        <w:numPr>
          <w:ilvl w:val="2"/>
          <w:numId w:val="20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Finalmente, 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 xml:space="preserve"> realiza a ação "Exibir treino/dieta personalizado". O fluxo se encerra neste ponto.</w:t>
      </w:r>
    </w:p>
    <w:p w14:paraId="4DA8063B" w14:textId="77777777" w:rsidR="00A56136" w:rsidRPr="00A56136" w:rsidRDefault="00A56136" w:rsidP="00A56136">
      <w:pPr>
        <w:numPr>
          <w:ilvl w:val="1"/>
          <w:numId w:val="20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Caminho 2: Obtenção de Dicas Fitness:</w:t>
      </w:r>
    </w:p>
    <w:p w14:paraId="4203D861" w14:textId="77777777" w:rsidR="00A56136" w:rsidRPr="00A56136" w:rsidRDefault="00A56136" w:rsidP="00A56136">
      <w:pPr>
        <w:numPr>
          <w:ilvl w:val="2"/>
          <w:numId w:val="20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A condição para este caminho é a escolha de </w:t>
      </w:r>
      <w:r w:rsidRPr="00A56136">
        <w:rPr>
          <w:rFonts w:ascii="Times New Roman" w:eastAsia="Times New Roman" w:hAnsi="Times New Roman" w:cs="Times New Roman"/>
          <w:b/>
          <w:bCs/>
        </w:rPr>
        <w:t>"Obter dicas fitness"</w:t>
      </w:r>
      <w:r w:rsidRPr="00A56136">
        <w:rPr>
          <w:rFonts w:ascii="Times New Roman" w:eastAsia="Times New Roman" w:hAnsi="Times New Roman" w:cs="Times New Roman"/>
        </w:rPr>
        <w:t>. Esta ação do usuário é mostrada como um ponto de entrada para o fluxo de dicas.</w:t>
      </w:r>
    </w:p>
    <w:p w14:paraId="2890DE00" w14:textId="77777777" w:rsidR="00A56136" w:rsidRPr="00A56136" w:rsidRDefault="00A56136" w:rsidP="00A56136">
      <w:pPr>
        <w:numPr>
          <w:ilvl w:val="2"/>
          <w:numId w:val="20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Adicionalmente, o diagrama mostra uma ação separada do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 xml:space="preserve">, "Solicitar dicas fitness", que leva à raia do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>.</w:t>
      </w:r>
    </w:p>
    <w:p w14:paraId="58A17AE4" w14:textId="77777777" w:rsidR="00A56136" w:rsidRPr="00A56136" w:rsidRDefault="00A56136" w:rsidP="00A56136">
      <w:pPr>
        <w:numPr>
          <w:ilvl w:val="2"/>
          <w:numId w:val="20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 xml:space="preserve"> então executa a ação "Gerar e exibir dicas fitness". O fluxo para esta funcionalidade se encerra em seu próprio nó final.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5058" w:author="WESLEY DOS SANTOS GATINHO" w:date="2025-06-13T21:18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5059">
          <w:tblGrid>
            <w:gridCol w:w="40"/>
            <w:gridCol w:w="360"/>
            <w:gridCol w:w="8660"/>
            <w:gridCol w:w="40"/>
          </w:tblGrid>
        </w:tblGridChange>
      </w:tblGrid>
      <w:tr w:rsidR="1EF23762" w:rsidRPr="001F772C" w14:paraId="5115E487" w14:textId="77777777" w:rsidTr="00073D74">
        <w:trPr>
          <w:trHeight w:val="300"/>
          <w:trPrChange w:id="5060" w:author="WESLEY DOS SANTOS GATINHO" w:date="2025-06-13T21:18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061" w:author="WESLEY DOS SANTOS GATINHO" w:date="2025-06-13T21:18:00Z">
              <w:tcPr>
                <w:tcW w:w="9060" w:type="dxa"/>
                <w:gridSpan w:val="3"/>
              </w:tcPr>
            </w:tcPrChange>
          </w:tcPr>
          <w:p w14:paraId="2901FA45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614D488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D34DBC1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2F93D517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91EE7F3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5B073410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2DCBCA77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83DEACE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290C4D50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30B67CBF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002BF0DE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0DA1D3F8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DFCEC63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223149E2" w14:textId="77777777" w:rsidR="00A56136" w:rsidRDefault="00A56136" w:rsidP="00A5613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5CE9E0B0" w14:textId="45E5F693" w:rsidR="2FE41697" w:rsidRPr="001F772C" w:rsidRDefault="05334B4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062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lastRenderedPageBreak/>
              <w:t xml:space="preserve">Figura </w:t>
            </w:r>
            <w:del w:id="5063" w:author="WESLEY DOS SANTOS GATINHO" w:date="2025-06-13T21:17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5064" w:author="WESLEY DOS SANTOS GATINHO" w:date="2025-06-13T21:17:00Z">
              <w:r w:rsidR="00073D74">
                <w:rPr>
                  <w:rFonts w:ascii="Times New Roman" w:eastAsia="Times New Roman" w:hAnsi="Times New Roman" w:cs="Times New Roman"/>
                </w:rPr>
                <w:t>25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>: Atividade de análise e progresso em equipamentos</w:t>
            </w:r>
          </w:p>
        </w:tc>
      </w:tr>
      <w:tr w:rsidR="1EF23762" w:rsidRPr="001F772C" w14:paraId="51477A9C" w14:textId="77777777" w:rsidTr="00073D74">
        <w:trPr>
          <w:trHeight w:val="300"/>
          <w:trPrChange w:id="5065" w:author="WESLEY DOS SANTOS GATINHO" w:date="2025-06-13T21:18:00Z">
            <w:trPr>
              <w:gridBefore w:val="1"/>
              <w:gridAfter w:val="0"/>
              <w:trHeight w:val="300"/>
            </w:trPr>
          </w:trPrChange>
        </w:trPr>
        <w:tc>
          <w:tcPr>
            <w:tcW w:w="9060" w:type="dxa"/>
            <w:tcPrChange w:id="5066" w:author="WESLEY DOS SANTOS GATINHO" w:date="2025-06-13T21:18:00Z">
              <w:tcPr>
                <w:tcW w:w="9060" w:type="dxa"/>
              </w:tcPr>
            </w:tcPrChange>
          </w:tcPr>
          <w:p w14:paraId="12801955" w14:textId="7266FCAA" w:rsidR="0EC36EF3" w:rsidRPr="001F772C" w:rsidRDefault="117E1810">
            <w:pPr>
              <w:spacing w:line="276" w:lineRule="auto"/>
              <w:rPr>
                <w:rFonts w:ascii="Times New Roman" w:eastAsia="Times New Roman" w:hAnsi="Times New Roman" w:cs="Times New Roman"/>
              </w:rPr>
              <w:pPrChange w:id="5067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068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7CD38CC9" wp14:editId="18820C99">
                  <wp:extent cx="5610224" cy="3162300"/>
                  <wp:effectExtent l="0" t="0" r="0" b="0"/>
                  <wp:docPr id="1670515633" name="Imagem 1670515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70515633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F23762" w:rsidRPr="001F772C" w14:paraId="5A5137B4" w14:textId="77777777" w:rsidTr="00073D74">
        <w:trPr>
          <w:trHeight w:val="300"/>
          <w:trPrChange w:id="5069" w:author="WESLEY DOS SANTOS GATINHO" w:date="2025-06-13T21:18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070" w:author="WESLEY DOS SANTOS GATINHO" w:date="2025-06-13T21:18:00Z">
              <w:tcPr>
                <w:tcW w:w="9060" w:type="dxa"/>
                <w:gridSpan w:val="3"/>
              </w:tcPr>
            </w:tcPrChange>
          </w:tcPr>
          <w:p w14:paraId="1988D81B" w14:textId="6E9D9CF2" w:rsidR="0EC36EF3" w:rsidRPr="00073D74" w:rsidRDefault="117E181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rPrChange w:id="5071" w:author="WESLEY DOS SANTOS GATINHO" w:date="2025-06-13T21:17:00Z">
                  <w:rPr>
                    <w:rFonts w:ascii="Times New Roman" w:eastAsia="Times New Roman" w:hAnsi="Times New Roman" w:cs="Times New Roman"/>
                  </w:rPr>
                </w:rPrChange>
              </w:rPr>
              <w:pPrChange w:id="5072" w:author="WESLEY DOS SANTOS GATINHO" w:date="2025-06-13T20:45:00Z">
                <w:pPr/>
              </w:pPrChange>
            </w:pPr>
            <w:r w:rsidRPr="00073D74">
              <w:rPr>
                <w:rFonts w:ascii="Times New Roman" w:eastAsia="Times New Roman" w:hAnsi="Times New Roman" w:cs="Times New Roman"/>
                <w:b/>
                <w:bCs/>
                <w:rPrChange w:id="5073" w:author="WESLEY DOS SANTOS GATINHO" w:date="2025-06-13T21:17:00Z">
                  <w:rPr>
                    <w:rFonts w:ascii="Times New Roman" w:eastAsia="Times New Roman" w:hAnsi="Times New Roman" w:cs="Times New Roman"/>
                  </w:rPr>
                </w:rPrChange>
              </w:rPr>
              <w:t>Fonte: Autores, 2025.</w:t>
            </w:r>
          </w:p>
        </w:tc>
      </w:tr>
    </w:tbl>
    <w:p w14:paraId="5FDC9335" w14:textId="4DA93BB8" w:rsidR="1EF23762" w:rsidRPr="001F772C" w:rsidRDefault="1EF23762">
      <w:pPr>
        <w:spacing w:line="276" w:lineRule="auto"/>
        <w:rPr>
          <w:rFonts w:ascii="Times New Roman" w:eastAsia="Times New Roman" w:hAnsi="Times New Roman" w:cs="Times New Roman"/>
          <w:rPrChange w:id="5074" w:author="WESLEY DOS SANTOS GATINHO" w:date="2025-06-13T20:43:00Z">
            <w:rPr/>
          </w:rPrChange>
        </w:rPr>
        <w:pPrChange w:id="5075" w:author="WESLEY DOS SANTOS GATINHO" w:date="2025-06-13T20:45:00Z">
          <w:pPr/>
        </w:pPrChange>
      </w:pPr>
    </w:p>
    <w:p w14:paraId="2CBE60AA" w14:textId="77777777" w:rsidR="00073D74" w:rsidRDefault="00073D74">
      <w:pPr>
        <w:spacing w:line="276" w:lineRule="auto"/>
        <w:rPr>
          <w:ins w:id="5076" w:author="WESLEY DOS SANTOS GATINHO" w:date="2025-06-13T21:17:00Z"/>
          <w:rFonts w:ascii="Times New Roman" w:eastAsia="Times New Roman" w:hAnsi="Times New Roman" w:cs="Times New Roman"/>
          <w:b/>
          <w:bCs/>
        </w:rPr>
      </w:pPr>
    </w:p>
    <w:p w14:paraId="144D315E" w14:textId="77777777" w:rsidR="00073D74" w:rsidRDefault="00073D74">
      <w:pPr>
        <w:spacing w:line="276" w:lineRule="auto"/>
        <w:rPr>
          <w:ins w:id="5077" w:author="WESLEY DOS SANTOS GATINHO" w:date="2025-06-13T21:17:00Z"/>
          <w:rFonts w:ascii="Times New Roman" w:eastAsia="Times New Roman" w:hAnsi="Times New Roman" w:cs="Times New Roman"/>
          <w:b/>
          <w:bCs/>
        </w:rPr>
      </w:pPr>
    </w:p>
    <w:p w14:paraId="0CD9BE6E" w14:textId="60FD9907" w:rsidR="5A05A944" w:rsidRPr="001F772C" w:rsidRDefault="0FFCF644">
      <w:pPr>
        <w:spacing w:line="276" w:lineRule="auto"/>
        <w:rPr>
          <w:rFonts w:ascii="Times New Roman" w:eastAsia="Times New Roman" w:hAnsi="Times New Roman" w:cs="Times New Roman"/>
          <w:b/>
          <w:bCs/>
          <w:rPrChange w:id="5078" w:author="WESLEY DOS SANTOS GATINHO" w:date="2025-06-13T20:43:00Z">
            <w:rPr/>
          </w:rPrChange>
        </w:rPr>
        <w:pPrChange w:id="5079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7.4. Diagrama de atividade: Análise de progresso de peso.</w:t>
      </w:r>
    </w:p>
    <w:p w14:paraId="44B447A5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A56136">
        <w:rPr>
          <w:rFonts w:ascii="Times New Roman" w:eastAsia="Times New Roman" w:hAnsi="Times New Roman" w:cs="Times New Roman"/>
          <w:b/>
          <w:bCs/>
        </w:rPr>
        <w:t>1. Descrição Geral</w:t>
      </w:r>
    </w:p>
    <w:p w14:paraId="532D569D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>O diagrama de atividade modela o processo de análise de progresso de peso em um sistema. O fluxo de trabalho descreve as interações entre o usuário e o sistema, permitindo ao usuário tanto registrar um novo peso (manualmente ou via imagem de uma balança) quanto visualizar seu histórico e progresso. O sistema, por sua vez, processa as entradas, atualiza o histórico e gera gráficos de progresso.</w:t>
      </w:r>
    </w:p>
    <w:p w14:paraId="0D609E6E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A56136">
        <w:rPr>
          <w:rFonts w:ascii="Times New Roman" w:eastAsia="Times New Roman" w:hAnsi="Times New Roman" w:cs="Times New Roman"/>
          <w:b/>
          <w:bCs/>
        </w:rPr>
        <w:t>2. Partições (Raias)</w:t>
      </w:r>
    </w:p>
    <w:p w14:paraId="4EAA89D2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>O diagrama de atividade utiliza duas raias (</w:t>
      </w:r>
      <w:proofErr w:type="spellStart"/>
      <w:r w:rsidRPr="00A56136">
        <w:rPr>
          <w:rFonts w:ascii="Times New Roman" w:eastAsia="Times New Roman" w:hAnsi="Times New Roman" w:cs="Times New Roman"/>
        </w:rPr>
        <w:t>swimlanes</w:t>
      </w:r>
      <w:proofErr w:type="spellEnd"/>
      <w:r w:rsidRPr="00A56136">
        <w:rPr>
          <w:rFonts w:ascii="Times New Roman" w:eastAsia="Times New Roman" w:hAnsi="Times New Roman" w:cs="Times New Roman"/>
        </w:rPr>
        <w:t>) para separar as responsabilidades dos atores envolvidos no processo:</w:t>
      </w:r>
    </w:p>
    <w:p w14:paraId="7F762F67" w14:textId="77777777" w:rsidR="00A56136" w:rsidRPr="00A56136" w:rsidRDefault="00A56136" w:rsidP="00A56136">
      <w:pPr>
        <w:numPr>
          <w:ilvl w:val="0"/>
          <w:numId w:val="20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Usuário:</w:t>
      </w:r>
      <w:r w:rsidRPr="00A56136">
        <w:rPr>
          <w:rFonts w:ascii="Times New Roman" w:eastAsia="Times New Roman" w:hAnsi="Times New Roman" w:cs="Times New Roman"/>
        </w:rPr>
        <w:t xml:space="preserve"> Representa a pessoa que interage com o sistema para gerenciar seu peso. Suas responsabilidades incluem acessar a funcionalidade, escolher a ação desejada, fornecer dados (digitar ou inserir imagem) e visualizar os resultados.</w:t>
      </w:r>
    </w:p>
    <w:p w14:paraId="740574C1" w14:textId="77777777" w:rsidR="00A56136" w:rsidRPr="00A56136" w:rsidRDefault="00A56136" w:rsidP="00A56136">
      <w:pPr>
        <w:numPr>
          <w:ilvl w:val="0"/>
          <w:numId w:val="20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Sistema:</w:t>
      </w:r>
      <w:r w:rsidRPr="00A56136">
        <w:rPr>
          <w:rFonts w:ascii="Times New Roman" w:eastAsia="Times New Roman" w:hAnsi="Times New Roman" w:cs="Times New Roman"/>
        </w:rPr>
        <w:t xml:space="preserve"> Representa o software ou a aplicação que gerencia os dados de peso. Suas responsabilidades incluem extrair informações de imagens, exibir dados, adicionar peso ao histórico, buscar e compilar informações, e gerar gráficos.</w:t>
      </w:r>
    </w:p>
    <w:p w14:paraId="105D1783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A56136">
        <w:rPr>
          <w:rFonts w:ascii="Times New Roman" w:eastAsia="Times New Roman" w:hAnsi="Times New Roman" w:cs="Times New Roman"/>
          <w:b/>
          <w:bCs/>
        </w:rPr>
        <w:t>3. Descrição do Fluxo</w:t>
      </w:r>
    </w:p>
    <w:p w14:paraId="5E5BB8C1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lastRenderedPageBreak/>
        <w:t>O fluxo de trabalho é descrito passo a passo, iniciando no nó inicial e terminando nos múltiplos nós finais.</w:t>
      </w:r>
    </w:p>
    <w:p w14:paraId="7FCBBED8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Passo a Passo:</w:t>
      </w:r>
    </w:p>
    <w:p w14:paraId="4665528A" w14:textId="77777777" w:rsidR="00A56136" w:rsidRPr="00A56136" w:rsidRDefault="00A56136" w:rsidP="00A56136">
      <w:pPr>
        <w:numPr>
          <w:ilvl w:val="0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fluxo começa quando 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 xml:space="preserve"> realiza a ação "Acessar registro e análise de peso".</w:t>
      </w:r>
    </w:p>
    <w:p w14:paraId="381C4B87" w14:textId="77777777" w:rsidR="00A56136" w:rsidRPr="00A56136" w:rsidRDefault="00A56136" w:rsidP="00A56136">
      <w:pPr>
        <w:numPr>
          <w:ilvl w:val="0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fluxo chega a um </w:t>
      </w:r>
      <w:r w:rsidRPr="00A56136">
        <w:rPr>
          <w:rFonts w:ascii="Times New Roman" w:eastAsia="Times New Roman" w:hAnsi="Times New Roman" w:cs="Times New Roman"/>
          <w:b/>
          <w:bCs/>
        </w:rPr>
        <w:t>Nó de Decisão</w:t>
      </w:r>
      <w:r w:rsidRPr="00A56136">
        <w:rPr>
          <w:rFonts w:ascii="Times New Roman" w:eastAsia="Times New Roman" w:hAnsi="Times New Roman" w:cs="Times New Roman"/>
        </w:rPr>
        <w:t xml:space="preserve"> (diamante) com a condição </w:t>
      </w:r>
      <w:r w:rsidRPr="00A56136">
        <w:rPr>
          <w:rFonts w:ascii="Times New Roman" w:eastAsia="Times New Roman" w:hAnsi="Times New Roman" w:cs="Times New Roman"/>
          <w:b/>
          <w:bCs/>
        </w:rPr>
        <w:t>"O que desejo fazer?"</w:t>
      </w:r>
      <w:r w:rsidRPr="00A56136">
        <w:rPr>
          <w:rFonts w:ascii="Times New Roman" w:eastAsia="Times New Roman" w:hAnsi="Times New Roman" w:cs="Times New Roman"/>
        </w:rPr>
        <w:t>. A partir deste ponto, o fluxo se divide em dois caminhos principais:</w:t>
      </w:r>
    </w:p>
    <w:p w14:paraId="308A5A41" w14:textId="77777777" w:rsidR="00A56136" w:rsidRPr="00A56136" w:rsidRDefault="00A56136" w:rsidP="00A56136">
      <w:pPr>
        <w:numPr>
          <w:ilvl w:val="1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Caminho 1: Registrar novo peso:</w:t>
      </w:r>
    </w:p>
    <w:p w14:paraId="46B52BC8" w14:textId="77777777" w:rsidR="00A56136" w:rsidRPr="00A56136" w:rsidRDefault="00A56136" w:rsidP="00A56136">
      <w:pPr>
        <w:numPr>
          <w:ilvl w:val="2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Se a escolha for "Registrar novo peso", o fluxo chega a outro </w:t>
      </w:r>
      <w:r w:rsidRPr="00A56136">
        <w:rPr>
          <w:rFonts w:ascii="Times New Roman" w:eastAsia="Times New Roman" w:hAnsi="Times New Roman" w:cs="Times New Roman"/>
          <w:b/>
          <w:bCs/>
        </w:rPr>
        <w:t>Nó de Decisão</w:t>
      </w:r>
      <w:r w:rsidRPr="00A56136">
        <w:rPr>
          <w:rFonts w:ascii="Times New Roman" w:eastAsia="Times New Roman" w:hAnsi="Times New Roman" w:cs="Times New Roman"/>
        </w:rPr>
        <w:t xml:space="preserve"> que questiona o método de entrada, com dois caminhos:</w:t>
      </w:r>
    </w:p>
    <w:p w14:paraId="2F5D6C07" w14:textId="77777777" w:rsidR="00A56136" w:rsidRPr="00A56136" w:rsidRDefault="00A56136" w:rsidP="00A56136">
      <w:pPr>
        <w:numPr>
          <w:ilvl w:val="3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Entrada Manual:</w:t>
      </w:r>
      <w:r w:rsidRPr="00A56136">
        <w:rPr>
          <w:rFonts w:ascii="Times New Roman" w:eastAsia="Times New Roman" w:hAnsi="Times New Roman" w:cs="Times New Roman"/>
        </w:rPr>
        <w:t xml:space="preserve"> Se a condição for "Manualmente", 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 xml:space="preserve"> realiza a ação "Digitar peso manualmente", seguida pela ação "Confirmar".</w:t>
      </w:r>
    </w:p>
    <w:p w14:paraId="2E061040" w14:textId="77777777" w:rsidR="00A56136" w:rsidRPr="00A56136" w:rsidRDefault="00A56136" w:rsidP="00A56136">
      <w:pPr>
        <w:numPr>
          <w:ilvl w:val="3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Entrada via Imagem:</w:t>
      </w:r>
      <w:r w:rsidRPr="00A56136">
        <w:rPr>
          <w:rFonts w:ascii="Times New Roman" w:eastAsia="Times New Roman" w:hAnsi="Times New Roman" w:cs="Times New Roman"/>
        </w:rPr>
        <w:t xml:space="preserve"> Se a condição for "Usar imagem da balança", 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 xml:space="preserve"> realiza a ação "Inserir imagem da balança".</w:t>
      </w:r>
    </w:p>
    <w:p w14:paraId="39AA3A92" w14:textId="77777777" w:rsidR="00A56136" w:rsidRPr="00A56136" w:rsidRDefault="00A56136" w:rsidP="00A56136">
      <w:pPr>
        <w:numPr>
          <w:ilvl w:val="4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Neste ponto, o fluxo atinge uma </w:t>
      </w:r>
      <w:r w:rsidRPr="00A56136">
        <w:rPr>
          <w:rFonts w:ascii="Times New Roman" w:eastAsia="Times New Roman" w:hAnsi="Times New Roman" w:cs="Times New Roman"/>
          <w:b/>
          <w:bCs/>
        </w:rPr>
        <w:t>Bifurcação (</w:t>
      </w:r>
      <w:proofErr w:type="spellStart"/>
      <w:r w:rsidRPr="00A56136">
        <w:rPr>
          <w:rFonts w:ascii="Times New Roman" w:eastAsia="Times New Roman" w:hAnsi="Times New Roman" w:cs="Times New Roman"/>
          <w:b/>
          <w:bCs/>
        </w:rPr>
        <w:t>Fork</w:t>
      </w:r>
      <w:proofErr w:type="spellEnd"/>
      <w:r w:rsidRPr="00A56136">
        <w:rPr>
          <w:rFonts w:ascii="Times New Roman" w:eastAsia="Times New Roman" w:hAnsi="Times New Roman" w:cs="Times New Roman"/>
          <w:b/>
          <w:bCs/>
        </w:rPr>
        <w:t>)</w:t>
      </w:r>
      <w:r w:rsidRPr="00A56136">
        <w:rPr>
          <w:rFonts w:ascii="Times New Roman" w:eastAsia="Times New Roman" w:hAnsi="Times New Roman" w:cs="Times New Roman"/>
        </w:rPr>
        <w:t xml:space="preserve">, que cria dois caminhos paralelos: um na raia do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 xml:space="preserve"> e outro na raia do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>.</w:t>
      </w:r>
    </w:p>
    <w:p w14:paraId="5295CC47" w14:textId="77777777" w:rsidR="00A56136" w:rsidRPr="00A56136" w:rsidRDefault="00A56136" w:rsidP="00A56136">
      <w:pPr>
        <w:numPr>
          <w:ilvl w:val="4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Na raia do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>, a ação "Confirmar" é realizada.</w:t>
      </w:r>
    </w:p>
    <w:p w14:paraId="57CAA672" w14:textId="77777777" w:rsidR="00A56136" w:rsidRPr="00A56136" w:rsidRDefault="00A56136" w:rsidP="00A56136">
      <w:pPr>
        <w:numPr>
          <w:ilvl w:val="4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Na raia do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>, a ação "Extrair informações da imagem" é executada, seguida de "Exibir informações extraídas". Esta última ação leva a um nó final, permitindo que o processo termine após a exibição dos dados extraídos.</w:t>
      </w:r>
    </w:p>
    <w:p w14:paraId="14603769" w14:textId="77777777" w:rsidR="00A56136" w:rsidRPr="00A56136" w:rsidRDefault="00A56136" w:rsidP="00A56136">
      <w:pPr>
        <w:numPr>
          <w:ilvl w:val="4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caminho da ação "Confirmar" e o caminho de "Exibir informações extraídas" se encontram e se unem em uma </w:t>
      </w:r>
      <w:r w:rsidRPr="00A56136">
        <w:rPr>
          <w:rFonts w:ascii="Times New Roman" w:eastAsia="Times New Roman" w:hAnsi="Times New Roman" w:cs="Times New Roman"/>
          <w:b/>
          <w:bCs/>
        </w:rPr>
        <w:t>Junção (Join)</w:t>
      </w:r>
      <w:r w:rsidRPr="00A56136">
        <w:rPr>
          <w:rFonts w:ascii="Times New Roman" w:eastAsia="Times New Roman" w:hAnsi="Times New Roman" w:cs="Times New Roman"/>
        </w:rPr>
        <w:t>, sincronizando os dois fluxos para prosseguir.</w:t>
      </w:r>
    </w:p>
    <w:p w14:paraId="4A3A825F" w14:textId="77777777" w:rsidR="00A56136" w:rsidRPr="00A56136" w:rsidRDefault="00A56136" w:rsidP="00A56136">
      <w:pPr>
        <w:numPr>
          <w:ilvl w:val="2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Após a junção, 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 xml:space="preserve"> executa a ação "Adicionar o peso ao histórico".</w:t>
      </w:r>
    </w:p>
    <w:p w14:paraId="41A85E70" w14:textId="77777777" w:rsidR="00A56136" w:rsidRPr="00A56136" w:rsidRDefault="00A56136" w:rsidP="00A56136">
      <w:pPr>
        <w:numPr>
          <w:ilvl w:val="1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Caminho 2: Visualizar progresso:</w:t>
      </w:r>
    </w:p>
    <w:p w14:paraId="733BC60D" w14:textId="77777777" w:rsidR="00A56136" w:rsidRPr="00A56136" w:rsidRDefault="00A56136" w:rsidP="00A56136">
      <w:pPr>
        <w:numPr>
          <w:ilvl w:val="2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Se a escolha for "Visualizar progresso de peso", 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 xml:space="preserve"> realiza a ação de mesmo nome.</w:t>
      </w:r>
    </w:p>
    <w:p w14:paraId="5729D8FB" w14:textId="77777777" w:rsidR="00A56136" w:rsidRPr="00A56136" w:rsidRDefault="00A56136" w:rsidP="00A56136">
      <w:pPr>
        <w:numPr>
          <w:ilvl w:val="2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>O fluxo se encontra com o fluxo do registro de peso, direcionando-se para o próximo nó de decisão.</w:t>
      </w:r>
    </w:p>
    <w:p w14:paraId="7B76038D" w14:textId="77777777" w:rsidR="00A56136" w:rsidRPr="00A56136" w:rsidRDefault="00A56136" w:rsidP="00A56136">
      <w:pPr>
        <w:numPr>
          <w:ilvl w:val="0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fluxo chega a um segundo </w:t>
      </w:r>
      <w:r w:rsidRPr="00A56136">
        <w:rPr>
          <w:rFonts w:ascii="Times New Roman" w:eastAsia="Times New Roman" w:hAnsi="Times New Roman" w:cs="Times New Roman"/>
          <w:b/>
          <w:bCs/>
        </w:rPr>
        <w:t>Nó de Decisão</w:t>
      </w:r>
      <w:r w:rsidRPr="00A56136">
        <w:rPr>
          <w:rFonts w:ascii="Times New Roman" w:eastAsia="Times New Roman" w:hAnsi="Times New Roman" w:cs="Times New Roman"/>
        </w:rPr>
        <w:t xml:space="preserve"> (localizado na raia do Sistema) com a condição </w:t>
      </w:r>
      <w:r w:rsidRPr="00A56136">
        <w:rPr>
          <w:rFonts w:ascii="Times New Roman" w:eastAsia="Times New Roman" w:hAnsi="Times New Roman" w:cs="Times New Roman"/>
          <w:b/>
          <w:bCs/>
        </w:rPr>
        <w:t>"Usuário possui algum progresso?"</w:t>
      </w:r>
      <w:r w:rsidRPr="00A56136">
        <w:rPr>
          <w:rFonts w:ascii="Times New Roman" w:eastAsia="Times New Roman" w:hAnsi="Times New Roman" w:cs="Times New Roman"/>
        </w:rPr>
        <w:t>. A partir daqui, há dois caminhos:</w:t>
      </w:r>
    </w:p>
    <w:p w14:paraId="7973276A" w14:textId="77777777" w:rsidR="00A56136" w:rsidRPr="00A56136" w:rsidRDefault="00A56136" w:rsidP="00A56136">
      <w:pPr>
        <w:numPr>
          <w:ilvl w:val="1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lastRenderedPageBreak/>
        <w:t>Caminho Sem Progresso:</w:t>
      </w:r>
      <w:r w:rsidRPr="00A56136">
        <w:rPr>
          <w:rFonts w:ascii="Times New Roman" w:eastAsia="Times New Roman" w:hAnsi="Times New Roman" w:cs="Times New Roman"/>
        </w:rPr>
        <w:t xml:space="preserve"> Se a condição for </w:t>
      </w:r>
      <w:r w:rsidRPr="00A56136">
        <w:rPr>
          <w:rFonts w:ascii="Times New Roman" w:eastAsia="Times New Roman" w:hAnsi="Times New Roman" w:cs="Times New Roman"/>
          <w:b/>
          <w:bCs/>
        </w:rPr>
        <w:t>"</w:t>
      </w:r>
      <w:proofErr w:type="gramStart"/>
      <w:r w:rsidRPr="00A56136">
        <w:rPr>
          <w:rFonts w:ascii="Times New Roman" w:eastAsia="Times New Roman" w:hAnsi="Times New Roman" w:cs="Times New Roman"/>
          <w:b/>
          <w:bCs/>
        </w:rPr>
        <w:t>[Não</w:t>
      </w:r>
      <w:proofErr w:type="gramEnd"/>
      <w:r w:rsidRPr="00A56136">
        <w:rPr>
          <w:rFonts w:ascii="Times New Roman" w:eastAsia="Times New Roman" w:hAnsi="Times New Roman" w:cs="Times New Roman"/>
          <w:b/>
          <w:bCs/>
        </w:rPr>
        <w:t>]"</w:t>
      </w:r>
      <w:r w:rsidRPr="00A56136">
        <w:rPr>
          <w:rFonts w:ascii="Times New Roman" w:eastAsia="Times New Roman" w:hAnsi="Times New Roman" w:cs="Times New Roman"/>
        </w:rPr>
        <w:t xml:space="preserve">, 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 xml:space="preserve"> realiza a ação "Mostrar mensagem", e o fluxo termina neste ponto.</w:t>
      </w:r>
    </w:p>
    <w:p w14:paraId="51BBFCA0" w14:textId="77777777" w:rsidR="00A56136" w:rsidRPr="00A56136" w:rsidRDefault="00A56136" w:rsidP="00A56136">
      <w:pPr>
        <w:numPr>
          <w:ilvl w:val="1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Caminho Com Progresso:</w:t>
      </w:r>
      <w:r w:rsidRPr="00A56136">
        <w:rPr>
          <w:rFonts w:ascii="Times New Roman" w:eastAsia="Times New Roman" w:hAnsi="Times New Roman" w:cs="Times New Roman"/>
        </w:rPr>
        <w:t xml:space="preserve"> Se a condição for </w:t>
      </w:r>
      <w:r w:rsidRPr="00A56136">
        <w:rPr>
          <w:rFonts w:ascii="Times New Roman" w:eastAsia="Times New Roman" w:hAnsi="Times New Roman" w:cs="Times New Roman"/>
          <w:b/>
          <w:bCs/>
        </w:rPr>
        <w:t>"[Sim]"</w:t>
      </w:r>
      <w:r w:rsidRPr="00A56136">
        <w:rPr>
          <w:rFonts w:ascii="Times New Roman" w:eastAsia="Times New Roman" w:hAnsi="Times New Roman" w:cs="Times New Roman"/>
        </w:rPr>
        <w:t xml:space="preserve">, 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 xml:space="preserve"> executa a ação "Buscar e compilar o histórico de peso".</w:t>
      </w:r>
    </w:p>
    <w:p w14:paraId="33D76E5A" w14:textId="77777777" w:rsidR="00A56136" w:rsidRPr="00A56136" w:rsidRDefault="00A56136" w:rsidP="00A56136">
      <w:pPr>
        <w:numPr>
          <w:ilvl w:val="0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Após a ação de buscar e compilar o histórico, o fluxo atinge uma </w:t>
      </w:r>
      <w:r w:rsidRPr="00A56136">
        <w:rPr>
          <w:rFonts w:ascii="Times New Roman" w:eastAsia="Times New Roman" w:hAnsi="Times New Roman" w:cs="Times New Roman"/>
          <w:b/>
          <w:bCs/>
        </w:rPr>
        <w:t>Bifurcação (</w:t>
      </w:r>
      <w:proofErr w:type="spellStart"/>
      <w:r w:rsidRPr="00A56136">
        <w:rPr>
          <w:rFonts w:ascii="Times New Roman" w:eastAsia="Times New Roman" w:hAnsi="Times New Roman" w:cs="Times New Roman"/>
          <w:b/>
          <w:bCs/>
        </w:rPr>
        <w:t>Fork</w:t>
      </w:r>
      <w:proofErr w:type="spellEnd"/>
      <w:r w:rsidRPr="00A56136">
        <w:rPr>
          <w:rFonts w:ascii="Times New Roman" w:eastAsia="Times New Roman" w:hAnsi="Times New Roman" w:cs="Times New Roman"/>
          <w:b/>
          <w:bCs/>
        </w:rPr>
        <w:t>)</w:t>
      </w:r>
      <w:r w:rsidRPr="00A56136">
        <w:rPr>
          <w:rFonts w:ascii="Times New Roman" w:eastAsia="Times New Roman" w:hAnsi="Times New Roman" w:cs="Times New Roman"/>
        </w:rPr>
        <w:t>, que divide o processo em duas atividades paralelas:</w:t>
      </w:r>
    </w:p>
    <w:p w14:paraId="6AB13F92" w14:textId="77777777" w:rsidR="00A56136" w:rsidRPr="00A56136" w:rsidRDefault="00A56136" w:rsidP="00A56136">
      <w:pPr>
        <w:numPr>
          <w:ilvl w:val="1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Na raia do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>, a ação "Gerar e exibir gráfico de progresso" é executada, o que leva a um nó final.</w:t>
      </w:r>
    </w:p>
    <w:p w14:paraId="2CE0ABD1" w14:textId="77777777" w:rsidR="00A56136" w:rsidRDefault="00A56136" w:rsidP="00A56136">
      <w:pPr>
        <w:numPr>
          <w:ilvl w:val="1"/>
          <w:numId w:val="20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Na raia do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>, a ação "Visualizar progresso" é executada, o que é uma ação implícita de visualização do gráfico gerado em paralelo.</w:t>
      </w:r>
    </w:p>
    <w:p w14:paraId="1CDCE9C6" w14:textId="635714A4" w:rsidR="00A56136" w:rsidRPr="00A56136" w:rsidRDefault="00A56136" w:rsidP="00A56136">
      <w:pPr>
        <w:spacing w:line="276" w:lineRule="auto"/>
        <w:ind w:left="1440"/>
        <w:jc w:val="both"/>
        <w:rPr>
          <w:rFonts w:ascii="Times New Roman" w:eastAsia="Times New Roman" w:hAnsi="Times New Roman" w:cs="Times New Roman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5080" w:author="WESLEY DOS SANTOS GATINHO" w:date="2025-06-13T21:18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5081">
          <w:tblGrid>
            <w:gridCol w:w="40"/>
            <w:gridCol w:w="360"/>
            <w:gridCol w:w="8660"/>
            <w:gridCol w:w="40"/>
          </w:tblGrid>
        </w:tblGridChange>
      </w:tblGrid>
      <w:tr w:rsidR="1EF23762" w:rsidRPr="001F772C" w14:paraId="66D2596C" w14:textId="77777777" w:rsidTr="00073D74">
        <w:trPr>
          <w:trHeight w:val="300"/>
          <w:trPrChange w:id="5082" w:author="WESLEY DOS SANTOS GATINHO" w:date="2025-06-13T21:18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083" w:author="WESLEY DOS SANTOS GATINHO" w:date="2025-06-13T21:18:00Z">
              <w:tcPr>
                <w:tcW w:w="9060" w:type="dxa"/>
                <w:gridSpan w:val="3"/>
              </w:tcPr>
            </w:tcPrChange>
          </w:tcPr>
          <w:p w14:paraId="0A2A8E11" w14:textId="0A4C45F2" w:rsidR="3C87D4A5" w:rsidRPr="001F772C" w:rsidRDefault="5E1B191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084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t xml:space="preserve">Figura </w:t>
            </w:r>
            <w:ins w:id="5085" w:author="WESLEY DOS SANTOS GATINHO" w:date="2025-06-13T21:18:00Z">
              <w:r w:rsidR="00073D74">
                <w:rPr>
                  <w:rFonts w:ascii="Times New Roman" w:eastAsia="Times New Roman" w:hAnsi="Times New Roman" w:cs="Times New Roman"/>
                </w:rPr>
                <w:t>26</w:t>
              </w:r>
            </w:ins>
            <w:del w:id="5086" w:author="WESLEY DOS SANTOS GATINHO" w:date="2025-06-13T21:18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r w:rsidRPr="001F772C">
              <w:rPr>
                <w:rFonts w:ascii="Times New Roman" w:eastAsia="Times New Roman" w:hAnsi="Times New Roman" w:cs="Times New Roman"/>
              </w:rPr>
              <w:t>: Atividade de análise e progresso de peso (kg)</w:t>
            </w:r>
          </w:p>
        </w:tc>
      </w:tr>
      <w:tr w:rsidR="1EF23762" w:rsidRPr="001F772C" w14:paraId="50BBC703" w14:textId="77777777" w:rsidTr="00073D74">
        <w:trPr>
          <w:trHeight w:val="300"/>
          <w:trPrChange w:id="5087" w:author="WESLEY DOS SANTOS GATINHO" w:date="2025-06-13T21:18:00Z">
            <w:trPr>
              <w:gridBefore w:val="1"/>
              <w:gridAfter w:val="0"/>
              <w:trHeight w:val="300"/>
            </w:trPr>
          </w:trPrChange>
        </w:trPr>
        <w:tc>
          <w:tcPr>
            <w:tcW w:w="9060" w:type="dxa"/>
            <w:tcPrChange w:id="5088" w:author="WESLEY DOS SANTOS GATINHO" w:date="2025-06-13T21:18:00Z">
              <w:tcPr>
                <w:tcW w:w="9060" w:type="dxa"/>
              </w:tcPr>
            </w:tcPrChange>
          </w:tcPr>
          <w:p w14:paraId="498BF30D" w14:textId="6D094E3C" w:rsidR="3C87D4A5" w:rsidRPr="001F772C" w:rsidRDefault="5E1B1911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  <w:pPrChange w:id="5089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090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7F364C01" wp14:editId="648E82A4">
                  <wp:extent cx="5610224" cy="3952875"/>
                  <wp:effectExtent l="0" t="0" r="0" b="0"/>
                  <wp:docPr id="1378086405" name="Imagem 1378086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378086405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F23762" w:rsidRPr="001F772C" w14:paraId="52B46ECA" w14:textId="77777777" w:rsidTr="00073D74">
        <w:trPr>
          <w:trHeight w:val="300"/>
          <w:trPrChange w:id="5091" w:author="WESLEY DOS SANTOS GATINHO" w:date="2025-06-13T21:18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092" w:author="WESLEY DOS SANTOS GATINHO" w:date="2025-06-13T21:18:00Z">
              <w:tcPr>
                <w:tcW w:w="9060" w:type="dxa"/>
                <w:gridSpan w:val="3"/>
              </w:tcPr>
            </w:tcPrChange>
          </w:tcPr>
          <w:p w14:paraId="66314B7F" w14:textId="2E77BC0C" w:rsidR="3C87D4A5" w:rsidRPr="00073D74" w:rsidRDefault="5E1B191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  <w:pPrChange w:id="5093" w:author="WESLEY DOS SANTOS GATINHO" w:date="2025-06-13T20:45:00Z">
                <w:pPr/>
              </w:pPrChange>
            </w:pPr>
            <w:r w:rsidRPr="00073D74">
              <w:rPr>
                <w:rFonts w:ascii="Times New Roman" w:eastAsia="Times New Roman" w:hAnsi="Times New Roman" w:cs="Times New Roman"/>
                <w:b/>
                <w:bCs/>
                <w:rPrChange w:id="5094" w:author="WESLEY DOS SANTOS GATINHO" w:date="2025-06-13T21:18:00Z">
                  <w:rPr>
                    <w:rFonts w:ascii="Times New Roman" w:eastAsia="Times New Roman" w:hAnsi="Times New Roman" w:cs="Times New Roman"/>
                  </w:rPr>
                </w:rPrChange>
              </w:rPr>
              <w:t>Fonte: Autores, 2025.</w:t>
            </w:r>
          </w:p>
        </w:tc>
      </w:tr>
    </w:tbl>
    <w:p w14:paraId="0A29F7A5" w14:textId="7A463A8B" w:rsidR="1EF23762" w:rsidRPr="001F772C" w:rsidRDefault="1EF23762">
      <w:pPr>
        <w:spacing w:line="276" w:lineRule="auto"/>
        <w:rPr>
          <w:rFonts w:ascii="Times New Roman" w:eastAsia="Times New Roman" w:hAnsi="Times New Roman" w:cs="Times New Roman"/>
          <w:rPrChange w:id="5095" w:author="WESLEY DOS SANTOS GATINHO" w:date="2025-06-13T20:43:00Z">
            <w:rPr/>
          </w:rPrChange>
        </w:rPr>
        <w:pPrChange w:id="5096" w:author="WESLEY DOS SANTOS GATINHO" w:date="2025-06-13T20:45:00Z">
          <w:pPr/>
        </w:pPrChange>
      </w:pPr>
    </w:p>
    <w:p w14:paraId="355949FB" w14:textId="4E39045E" w:rsidR="427355ED" w:rsidRPr="001F772C" w:rsidRDefault="3DFAA007">
      <w:pPr>
        <w:spacing w:line="276" w:lineRule="auto"/>
        <w:rPr>
          <w:rFonts w:ascii="Times New Roman" w:eastAsia="Times New Roman" w:hAnsi="Times New Roman" w:cs="Times New Roman"/>
          <w:b/>
          <w:bCs/>
          <w:rPrChange w:id="5097" w:author="WESLEY DOS SANTOS GATINHO" w:date="2025-06-13T20:43:00Z">
            <w:rPr>
              <w:rFonts w:ascii="Times New Roman" w:eastAsia="Times New Roman" w:hAnsi="Times New Roman" w:cs="Times New Roman"/>
            </w:rPr>
          </w:rPrChange>
        </w:rPr>
        <w:pPrChange w:id="5098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  <w:rPrChange w:id="5099" w:author="WESLEY DOS SANTOS GATINHO" w:date="2025-06-13T20:43:00Z">
            <w:rPr>
              <w:rFonts w:ascii="Times New Roman" w:eastAsia="Times New Roman" w:hAnsi="Times New Roman" w:cs="Times New Roman"/>
            </w:rPr>
          </w:rPrChange>
        </w:rPr>
        <w:t>7.5.</w:t>
      </w:r>
      <w:r w:rsidRPr="001F772C">
        <w:rPr>
          <w:rFonts w:ascii="Times New Roman" w:eastAsia="Times New Roman" w:hAnsi="Times New Roman" w:cs="Times New Roman"/>
          <w:b/>
          <w:bCs/>
        </w:rPr>
        <w:t xml:space="preserve"> Diagrama de atividade</w:t>
      </w:r>
      <w:r w:rsidR="0EDF4FA7" w:rsidRPr="001F772C">
        <w:rPr>
          <w:rFonts w:ascii="Times New Roman" w:eastAsia="Times New Roman" w:hAnsi="Times New Roman" w:cs="Times New Roman"/>
          <w:b/>
          <w:bCs/>
        </w:rPr>
        <w:t>: Análise de progresso de medidas.</w:t>
      </w:r>
    </w:p>
    <w:p w14:paraId="7AF55935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A56136">
        <w:rPr>
          <w:rFonts w:ascii="Times New Roman" w:eastAsia="Times New Roman" w:hAnsi="Times New Roman" w:cs="Times New Roman"/>
          <w:b/>
          <w:bCs/>
        </w:rPr>
        <w:t>1. Descrição Geral</w:t>
      </w:r>
    </w:p>
    <w:p w14:paraId="316C30F4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diagrama de atividade modela o processo de registro e análise do progresso de medidas corporais em um sistema. O fluxo de trabalho descreve como o usuário pode tanto registrar novas medidas manualmente quanto visualizar seu progresso histórico. O sistema </w:t>
      </w:r>
      <w:r w:rsidRPr="00A56136">
        <w:rPr>
          <w:rFonts w:ascii="Times New Roman" w:eastAsia="Times New Roman" w:hAnsi="Times New Roman" w:cs="Times New Roman"/>
        </w:rPr>
        <w:lastRenderedPageBreak/>
        <w:t>processa as medidas inseridas, adiciona-as ao histórico, e, caso haja dados suficientes, gera e exibe gráficos de evolução para o usuário.</w:t>
      </w:r>
    </w:p>
    <w:p w14:paraId="1E9ECD4B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A56136">
        <w:rPr>
          <w:rFonts w:ascii="Times New Roman" w:eastAsia="Times New Roman" w:hAnsi="Times New Roman" w:cs="Times New Roman"/>
          <w:b/>
          <w:bCs/>
        </w:rPr>
        <w:t>2. Partições (Raias)</w:t>
      </w:r>
    </w:p>
    <w:p w14:paraId="4D36891E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>O diagrama de atividade é dividido em duas raias (</w:t>
      </w:r>
      <w:proofErr w:type="spellStart"/>
      <w:r w:rsidRPr="00A56136">
        <w:rPr>
          <w:rFonts w:ascii="Times New Roman" w:eastAsia="Times New Roman" w:hAnsi="Times New Roman" w:cs="Times New Roman"/>
        </w:rPr>
        <w:t>swimlanes</w:t>
      </w:r>
      <w:proofErr w:type="spellEnd"/>
      <w:r w:rsidRPr="00A56136">
        <w:rPr>
          <w:rFonts w:ascii="Times New Roman" w:eastAsia="Times New Roman" w:hAnsi="Times New Roman" w:cs="Times New Roman"/>
        </w:rPr>
        <w:t>), cada uma representando um ator no processo:</w:t>
      </w:r>
    </w:p>
    <w:p w14:paraId="403719B1" w14:textId="77777777" w:rsidR="00A56136" w:rsidRPr="00A56136" w:rsidRDefault="00A56136" w:rsidP="00A56136">
      <w:pPr>
        <w:numPr>
          <w:ilvl w:val="0"/>
          <w:numId w:val="206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Usuário:</w:t>
      </w:r>
      <w:r w:rsidRPr="00A56136">
        <w:rPr>
          <w:rFonts w:ascii="Times New Roman" w:eastAsia="Times New Roman" w:hAnsi="Times New Roman" w:cs="Times New Roman"/>
        </w:rPr>
        <w:t xml:space="preserve"> Representa a pessoa que interage com o sistema para gerenciar suas medidas. Suas responsabilidades incluem acessar a funcionalidade, escolher a ação desejada, inserir os dados manualmente, confirmar as informações e visualizar os resultados.</w:t>
      </w:r>
    </w:p>
    <w:p w14:paraId="1CE17451" w14:textId="77777777" w:rsidR="00A56136" w:rsidRPr="00A56136" w:rsidRDefault="00A56136" w:rsidP="00A56136">
      <w:pPr>
        <w:numPr>
          <w:ilvl w:val="0"/>
          <w:numId w:val="206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Sistema:</w:t>
      </w:r>
      <w:r w:rsidRPr="00A56136">
        <w:rPr>
          <w:rFonts w:ascii="Times New Roman" w:eastAsia="Times New Roman" w:hAnsi="Times New Roman" w:cs="Times New Roman"/>
        </w:rPr>
        <w:t xml:space="preserve"> Representa a aplicação que gerencia os dados de medidas. Suas responsabilidades incluem adicionar as medidas ao histórico, verificar se há progresso, buscar e compilar os dados, e gerar e exibir gráficos de evolução.</w:t>
      </w:r>
    </w:p>
    <w:p w14:paraId="1038192D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A56136">
        <w:rPr>
          <w:rFonts w:ascii="Times New Roman" w:eastAsia="Times New Roman" w:hAnsi="Times New Roman" w:cs="Times New Roman"/>
          <w:b/>
          <w:bCs/>
        </w:rPr>
        <w:t>3. Descrição do Fluxo</w:t>
      </w:r>
    </w:p>
    <w:p w14:paraId="532A8D57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>O fluxo de trabalho é descrito passo a passo, iniciando no nó inicial e terminando nos nós finais.</w:t>
      </w:r>
    </w:p>
    <w:p w14:paraId="227D3313" w14:textId="77777777" w:rsidR="00A56136" w:rsidRPr="00A56136" w:rsidRDefault="00A56136" w:rsidP="00A5613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Passo a Passo:</w:t>
      </w:r>
    </w:p>
    <w:p w14:paraId="381D2C08" w14:textId="77777777" w:rsidR="00A56136" w:rsidRPr="00A56136" w:rsidRDefault="00A56136" w:rsidP="00A56136">
      <w:pPr>
        <w:numPr>
          <w:ilvl w:val="0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fluxo começa quando 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 xml:space="preserve"> realiza a ação "Acessar registro e análise de medidas".</w:t>
      </w:r>
    </w:p>
    <w:p w14:paraId="522EF75C" w14:textId="77777777" w:rsidR="00A56136" w:rsidRPr="00A56136" w:rsidRDefault="00A56136" w:rsidP="00A56136">
      <w:pPr>
        <w:numPr>
          <w:ilvl w:val="0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fluxo chega a um </w:t>
      </w:r>
      <w:r w:rsidRPr="00A56136">
        <w:rPr>
          <w:rFonts w:ascii="Times New Roman" w:eastAsia="Times New Roman" w:hAnsi="Times New Roman" w:cs="Times New Roman"/>
          <w:b/>
          <w:bCs/>
        </w:rPr>
        <w:t>Nó de Decisão</w:t>
      </w:r>
      <w:r w:rsidRPr="00A56136">
        <w:rPr>
          <w:rFonts w:ascii="Times New Roman" w:eastAsia="Times New Roman" w:hAnsi="Times New Roman" w:cs="Times New Roman"/>
        </w:rPr>
        <w:t xml:space="preserve"> (diamante) com a condição </w:t>
      </w:r>
      <w:r w:rsidRPr="00A56136">
        <w:rPr>
          <w:rFonts w:ascii="Times New Roman" w:eastAsia="Times New Roman" w:hAnsi="Times New Roman" w:cs="Times New Roman"/>
          <w:b/>
          <w:bCs/>
        </w:rPr>
        <w:t>"O que deseja fazer?"</w:t>
      </w:r>
      <w:r w:rsidRPr="00A56136">
        <w:rPr>
          <w:rFonts w:ascii="Times New Roman" w:eastAsia="Times New Roman" w:hAnsi="Times New Roman" w:cs="Times New Roman"/>
        </w:rPr>
        <w:t>. A partir deste ponto, o fluxo se divide em dois caminhos principais:</w:t>
      </w:r>
    </w:p>
    <w:p w14:paraId="6ED4770F" w14:textId="77777777" w:rsidR="00A56136" w:rsidRPr="00A56136" w:rsidRDefault="00A56136" w:rsidP="00A56136">
      <w:pPr>
        <w:numPr>
          <w:ilvl w:val="1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Caminho 1: Registrar novas medidas:</w:t>
      </w:r>
    </w:p>
    <w:p w14:paraId="67E87734" w14:textId="77777777" w:rsidR="00A56136" w:rsidRPr="00A56136" w:rsidRDefault="00A56136" w:rsidP="00A56136">
      <w:pPr>
        <w:numPr>
          <w:ilvl w:val="2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>Se a escolha for "Registrar novas medidas", o fluxo segue para a ação "Registrar manualmente".</w:t>
      </w:r>
    </w:p>
    <w:p w14:paraId="5C31F05D" w14:textId="77777777" w:rsidR="00A56136" w:rsidRPr="00A56136" w:rsidRDefault="00A56136" w:rsidP="00A56136">
      <w:pPr>
        <w:numPr>
          <w:ilvl w:val="2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 xml:space="preserve"> então realiza a ação "Preencher medidas manualmente".</w:t>
      </w:r>
    </w:p>
    <w:p w14:paraId="02DEFDE6" w14:textId="77777777" w:rsidR="00A56136" w:rsidRPr="00A56136" w:rsidRDefault="00A56136" w:rsidP="00A56136">
      <w:pPr>
        <w:numPr>
          <w:ilvl w:val="2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Em seguida, 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 xml:space="preserve"> realiza a ação "Confirmar dados".</w:t>
      </w:r>
    </w:p>
    <w:p w14:paraId="3FBF196D" w14:textId="77777777" w:rsidR="00A56136" w:rsidRPr="00A56136" w:rsidRDefault="00A56136" w:rsidP="00A56136">
      <w:pPr>
        <w:numPr>
          <w:ilvl w:val="2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fluxo se move para a raia do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>, onde a ação "Adicionar medida ao histórico" é executada.</w:t>
      </w:r>
    </w:p>
    <w:p w14:paraId="213F3F45" w14:textId="77777777" w:rsidR="00A56136" w:rsidRPr="00A56136" w:rsidRDefault="00A56136" w:rsidP="00A56136">
      <w:pPr>
        <w:numPr>
          <w:ilvl w:val="1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Caminho 2: Visualizar progresso:</w:t>
      </w:r>
    </w:p>
    <w:p w14:paraId="126B0E4A" w14:textId="77777777" w:rsidR="00A56136" w:rsidRPr="00A56136" w:rsidRDefault="00A56136" w:rsidP="00A56136">
      <w:pPr>
        <w:numPr>
          <w:ilvl w:val="2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Se a escolha for "Visualizar progresso", 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 xml:space="preserve"> realiza a ação "Visualizar progresso".</w:t>
      </w:r>
    </w:p>
    <w:p w14:paraId="300FE6A7" w14:textId="77777777" w:rsidR="00A56136" w:rsidRPr="00A56136" w:rsidRDefault="00A56136" w:rsidP="00A56136">
      <w:pPr>
        <w:numPr>
          <w:ilvl w:val="0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>O fluxo dos dois caminhos se encontra antes do próximo nó de decisão, garantindo que qualquer um dos processos (registro ou visualização direta) leve à mesma etapa de análise.</w:t>
      </w:r>
    </w:p>
    <w:p w14:paraId="6D10703A" w14:textId="77777777" w:rsidR="00A56136" w:rsidRPr="00A56136" w:rsidRDefault="00A56136" w:rsidP="00A56136">
      <w:pPr>
        <w:numPr>
          <w:ilvl w:val="0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O fluxo chega a um segundo </w:t>
      </w:r>
      <w:r w:rsidRPr="00A56136">
        <w:rPr>
          <w:rFonts w:ascii="Times New Roman" w:eastAsia="Times New Roman" w:hAnsi="Times New Roman" w:cs="Times New Roman"/>
          <w:b/>
          <w:bCs/>
        </w:rPr>
        <w:t>Nó de Decisão</w:t>
      </w:r>
      <w:r w:rsidRPr="00A56136">
        <w:rPr>
          <w:rFonts w:ascii="Times New Roman" w:eastAsia="Times New Roman" w:hAnsi="Times New Roman" w:cs="Times New Roman"/>
        </w:rPr>
        <w:t xml:space="preserve"> (localizado na raia do Sistema) com a condição </w:t>
      </w:r>
      <w:r w:rsidRPr="00A56136">
        <w:rPr>
          <w:rFonts w:ascii="Times New Roman" w:eastAsia="Times New Roman" w:hAnsi="Times New Roman" w:cs="Times New Roman"/>
          <w:b/>
          <w:bCs/>
        </w:rPr>
        <w:t>"Usuário possui algum progresso?"</w:t>
      </w:r>
      <w:r w:rsidRPr="00A56136">
        <w:rPr>
          <w:rFonts w:ascii="Times New Roman" w:eastAsia="Times New Roman" w:hAnsi="Times New Roman" w:cs="Times New Roman"/>
        </w:rPr>
        <w:t>. A partir daqui, há dois caminhos:</w:t>
      </w:r>
    </w:p>
    <w:p w14:paraId="2AAE5FED" w14:textId="77777777" w:rsidR="00A56136" w:rsidRPr="00A56136" w:rsidRDefault="00A56136" w:rsidP="00A56136">
      <w:pPr>
        <w:numPr>
          <w:ilvl w:val="1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lastRenderedPageBreak/>
        <w:t>Caminho Sem Progresso:</w:t>
      </w:r>
      <w:r w:rsidRPr="00A56136">
        <w:rPr>
          <w:rFonts w:ascii="Times New Roman" w:eastAsia="Times New Roman" w:hAnsi="Times New Roman" w:cs="Times New Roman"/>
        </w:rPr>
        <w:t xml:space="preserve"> Se a condição for </w:t>
      </w:r>
      <w:r w:rsidRPr="00A56136">
        <w:rPr>
          <w:rFonts w:ascii="Times New Roman" w:eastAsia="Times New Roman" w:hAnsi="Times New Roman" w:cs="Times New Roman"/>
          <w:b/>
          <w:bCs/>
        </w:rPr>
        <w:t>"</w:t>
      </w:r>
      <w:proofErr w:type="gramStart"/>
      <w:r w:rsidRPr="00A56136">
        <w:rPr>
          <w:rFonts w:ascii="Times New Roman" w:eastAsia="Times New Roman" w:hAnsi="Times New Roman" w:cs="Times New Roman"/>
          <w:b/>
          <w:bCs/>
        </w:rPr>
        <w:t>[Não</w:t>
      </w:r>
      <w:proofErr w:type="gramEnd"/>
      <w:r w:rsidRPr="00A56136">
        <w:rPr>
          <w:rFonts w:ascii="Times New Roman" w:eastAsia="Times New Roman" w:hAnsi="Times New Roman" w:cs="Times New Roman"/>
          <w:b/>
          <w:bCs/>
        </w:rPr>
        <w:t>]"</w:t>
      </w:r>
      <w:r w:rsidRPr="00A56136">
        <w:rPr>
          <w:rFonts w:ascii="Times New Roman" w:eastAsia="Times New Roman" w:hAnsi="Times New Roman" w:cs="Times New Roman"/>
        </w:rPr>
        <w:t xml:space="preserve">, 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 xml:space="preserve"> realiza a ação "Mostrar mensagem", e o fluxo termina neste ponto.</w:t>
      </w:r>
    </w:p>
    <w:p w14:paraId="7EA2CE80" w14:textId="77777777" w:rsidR="00A56136" w:rsidRPr="00A56136" w:rsidRDefault="00A56136" w:rsidP="00A56136">
      <w:pPr>
        <w:numPr>
          <w:ilvl w:val="1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  <w:b/>
          <w:bCs/>
        </w:rPr>
        <w:t>Caminho Com Progresso:</w:t>
      </w:r>
      <w:r w:rsidRPr="00A56136">
        <w:rPr>
          <w:rFonts w:ascii="Times New Roman" w:eastAsia="Times New Roman" w:hAnsi="Times New Roman" w:cs="Times New Roman"/>
        </w:rPr>
        <w:t xml:space="preserve"> Se a condição for </w:t>
      </w:r>
      <w:r w:rsidRPr="00A56136">
        <w:rPr>
          <w:rFonts w:ascii="Times New Roman" w:eastAsia="Times New Roman" w:hAnsi="Times New Roman" w:cs="Times New Roman"/>
          <w:b/>
          <w:bCs/>
        </w:rPr>
        <w:t>"[Sim]"</w:t>
      </w:r>
      <w:r w:rsidRPr="00A56136">
        <w:rPr>
          <w:rFonts w:ascii="Times New Roman" w:eastAsia="Times New Roman" w:hAnsi="Times New Roman" w:cs="Times New Roman"/>
        </w:rPr>
        <w:t xml:space="preserve">, 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 xml:space="preserve"> executa a ação "Buscar e compilar histórico de medidas".</w:t>
      </w:r>
    </w:p>
    <w:p w14:paraId="46D908AC" w14:textId="77777777" w:rsidR="00A56136" w:rsidRPr="00A56136" w:rsidRDefault="00A56136" w:rsidP="00A56136">
      <w:pPr>
        <w:numPr>
          <w:ilvl w:val="0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Após a ação de buscar e compilar o histórico, o fluxo atinge uma </w:t>
      </w:r>
      <w:r w:rsidRPr="00A56136">
        <w:rPr>
          <w:rFonts w:ascii="Times New Roman" w:eastAsia="Times New Roman" w:hAnsi="Times New Roman" w:cs="Times New Roman"/>
          <w:b/>
          <w:bCs/>
        </w:rPr>
        <w:t>Bifurcação (</w:t>
      </w:r>
      <w:proofErr w:type="spellStart"/>
      <w:r w:rsidRPr="00A56136">
        <w:rPr>
          <w:rFonts w:ascii="Times New Roman" w:eastAsia="Times New Roman" w:hAnsi="Times New Roman" w:cs="Times New Roman"/>
          <w:b/>
          <w:bCs/>
        </w:rPr>
        <w:t>Fork</w:t>
      </w:r>
      <w:proofErr w:type="spellEnd"/>
      <w:r w:rsidRPr="00A56136">
        <w:rPr>
          <w:rFonts w:ascii="Times New Roman" w:eastAsia="Times New Roman" w:hAnsi="Times New Roman" w:cs="Times New Roman"/>
          <w:b/>
          <w:bCs/>
        </w:rPr>
        <w:t>)</w:t>
      </w:r>
      <w:r w:rsidRPr="00A56136">
        <w:rPr>
          <w:rFonts w:ascii="Times New Roman" w:eastAsia="Times New Roman" w:hAnsi="Times New Roman" w:cs="Times New Roman"/>
        </w:rPr>
        <w:t>, que divide o processo em duas atividades paralelas:</w:t>
      </w:r>
    </w:p>
    <w:p w14:paraId="0F2E9836" w14:textId="77777777" w:rsidR="00A56136" w:rsidRPr="00A56136" w:rsidRDefault="00A56136" w:rsidP="00A56136">
      <w:pPr>
        <w:numPr>
          <w:ilvl w:val="1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Na raia do </w:t>
      </w:r>
      <w:r w:rsidRPr="00A56136">
        <w:rPr>
          <w:rFonts w:ascii="Times New Roman" w:eastAsia="Times New Roman" w:hAnsi="Times New Roman" w:cs="Times New Roman"/>
          <w:b/>
          <w:bCs/>
        </w:rPr>
        <w:t>Sistema</w:t>
      </w:r>
      <w:r w:rsidRPr="00A56136">
        <w:rPr>
          <w:rFonts w:ascii="Times New Roman" w:eastAsia="Times New Roman" w:hAnsi="Times New Roman" w:cs="Times New Roman"/>
        </w:rPr>
        <w:t>, a ação "Gerar e Exibir Gráficos de Evolução das Medidas" é executada, o que leva a um nó final.</w:t>
      </w:r>
    </w:p>
    <w:p w14:paraId="09920E69" w14:textId="77777777" w:rsidR="00A56136" w:rsidRPr="00A56136" w:rsidRDefault="00A56136" w:rsidP="00A56136">
      <w:pPr>
        <w:numPr>
          <w:ilvl w:val="1"/>
          <w:numId w:val="20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A56136">
        <w:rPr>
          <w:rFonts w:ascii="Times New Roman" w:eastAsia="Times New Roman" w:hAnsi="Times New Roman" w:cs="Times New Roman"/>
        </w:rPr>
        <w:t xml:space="preserve">Na raia do </w:t>
      </w:r>
      <w:r w:rsidRPr="00A56136">
        <w:rPr>
          <w:rFonts w:ascii="Times New Roman" w:eastAsia="Times New Roman" w:hAnsi="Times New Roman" w:cs="Times New Roman"/>
          <w:b/>
          <w:bCs/>
        </w:rPr>
        <w:t>Usuário</w:t>
      </w:r>
      <w:r w:rsidRPr="00A56136">
        <w:rPr>
          <w:rFonts w:ascii="Times New Roman" w:eastAsia="Times New Roman" w:hAnsi="Times New Roman" w:cs="Times New Roman"/>
        </w:rPr>
        <w:t>, a ação "Visualizar progresso" é executada, representando a visualização do gráfico que foi gerado em paralelo pelo sistema.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5100" w:author="WESLEY DOS SANTOS GATINHO" w:date="2025-06-13T21:19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5101">
          <w:tblGrid>
            <w:gridCol w:w="40"/>
            <w:gridCol w:w="360"/>
            <w:gridCol w:w="8660"/>
            <w:gridCol w:w="40"/>
          </w:tblGrid>
        </w:tblGridChange>
      </w:tblGrid>
      <w:tr w:rsidR="1EF23762" w:rsidRPr="001F772C" w14:paraId="08CD5480" w14:textId="77777777" w:rsidTr="00073D74">
        <w:trPr>
          <w:trHeight w:val="300"/>
          <w:trPrChange w:id="5102" w:author="WESLEY DOS SANTOS GATINHO" w:date="2025-06-13T21:19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103" w:author="WESLEY DOS SANTOS GATINHO" w:date="2025-06-13T21:19:00Z">
              <w:tcPr>
                <w:tcW w:w="9060" w:type="dxa"/>
                <w:gridSpan w:val="3"/>
              </w:tcPr>
            </w:tcPrChange>
          </w:tcPr>
          <w:p w14:paraId="321D1727" w14:textId="77777777" w:rsidR="00E94A9A" w:rsidRDefault="00E94A9A">
            <w:pPr>
              <w:spacing w:line="276" w:lineRule="auto"/>
              <w:jc w:val="center"/>
              <w:rPr>
                <w:ins w:id="5104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FD9C6E6" w14:textId="77777777" w:rsidR="00E94A9A" w:rsidRDefault="00E94A9A">
            <w:pPr>
              <w:spacing w:line="276" w:lineRule="auto"/>
              <w:jc w:val="center"/>
              <w:rPr>
                <w:ins w:id="5105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2BBF739" w14:textId="77777777" w:rsidR="00E94A9A" w:rsidRDefault="00E94A9A">
            <w:pPr>
              <w:spacing w:line="276" w:lineRule="auto"/>
              <w:jc w:val="center"/>
              <w:rPr>
                <w:ins w:id="5106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5BEC763E" w14:textId="77777777" w:rsidR="00E94A9A" w:rsidRDefault="00E94A9A">
            <w:pPr>
              <w:spacing w:line="276" w:lineRule="auto"/>
              <w:jc w:val="center"/>
              <w:rPr>
                <w:ins w:id="5107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798BEDA" w14:textId="77777777" w:rsidR="00E94A9A" w:rsidRDefault="00E94A9A">
            <w:pPr>
              <w:spacing w:line="276" w:lineRule="auto"/>
              <w:jc w:val="center"/>
              <w:rPr>
                <w:ins w:id="5108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107DFD6E" w14:textId="77777777" w:rsidR="00E94A9A" w:rsidRDefault="00E94A9A">
            <w:pPr>
              <w:spacing w:line="276" w:lineRule="auto"/>
              <w:jc w:val="center"/>
              <w:rPr>
                <w:ins w:id="5109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7C3CC842" w14:textId="77777777" w:rsidR="00E94A9A" w:rsidRDefault="00E94A9A">
            <w:pPr>
              <w:spacing w:line="276" w:lineRule="auto"/>
              <w:jc w:val="center"/>
              <w:rPr>
                <w:ins w:id="5110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D73DFAD" w14:textId="77777777" w:rsidR="00E94A9A" w:rsidRDefault="00E94A9A">
            <w:pPr>
              <w:spacing w:line="276" w:lineRule="auto"/>
              <w:jc w:val="center"/>
              <w:rPr>
                <w:ins w:id="5111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1E38D333" w14:textId="77777777" w:rsidR="00E94A9A" w:rsidRDefault="00E94A9A">
            <w:pPr>
              <w:spacing w:line="276" w:lineRule="auto"/>
              <w:jc w:val="center"/>
              <w:rPr>
                <w:ins w:id="5112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03882DAB" w14:textId="77777777" w:rsidR="00E94A9A" w:rsidRDefault="00E94A9A">
            <w:pPr>
              <w:spacing w:line="276" w:lineRule="auto"/>
              <w:jc w:val="center"/>
              <w:rPr>
                <w:ins w:id="5113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7DFC3BA0" w14:textId="054CEE81" w:rsidR="6C1FC5B7" w:rsidRPr="001F772C" w:rsidRDefault="10A6956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114" w:author="WESLEY DOS SANTOS GATINHO" w:date="2025-06-13T20:45:00Z">
                <w:pPr/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t xml:space="preserve">Figura </w:t>
            </w:r>
            <w:ins w:id="5115" w:author="WESLEY DOS SANTOS GATINHO" w:date="2025-06-13T21:18:00Z">
              <w:r w:rsidR="00073D74">
                <w:rPr>
                  <w:rFonts w:ascii="Times New Roman" w:eastAsia="Times New Roman" w:hAnsi="Times New Roman" w:cs="Times New Roman"/>
                </w:rPr>
                <w:t>27</w:t>
              </w:r>
            </w:ins>
            <w:del w:id="5116" w:author="WESLEY DOS SANTOS GATINHO" w:date="2025-06-13T21:18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r w:rsidRPr="001F772C">
              <w:rPr>
                <w:rFonts w:ascii="Times New Roman" w:eastAsia="Times New Roman" w:hAnsi="Times New Roman" w:cs="Times New Roman"/>
              </w:rPr>
              <w:t>: Atividade de análise e progresso de medidas.</w:t>
            </w:r>
          </w:p>
        </w:tc>
      </w:tr>
      <w:tr w:rsidR="1EF23762" w:rsidRPr="001F772C" w14:paraId="72B27D53" w14:textId="77777777" w:rsidTr="00073D74">
        <w:trPr>
          <w:trHeight w:val="300"/>
          <w:trPrChange w:id="5117" w:author="WESLEY DOS SANTOS GATINHO" w:date="2025-06-13T21:19:00Z">
            <w:trPr>
              <w:gridBefore w:val="1"/>
              <w:gridAfter w:val="0"/>
              <w:trHeight w:val="300"/>
            </w:trPr>
          </w:trPrChange>
        </w:trPr>
        <w:tc>
          <w:tcPr>
            <w:tcW w:w="9060" w:type="dxa"/>
            <w:tcPrChange w:id="5118" w:author="WESLEY DOS SANTOS GATINHO" w:date="2025-06-13T21:19:00Z">
              <w:tcPr>
                <w:tcW w:w="9060" w:type="dxa"/>
              </w:tcPr>
            </w:tcPrChange>
          </w:tcPr>
          <w:p w14:paraId="26B1E2BF" w14:textId="186CD555" w:rsidR="6C1FC5B7" w:rsidRPr="001F772C" w:rsidRDefault="10A6956D">
            <w:pPr>
              <w:spacing w:line="276" w:lineRule="auto"/>
              <w:rPr>
                <w:rFonts w:ascii="Times New Roman" w:eastAsia="Times New Roman" w:hAnsi="Times New Roman" w:cs="Times New Roman"/>
              </w:rPr>
              <w:pPrChange w:id="5119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120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68B24E0B" wp14:editId="73397276">
                  <wp:extent cx="5610224" cy="3400425"/>
                  <wp:effectExtent l="0" t="0" r="0" b="0"/>
                  <wp:docPr id="608994457" name="Imagem 608994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08994457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F23762" w:rsidRPr="001F772C" w14:paraId="5F2E234A" w14:textId="77777777" w:rsidTr="00073D74">
        <w:trPr>
          <w:trHeight w:val="300"/>
          <w:trPrChange w:id="5121" w:author="WESLEY DOS SANTOS GATINHO" w:date="2025-06-13T21:19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122" w:author="WESLEY DOS SANTOS GATINHO" w:date="2025-06-13T21:19:00Z">
              <w:tcPr>
                <w:tcW w:w="9060" w:type="dxa"/>
                <w:gridSpan w:val="3"/>
              </w:tcPr>
            </w:tcPrChange>
          </w:tcPr>
          <w:p w14:paraId="11501FF4" w14:textId="35987047" w:rsidR="6C1FC5B7" w:rsidRPr="00073D74" w:rsidRDefault="10A6956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rPrChange w:id="5123" w:author="WESLEY DOS SANTOS GATINHO" w:date="2025-06-13T21:18:00Z">
                  <w:rPr>
                    <w:rFonts w:ascii="Times New Roman" w:eastAsia="Times New Roman" w:hAnsi="Times New Roman" w:cs="Times New Roman"/>
                  </w:rPr>
                </w:rPrChange>
              </w:rPr>
              <w:pPrChange w:id="5124" w:author="WESLEY DOS SANTOS GATINHO" w:date="2025-06-13T20:45:00Z">
                <w:pPr/>
              </w:pPrChange>
            </w:pPr>
            <w:r w:rsidRPr="00073D74">
              <w:rPr>
                <w:rFonts w:ascii="Times New Roman" w:eastAsia="Times New Roman" w:hAnsi="Times New Roman" w:cs="Times New Roman"/>
                <w:b/>
                <w:bCs/>
                <w:rPrChange w:id="5125" w:author="WESLEY DOS SANTOS GATINHO" w:date="2025-06-13T21:18:00Z">
                  <w:rPr>
                    <w:rFonts w:ascii="Times New Roman" w:eastAsia="Times New Roman" w:hAnsi="Times New Roman" w:cs="Times New Roman"/>
                  </w:rPr>
                </w:rPrChange>
              </w:rPr>
              <w:t>Fonte: Autores, 2025.</w:t>
            </w:r>
          </w:p>
        </w:tc>
      </w:tr>
    </w:tbl>
    <w:p w14:paraId="342E3245" w14:textId="6AA9A7D9" w:rsidR="5E1E1414" w:rsidRPr="001F772C" w:rsidRDefault="49DCF327">
      <w:pPr>
        <w:pStyle w:val="Ttulo3"/>
        <w:spacing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  <w:rPrChange w:id="5126" w:author="WESLEY DOS SANTOS GATINHO" w:date="2025-06-13T20:43:00Z">
            <w:rPr/>
          </w:rPrChange>
        </w:rPr>
        <w:pPrChange w:id="5127" w:author="WESLEY DOS SANTOS GATINHO" w:date="2025-06-13T20:45:00Z">
          <w:pPr>
            <w:pStyle w:val="Ttulo3"/>
          </w:pPr>
        </w:pPrChange>
      </w:pPr>
      <w:bookmarkStart w:id="5128" w:name="_Toc1064681359"/>
      <w:bookmarkStart w:id="5129" w:name="_Toc439281804"/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5130" w:author="WESLEY DOS SANTOS GATINHO" w:date="2025-06-13T20:43:00Z">
            <w:rPr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  <w:lastRenderedPageBreak/>
        <w:t>8 DIAGRAMA DE ESTADO</w:t>
      </w:r>
      <w:bookmarkEnd w:id="5128"/>
      <w:bookmarkEnd w:id="5129"/>
    </w:p>
    <w:p w14:paraId="0BA5004A" w14:textId="4E3D373E" w:rsidR="4FCC9569" w:rsidRPr="001F772C" w:rsidRDefault="4FCC9569">
      <w:pPr>
        <w:spacing w:line="276" w:lineRule="auto"/>
        <w:rPr>
          <w:rFonts w:ascii="Times New Roman" w:eastAsia="Times New Roman" w:hAnsi="Times New Roman" w:cs="Times New Roman"/>
          <w:b/>
          <w:bCs/>
          <w:rPrChange w:id="5131" w:author="WESLEY DOS SANTOS GATINHO" w:date="2025-06-13T20:43:00Z">
            <w:rPr/>
          </w:rPrChange>
        </w:rPr>
        <w:pPrChange w:id="5132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8</w:t>
      </w:r>
      <w:r w:rsidR="5E1E1414" w:rsidRPr="001F772C">
        <w:rPr>
          <w:rFonts w:ascii="Times New Roman" w:eastAsia="Times New Roman" w:hAnsi="Times New Roman" w:cs="Times New Roman"/>
          <w:b/>
          <w:bCs/>
        </w:rPr>
        <w:t xml:space="preserve">.1. Diagrama de </w:t>
      </w:r>
      <w:r w:rsidR="51B031D6" w:rsidRPr="001F772C">
        <w:rPr>
          <w:rFonts w:ascii="Times New Roman" w:eastAsia="Times New Roman" w:hAnsi="Times New Roman" w:cs="Times New Roman"/>
          <w:b/>
          <w:bCs/>
        </w:rPr>
        <w:t>estado</w:t>
      </w:r>
      <w:r w:rsidR="5E1E1414" w:rsidRPr="001F772C">
        <w:rPr>
          <w:rFonts w:ascii="Times New Roman" w:eastAsia="Times New Roman" w:hAnsi="Times New Roman" w:cs="Times New Roman"/>
          <w:b/>
          <w:bCs/>
        </w:rPr>
        <w:t>: Monitoramento por IA.</w:t>
      </w:r>
    </w:p>
    <w:p w14:paraId="0F5A12C3" w14:textId="18BB30C1" w:rsidR="0035194F" w:rsidRPr="00DF70C9" w:rsidRDefault="0035194F" w:rsidP="0035194F">
      <w:pPr>
        <w:spacing w:line="276" w:lineRule="auto"/>
        <w:rPr>
          <w:ins w:id="5133" w:author="Leonardo Sampaio" w:date="2025-08-09T14:57:00Z"/>
          <w:rFonts w:ascii="Times New Roman" w:eastAsia="Times New Roman" w:hAnsi="Times New Roman" w:cs="Times New Roman"/>
          <w:b/>
          <w:bCs/>
          <w:color w:val="000000" w:themeColor="text1"/>
        </w:rPr>
      </w:pPr>
      <w:ins w:id="5134" w:author="Leonardo Sampaio" w:date="2025-08-09T14:57:00Z">
        <w:r w:rsidRPr="00DF70C9">
          <w:rPr>
            <w:rFonts w:ascii="Times New Roman" w:eastAsia="Times New Roman" w:hAnsi="Times New Roman" w:cs="Times New Roman"/>
            <w:b/>
            <w:bCs/>
            <w:color w:val="000000" w:themeColor="text1"/>
          </w:rPr>
          <w:t>1. Descrição Geral</w:t>
        </w:r>
      </w:ins>
      <w:r w:rsidRPr="002C2973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Monitoramento por IA</w:t>
      </w:r>
    </w:p>
    <w:p w14:paraId="0D8E6C5B" w14:textId="77777777" w:rsidR="0035194F" w:rsidRPr="00DF70C9" w:rsidRDefault="0035194F" w:rsidP="0035194F">
      <w:pPr>
        <w:spacing w:line="276" w:lineRule="auto"/>
        <w:rPr>
          <w:ins w:id="5135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ins w:id="5136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O diagrama modela o ciclo de vida de um processo de monitoramento de treino guiado por Inteligência Artificial. O objeto representado é a sessão de treino monitorada, que acompanha o fluxo desde a seleção do exercício até o recebimento de feedback gerado pela IA.</w:t>
        </w:r>
        <w:r w:rsidRPr="00DF70C9">
          <w:rPr>
            <w:rFonts w:ascii="Times New Roman" w:eastAsia="Times New Roman" w:hAnsi="Times New Roman" w:cs="Times New Roman"/>
            <w:color w:val="000000" w:themeColor="text1"/>
          </w:rPr>
          <w:br/>
          <w:t>O propósito de mapear esses estados é definir de forma clara o comportamento do sistema, as ações executadas em cada etapa e as condições que levam à mudança de estado, permitindo melhor controle e automação do processo.</w:t>
        </w:r>
      </w:ins>
    </w:p>
    <w:p w14:paraId="2BDF844D" w14:textId="77777777" w:rsidR="0035194F" w:rsidRPr="00DF70C9" w:rsidRDefault="0035194F" w:rsidP="0035194F">
      <w:pPr>
        <w:spacing w:line="276" w:lineRule="auto"/>
        <w:rPr>
          <w:ins w:id="5137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</w:p>
    <w:p w14:paraId="38E33C04" w14:textId="77777777" w:rsidR="0035194F" w:rsidRPr="00DF70C9" w:rsidRDefault="0035194F" w:rsidP="0035194F">
      <w:pPr>
        <w:spacing w:line="276" w:lineRule="auto"/>
        <w:rPr>
          <w:ins w:id="5138" w:author="Leonardo Sampaio" w:date="2025-08-09T14:57:00Z"/>
          <w:rFonts w:ascii="Times New Roman" w:eastAsia="Times New Roman" w:hAnsi="Times New Roman" w:cs="Times New Roman"/>
          <w:b/>
          <w:bCs/>
          <w:color w:val="000000" w:themeColor="text1"/>
        </w:rPr>
      </w:pPr>
      <w:ins w:id="5139" w:author="Leonardo Sampaio" w:date="2025-08-09T14:57:00Z">
        <w:r w:rsidRPr="00DF70C9">
          <w:rPr>
            <w:rFonts w:ascii="Times New Roman" w:eastAsia="Times New Roman" w:hAnsi="Times New Roman" w:cs="Times New Roman"/>
            <w:b/>
            <w:bCs/>
            <w:color w:val="000000" w:themeColor="text1"/>
          </w:rPr>
          <w:t>2. Estados</w:t>
        </w:r>
      </w:ins>
    </w:p>
    <w:p w14:paraId="00822838" w14:textId="77777777" w:rsidR="0035194F" w:rsidRPr="00DF70C9" w:rsidRDefault="0035194F" w:rsidP="0035194F">
      <w:pPr>
        <w:spacing w:line="276" w:lineRule="auto"/>
        <w:rPr>
          <w:ins w:id="5140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ins w:id="5141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Estado Inicial</w:t>
        </w:r>
      </w:ins>
    </w:p>
    <w:p w14:paraId="1C4D99C1" w14:textId="77777777" w:rsidR="0035194F" w:rsidRPr="00DF70C9" w:rsidRDefault="0035194F" w:rsidP="0035194F">
      <w:pPr>
        <w:numPr>
          <w:ilvl w:val="0"/>
          <w:numId w:val="135"/>
        </w:numPr>
        <w:spacing w:line="276" w:lineRule="auto"/>
        <w:rPr>
          <w:ins w:id="5142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ins w:id="5143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Ponto de início (●)</w:t>
        </w:r>
        <w:r w:rsidRPr="00DF70C9">
          <w:rPr>
            <w:rFonts w:ascii="Times New Roman" w:eastAsia="Times New Roman" w:hAnsi="Times New Roman" w:cs="Times New Roman"/>
            <w:color w:val="000000" w:themeColor="text1"/>
          </w:rPr>
          <w:br/>
          <w:t>Representa o momento antes de qualquer ação do usuário, quando ainda não há exercício selecionado.</w:t>
        </w:r>
      </w:ins>
    </w:p>
    <w:p w14:paraId="6810376F" w14:textId="77777777" w:rsidR="0035194F" w:rsidRPr="00DF70C9" w:rsidRDefault="0035194F" w:rsidP="0035194F">
      <w:pPr>
        <w:spacing w:line="276" w:lineRule="auto"/>
        <w:rPr>
          <w:ins w:id="5144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ins w:id="5145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Estados Intermediários</w:t>
        </w:r>
      </w:ins>
    </w:p>
    <w:p w14:paraId="512B9D1D" w14:textId="77777777" w:rsidR="0035194F" w:rsidRPr="00DF70C9" w:rsidRDefault="0035194F" w:rsidP="0035194F">
      <w:pPr>
        <w:numPr>
          <w:ilvl w:val="0"/>
          <w:numId w:val="136"/>
        </w:numPr>
        <w:spacing w:line="276" w:lineRule="auto"/>
        <w:rPr>
          <w:ins w:id="5146" w:author="Leonardo Sampaio" w:date="2025-08-09T14:57:00Z"/>
          <w:rFonts w:ascii="Times New Roman" w:eastAsia="Times New Roman" w:hAnsi="Times New Roman" w:cs="Times New Roman"/>
          <w:b/>
          <w:bCs/>
          <w:color w:val="000000" w:themeColor="text1"/>
        </w:rPr>
      </w:pPr>
      <w:ins w:id="5147" w:author="Leonardo Sampaio" w:date="2025-08-09T14:57:00Z">
        <w:r w:rsidRPr="00DF70C9">
          <w:rPr>
            <w:rFonts w:ascii="Times New Roman" w:eastAsia="Times New Roman" w:hAnsi="Times New Roman" w:cs="Times New Roman"/>
            <w:b/>
            <w:bCs/>
            <w:color w:val="000000" w:themeColor="text1"/>
          </w:rPr>
          <w:t>Selecionar Exercício</w:t>
        </w:r>
      </w:ins>
    </w:p>
    <w:p w14:paraId="11374664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48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proofErr w:type="spellStart"/>
      <w:ins w:id="5149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entry</w:t>
        </w:r>
        <w:proofErr w:type="spellEnd"/>
        <w:r w:rsidRPr="00DF70C9">
          <w:rPr>
            <w:rFonts w:ascii="Times New Roman" w:eastAsia="Times New Roman" w:hAnsi="Times New Roman" w:cs="Times New Roman"/>
            <w:color w:val="000000" w:themeColor="text1"/>
          </w:rPr>
          <w:t>: Exibir lista de exercícios.</w:t>
        </w:r>
      </w:ins>
    </w:p>
    <w:p w14:paraId="1094308A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50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ins w:id="5151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do: Usuário seleciona um exercício.</w:t>
        </w:r>
      </w:ins>
    </w:p>
    <w:p w14:paraId="2016D92E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52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proofErr w:type="spellStart"/>
      <w:ins w:id="5153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exit</w:t>
        </w:r>
        <w:proofErr w:type="spellEnd"/>
        <w:r w:rsidRPr="00DF70C9">
          <w:rPr>
            <w:rFonts w:ascii="Times New Roman" w:eastAsia="Times New Roman" w:hAnsi="Times New Roman" w:cs="Times New Roman"/>
            <w:color w:val="000000" w:themeColor="text1"/>
          </w:rPr>
          <w:t>: Exercício selecionado.</w:t>
        </w:r>
      </w:ins>
    </w:p>
    <w:p w14:paraId="27967249" w14:textId="77777777" w:rsidR="0035194F" w:rsidRPr="00DF70C9" w:rsidRDefault="0035194F" w:rsidP="0035194F">
      <w:pPr>
        <w:numPr>
          <w:ilvl w:val="0"/>
          <w:numId w:val="136"/>
        </w:numPr>
        <w:spacing w:line="276" w:lineRule="auto"/>
        <w:rPr>
          <w:ins w:id="5154" w:author="Leonardo Sampaio" w:date="2025-08-09T14:57:00Z"/>
          <w:rFonts w:ascii="Times New Roman" w:eastAsia="Times New Roman" w:hAnsi="Times New Roman" w:cs="Times New Roman"/>
          <w:b/>
          <w:bCs/>
          <w:color w:val="000000" w:themeColor="text1"/>
        </w:rPr>
      </w:pPr>
      <w:ins w:id="5155" w:author="Leonardo Sampaio" w:date="2025-08-09T14:57:00Z">
        <w:r w:rsidRPr="00DF70C9">
          <w:rPr>
            <w:rFonts w:ascii="Times New Roman" w:eastAsia="Times New Roman" w:hAnsi="Times New Roman" w:cs="Times New Roman"/>
            <w:b/>
            <w:bCs/>
            <w:color w:val="000000" w:themeColor="text1"/>
          </w:rPr>
          <w:t>Iniciando Treino</w:t>
        </w:r>
      </w:ins>
    </w:p>
    <w:p w14:paraId="51AB1350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56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proofErr w:type="spellStart"/>
      <w:ins w:id="5157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entry</w:t>
        </w:r>
        <w:proofErr w:type="spellEnd"/>
        <w:r w:rsidRPr="00DF70C9">
          <w:rPr>
            <w:rFonts w:ascii="Times New Roman" w:eastAsia="Times New Roman" w:hAnsi="Times New Roman" w:cs="Times New Roman"/>
            <w:color w:val="000000" w:themeColor="text1"/>
          </w:rPr>
          <w:t>: Preparar ambiente de treino.</w:t>
        </w:r>
      </w:ins>
    </w:p>
    <w:p w14:paraId="2B10D821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58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ins w:id="5159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do: Capturar dados do exercício em tempo real.</w:t>
        </w:r>
      </w:ins>
    </w:p>
    <w:p w14:paraId="40402B53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60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proofErr w:type="spellStart"/>
      <w:ins w:id="5161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exit</w:t>
        </w:r>
        <w:proofErr w:type="spellEnd"/>
        <w:r w:rsidRPr="00DF70C9">
          <w:rPr>
            <w:rFonts w:ascii="Times New Roman" w:eastAsia="Times New Roman" w:hAnsi="Times New Roman" w:cs="Times New Roman"/>
            <w:color w:val="000000" w:themeColor="text1"/>
          </w:rPr>
          <w:t>: Dados registrados.</w:t>
        </w:r>
      </w:ins>
    </w:p>
    <w:p w14:paraId="78CAF7F9" w14:textId="77777777" w:rsidR="0035194F" w:rsidRPr="00DF70C9" w:rsidRDefault="0035194F" w:rsidP="0035194F">
      <w:pPr>
        <w:numPr>
          <w:ilvl w:val="0"/>
          <w:numId w:val="136"/>
        </w:numPr>
        <w:spacing w:line="276" w:lineRule="auto"/>
        <w:rPr>
          <w:ins w:id="5162" w:author="Leonardo Sampaio" w:date="2025-08-09T14:57:00Z"/>
          <w:rFonts w:ascii="Times New Roman" w:eastAsia="Times New Roman" w:hAnsi="Times New Roman" w:cs="Times New Roman"/>
          <w:b/>
          <w:bCs/>
          <w:color w:val="000000" w:themeColor="text1"/>
        </w:rPr>
      </w:pPr>
      <w:ins w:id="5163" w:author="Leonardo Sampaio" w:date="2025-08-09T14:57:00Z">
        <w:r w:rsidRPr="00DF70C9">
          <w:rPr>
            <w:rFonts w:ascii="Times New Roman" w:eastAsia="Times New Roman" w:hAnsi="Times New Roman" w:cs="Times New Roman"/>
            <w:b/>
            <w:bCs/>
            <w:color w:val="000000" w:themeColor="text1"/>
          </w:rPr>
          <w:t>Parando Treino</w:t>
        </w:r>
      </w:ins>
    </w:p>
    <w:p w14:paraId="1D981015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64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proofErr w:type="spellStart"/>
      <w:ins w:id="5165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entry</w:t>
        </w:r>
        <w:proofErr w:type="spellEnd"/>
        <w:r w:rsidRPr="00DF70C9">
          <w:rPr>
            <w:rFonts w:ascii="Times New Roman" w:eastAsia="Times New Roman" w:hAnsi="Times New Roman" w:cs="Times New Roman"/>
            <w:color w:val="000000" w:themeColor="text1"/>
          </w:rPr>
          <w:t>: Encerrar contagem e sensores.</w:t>
        </w:r>
      </w:ins>
    </w:p>
    <w:p w14:paraId="6DADBC95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66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ins w:id="5167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do: Processar dados do treino.</w:t>
        </w:r>
      </w:ins>
    </w:p>
    <w:p w14:paraId="3D28A0DB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68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proofErr w:type="spellStart"/>
      <w:ins w:id="5169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exit</w:t>
        </w:r>
        <w:proofErr w:type="spellEnd"/>
        <w:r w:rsidRPr="00DF70C9">
          <w:rPr>
            <w:rFonts w:ascii="Times New Roman" w:eastAsia="Times New Roman" w:hAnsi="Times New Roman" w:cs="Times New Roman"/>
            <w:color w:val="000000" w:themeColor="text1"/>
          </w:rPr>
          <w:t>: Treino encerrado.</w:t>
        </w:r>
      </w:ins>
    </w:p>
    <w:p w14:paraId="5AAFCDCB" w14:textId="77777777" w:rsidR="0035194F" w:rsidRPr="00DF70C9" w:rsidRDefault="0035194F" w:rsidP="0035194F">
      <w:pPr>
        <w:numPr>
          <w:ilvl w:val="0"/>
          <w:numId w:val="136"/>
        </w:numPr>
        <w:spacing w:line="276" w:lineRule="auto"/>
        <w:rPr>
          <w:ins w:id="5170" w:author="Leonardo Sampaio" w:date="2025-08-09T14:57:00Z"/>
          <w:rFonts w:ascii="Times New Roman" w:eastAsia="Times New Roman" w:hAnsi="Times New Roman" w:cs="Times New Roman"/>
          <w:b/>
          <w:bCs/>
          <w:color w:val="000000" w:themeColor="text1"/>
        </w:rPr>
      </w:pPr>
      <w:ins w:id="5171" w:author="Leonardo Sampaio" w:date="2025-08-09T14:57:00Z">
        <w:r w:rsidRPr="00DF70C9">
          <w:rPr>
            <w:rFonts w:ascii="Times New Roman" w:eastAsia="Times New Roman" w:hAnsi="Times New Roman" w:cs="Times New Roman"/>
            <w:b/>
            <w:bCs/>
            <w:color w:val="000000" w:themeColor="text1"/>
          </w:rPr>
          <w:t>Recebendo Estatística</w:t>
        </w:r>
      </w:ins>
    </w:p>
    <w:p w14:paraId="2576D597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72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proofErr w:type="spellStart"/>
      <w:ins w:id="5173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entry</w:t>
        </w:r>
        <w:proofErr w:type="spellEnd"/>
        <w:r w:rsidRPr="00DF70C9">
          <w:rPr>
            <w:rFonts w:ascii="Times New Roman" w:eastAsia="Times New Roman" w:hAnsi="Times New Roman" w:cs="Times New Roman"/>
            <w:color w:val="000000" w:themeColor="text1"/>
          </w:rPr>
          <w:t>: Coletar dados registrados.</w:t>
        </w:r>
      </w:ins>
    </w:p>
    <w:p w14:paraId="5AECCA76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74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ins w:id="5175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do: Exibir estatísticas para o usuário.</w:t>
        </w:r>
      </w:ins>
    </w:p>
    <w:p w14:paraId="491FEB15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76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proofErr w:type="spellStart"/>
      <w:ins w:id="5177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lastRenderedPageBreak/>
          <w:t>exit</w:t>
        </w:r>
        <w:proofErr w:type="spellEnd"/>
        <w:r w:rsidRPr="00DF70C9">
          <w:rPr>
            <w:rFonts w:ascii="Times New Roman" w:eastAsia="Times New Roman" w:hAnsi="Times New Roman" w:cs="Times New Roman"/>
            <w:color w:val="000000" w:themeColor="text1"/>
          </w:rPr>
          <w:t>: Estatísticas entregues.</w:t>
        </w:r>
      </w:ins>
    </w:p>
    <w:p w14:paraId="688A52C7" w14:textId="77777777" w:rsidR="0035194F" w:rsidRPr="00DF70C9" w:rsidRDefault="0035194F" w:rsidP="0035194F">
      <w:pPr>
        <w:numPr>
          <w:ilvl w:val="0"/>
          <w:numId w:val="136"/>
        </w:numPr>
        <w:spacing w:line="276" w:lineRule="auto"/>
        <w:rPr>
          <w:ins w:id="5178" w:author="Leonardo Sampaio" w:date="2025-08-09T14:57:00Z"/>
          <w:rFonts w:ascii="Times New Roman" w:eastAsia="Times New Roman" w:hAnsi="Times New Roman" w:cs="Times New Roman"/>
          <w:b/>
          <w:bCs/>
          <w:color w:val="000000" w:themeColor="text1"/>
        </w:rPr>
      </w:pPr>
      <w:ins w:id="5179" w:author="Leonardo Sampaio" w:date="2025-08-09T14:57:00Z">
        <w:r w:rsidRPr="00DF70C9">
          <w:rPr>
            <w:rFonts w:ascii="Times New Roman" w:eastAsia="Times New Roman" w:hAnsi="Times New Roman" w:cs="Times New Roman"/>
            <w:b/>
            <w:bCs/>
            <w:color w:val="000000" w:themeColor="text1"/>
          </w:rPr>
          <w:t>Recebendo Feedback IA</w:t>
        </w:r>
      </w:ins>
    </w:p>
    <w:p w14:paraId="1D968771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80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proofErr w:type="spellStart"/>
      <w:ins w:id="5181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entry</w:t>
        </w:r>
        <w:proofErr w:type="spellEnd"/>
        <w:r w:rsidRPr="00DF70C9">
          <w:rPr>
            <w:rFonts w:ascii="Times New Roman" w:eastAsia="Times New Roman" w:hAnsi="Times New Roman" w:cs="Times New Roman"/>
            <w:color w:val="000000" w:themeColor="text1"/>
          </w:rPr>
          <w:t>: Analisar desempenho com IA.</w:t>
        </w:r>
      </w:ins>
    </w:p>
    <w:p w14:paraId="32D6CA26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82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ins w:id="5183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do: IA gera recomendações.</w:t>
        </w:r>
      </w:ins>
    </w:p>
    <w:p w14:paraId="7515F44F" w14:textId="77777777" w:rsidR="0035194F" w:rsidRPr="00DF70C9" w:rsidRDefault="0035194F" w:rsidP="0035194F">
      <w:pPr>
        <w:numPr>
          <w:ilvl w:val="1"/>
          <w:numId w:val="136"/>
        </w:numPr>
        <w:spacing w:line="276" w:lineRule="auto"/>
        <w:rPr>
          <w:ins w:id="5184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proofErr w:type="spellStart"/>
      <w:ins w:id="5185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exit</w:t>
        </w:r>
        <w:proofErr w:type="spellEnd"/>
        <w:r w:rsidRPr="00DF70C9">
          <w:rPr>
            <w:rFonts w:ascii="Times New Roman" w:eastAsia="Times New Roman" w:hAnsi="Times New Roman" w:cs="Times New Roman"/>
            <w:color w:val="000000" w:themeColor="text1"/>
          </w:rPr>
          <w:t>: Feedback entregue ao usuário.</w:t>
        </w:r>
      </w:ins>
    </w:p>
    <w:p w14:paraId="664A791A" w14:textId="77777777" w:rsidR="0035194F" w:rsidRPr="00DF70C9" w:rsidRDefault="0035194F" w:rsidP="0035194F">
      <w:pPr>
        <w:spacing w:line="276" w:lineRule="auto"/>
        <w:rPr>
          <w:ins w:id="5186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ins w:id="5187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Estado Final</w:t>
        </w:r>
      </w:ins>
    </w:p>
    <w:p w14:paraId="5214C4C5" w14:textId="77777777" w:rsidR="0035194F" w:rsidRPr="00DF70C9" w:rsidRDefault="0035194F" w:rsidP="0035194F">
      <w:pPr>
        <w:numPr>
          <w:ilvl w:val="0"/>
          <w:numId w:val="137"/>
        </w:numPr>
        <w:spacing w:line="276" w:lineRule="auto"/>
        <w:rPr>
          <w:ins w:id="5188" w:author="Leonardo Sampaio" w:date="2025-08-09T14:57:00Z"/>
          <w:rFonts w:ascii="Times New Roman" w:eastAsia="Times New Roman" w:hAnsi="Times New Roman" w:cs="Times New Roman"/>
          <w:color w:val="000000" w:themeColor="text1"/>
        </w:rPr>
      </w:pPr>
      <w:ins w:id="5189" w:author="Leonardo Sampaio" w:date="2025-08-09T14:57:00Z">
        <w:r w:rsidRPr="00DF70C9">
          <w:rPr>
            <w:rFonts w:ascii="Times New Roman" w:eastAsia="Times New Roman" w:hAnsi="Times New Roman" w:cs="Times New Roman"/>
            <w:color w:val="000000" w:themeColor="text1"/>
          </w:rPr>
          <w:t>Ponto de término (</w:t>
        </w:r>
        <w:r w:rsidRPr="00DF70C9">
          <w:rPr>
            <w:rFonts w:ascii="Cambria Math" w:eastAsia="Times New Roman" w:hAnsi="Cambria Math" w:cs="Cambria Math"/>
            <w:color w:val="000000" w:themeColor="text1"/>
          </w:rPr>
          <w:t>◎</w:t>
        </w:r>
        <w:r w:rsidRPr="00DF70C9">
          <w:rPr>
            <w:rFonts w:ascii="Times New Roman" w:eastAsia="Times New Roman" w:hAnsi="Times New Roman" w:cs="Times New Roman"/>
            <w:color w:val="000000" w:themeColor="text1"/>
          </w:rPr>
          <w:t>)</w:t>
        </w:r>
        <w:r w:rsidRPr="00DF70C9">
          <w:rPr>
            <w:rFonts w:ascii="Times New Roman" w:eastAsia="Times New Roman" w:hAnsi="Times New Roman" w:cs="Times New Roman"/>
            <w:color w:val="000000" w:themeColor="text1"/>
          </w:rPr>
          <w:br/>
          <w:t>Indica que o ciclo da sessão de treino foi concluído após a entrega do feedback ao usuário.</w:t>
        </w:r>
      </w:ins>
    </w:p>
    <w:p w14:paraId="01CD89BE" w14:textId="77777777" w:rsidR="0035194F" w:rsidRPr="00DF70C9" w:rsidRDefault="0035194F" w:rsidP="0035194F">
      <w:pPr>
        <w:spacing w:line="276" w:lineRule="auto"/>
        <w:rPr>
          <w:ins w:id="5190" w:author="Leonardo Sampaio" w:date="2025-08-09T14:57:00Z"/>
          <w:rFonts w:ascii="Times New Roman" w:eastAsia="Times New Roman" w:hAnsi="Times New Roman" w:cs="Times New Roman"/>
          <w:b/>
          <w:bCs/>
          <w:color w:val="000000" w:themeColor="text1"/>
        </w:rPr>
      </w:pPr>
      <w:ins w:id="5191" w:author="Leonardo Sampaio" w:date="2025-08-09T14:57:00Z">
        <w:r w:rsidRPr="00DF70C9">
          <w:rPr>
            <w:rFonts w:ascii="Times New Roman" w:eastAsia="Times New Roman" w:hAnsi="Times New Roman" w:cs="Times New Roman"/>
            <w:b/>
            <w:bCs/>
            <w:color w:val="000000" w:themeColor="text1"/>
          </w:rPr>
          <w:t>3. Transições</w:t>
        </w:r>
      </w:ins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1"/>
        <w:gridCol w:w="1706"/>
        <w:gridCol w:w="2512"/>
        <w:gridCol w:w="1957"/>
        <w:gridCol w:w="1175"/>
      </w:tblGrid>
      <w:tr w:rsidR="0035194F" w:rsidRPr="00DF70C9" w14:paraId="214F1B82" w14:textId="77777777" w:rsidTr="00CF4CCE">
        <w:trPr>
          <w:tblCellSpacing w:w="15" w:type="dxa"/>
          <w:ins w:id="5192" w:author="Leonardo Sampaio" w:date="2025-08-09T14:57:00Z"/>
        </w:trPr>
        <w:tc>
          <w:tcPr>
            <w:tcW w:w="0" w:type="auto"/>
            <w:vAlign w:val="center"/>
            <w:hideMark/>
          </w:tcPr>
          <w:p w14:paraId="4529FF23" w14:textId="77777777" w:rsidR="0035194F" w:rsidRPr="00DF70C9" w:rsidRDefault="0035194F" w:rsidP="00CF4CCE">
            <w:pPr>
              <w:spacing w:line="276" w:lineRule="auto"/>
              <w:rPr>
                <w:ins w:id="5193" w:author="Leonardo Sampaio" w:date="2025-08-09T14:57:00Z"/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ins w:id="5194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</w:rPr>
                <w:t>Origem</w:t>
              </w:r>
            </w:ins>
          </w:p>
        </w:tc>
        <w:tc>
          <w:tcPr>
            <w:tcW w:w="0" w:type="auto"/>
            <w:vAlign w:val="center"/>
            <w:hideMark/>
          </w:tcPr>
          <w:p w14:paraId="772DB5A2" w14:textId="77777777" w:rsidR="0035194F" w:rsidRPr="00DF70C9" w:rsidRDefault="0035194F" w:rsidP="00CF4CCE">
            <w:pPr>
              <w:spacing w:line="276" w:lineRule="auto"/>
              <w:rPr>
                <w:ins w:id="5195" w:author="Leonardo Sampaio" w:date="2025-08-09T14:57:00Z"/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ins w:id="5196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</w:rPr>
                <w:t>Destino</w:t>
              </w:r>
            </w:ins>
          </w:p>
        </w:tc>
        <w:tc>
          <w:tcPr>
            <w:tcW w:w="0" w:type="auto"/>
            <w:vAlign w:val="center"/>
            <w:hideMark/>
          </w:tcPr>
          <w:p w14:paraId="2F9E097B" w14:textId="77777777" w:rsidR="0035194F" w:rsidRPr="00DF70C9" w:rsidRDefault="0035194F" w:rsidP="00CF4CCE">
            <w:pPr>
              <w:spacing w:line="276" w:lineRule="auto"/>
              <w:rPr>
                <w:ins w:id="5197" w:author="Leonardo Sampaio" w:date="2025-08-09T14:57:00Z"/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ins w:id="5198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</w:rPr>
                <w:t>Evento (Trigger)</w:t>
              </w:r>
            </w:ins>
          </w:p>
        </w:tc>
        <w:tc>
          <w:tcPr>
            <w:tcW w:w="0" w:type="auto"/>
            <w:vAlign w:val="center"/>
            <w:hideMark/>
          </w:tcPr>
          <w:p w14:paraId="5CDE7073" w14:textId="77777777" w:rsidR="0035194F" w:rsidRPr="00DF70C9" w:rsidRDefault="0035194F" w:rsidP="00CF4CCE">
            <w:pPr>
              <w:spacing w:line="276" w:lineRule="auto"/>
              <w:rPr>
                <w:ins w:id="5199" w:author="Leonardo Sampaio" w:date="2025-08-09T14:57:00Z"/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ins w:id="5200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</w:rPr>
                <w:t>Condição de Guarda (Guard)</w:t>
              </w:r>
            </w:ins>
          </w:p>
        </w:tc>
        <w:tc>
          <w:tcPr>
            <w:tcW w:w="0" w:type="auto"/>
            <w:vAlign w:val="center"/>
            <w:hideMark/>
          </w:tcPr>
          <w:p w14:paraId="5C8CD187" w14:textId="77777777" w:rsidR="0035194F" w:rsidRPr="00DF70C9" w:rsidRDefault="0035194F" w:rsidP="00CF4CCE">
            <w:pPr>
              <w:spacing w:line="276" w:lineRule="auto"/>
              <w:rPr>
                <w:ins w:id="5201" w:author="Leonardo Sampaio" w:date="2025-08-09T14:57:00Z"/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ins w:id="5202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</w:rPr>
                <w:t>Ação (</w:t>
              </w:r>
              <w:proofErr w:type="spellStart"/>
              <w:r w:rsidRPr="00DF70C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</w:rPr>
                <w:t>Action</w:t>
              </w:r>
              <w:proofErr w:type="spellEnd"/>
              <w:r w:rsidRPr="00DF70C9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</w:rPr>
                <w:t>)</w:t>
              </w:r>
            </w:ins>
          </w:p>
        </w:tc>
      </w:tr>
      <w:tr w:rsidR="0035194F" w:rsidRPr="00DF70C9" w14:paraId="0FC7463D" w14:textId="77777777" w:rsidTr="00CF4CCE">
        <w:trPr>
          <w:tblCellSpacing w:w="15" w:type="dxa"/>
          <w:ins w:id="5203" w:author="Leonardo Sampaio" w:date="2025-08-09T14:57:00Z"/>
        </w:trPr>
        <w:tc>
          <w:tcPr>
            <w:tcW w:w="0" w:type="auto"/>
            <w:vAlign w:val="center"/>
            <w:hideMark/>
          </w:tcPr>
          <w:p w14:paraId="72DF208B" w14:textId="77777777" w:rsidR="0035194F" w:rsidRPr="00DF70C9" w:rsidRDefault="0035194F" w:rsidP="00CF4CCE">
            <w:pPr>
              <w:spacing w:line="276" w:lineRule="auto"/>
              <w:rPr>
                <w:ins w:id="5204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05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Estado Inicial (●)</w:t>
              </w:r>
            </w:ins>
          </w:p>
        </w:tc>
        <w:tc>
          <w:tcPr>
            <w:tcW w:w="0" w:type="auto"/>
            <w:vAlign w:val="center"/>
            <w:hideMark/>
          </w:tcPr>
          <w:p w14:paraId="74F057EC" w14:textId="77777777" w:rsidR="0035194F" w:rsidRPr="00DF70C9" w:rsidRDefault="0035194F" w:rsidP="00CF4CCE">
            <w:pPr>
              <w:spacing w:line="276" w:lineRule="auto"/>
              <w:rPr>
                <w:ins w:id="5206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07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Selecionar Exercício</w:t>
              </w:r>
            </w:ins>
          </w:p>
        </w:tc>
        <w:tc>
          <w:tcPr>
            <w:tcW w:w="0" w:type="auto"/>
            <w:vAlign w:val="center"/>
            <w:hideMark/>
          </w:tcPr>
          <w:p w14:paraId="4369FA6F" w14:textId="77777777" w:rsidR="0035194F" w:rsidRPr="00DF70C9" w:rsidRDefault="0035194F" w:rsidP="00CF4CCE">
            <w:pPr>
              <w:spacing w:line="276" w:lineRule="auto"/>
              <w:rPr>
                <w:ins w:id="5208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09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Início da sessão</w:t>
              </w:r>
            </w:ins>
          </w:p>
        </w:tc>
        <w:tc>
          <w:tcPr>
            <w:tcW w:w="0" w:type="auto"/>
            <w:vAlign w:val="center"/>
            <w:hideMark/>
          </w:tcPr>
          <w:p w14:paraId="53B95E59" w14:textId="77777777" w:rsidR="0035194F" w:rsidRPr="00DF70C9" w:rsidRDefault="0035194F" w:rsidP="00CF4CCE">
            <w:pPr>
              <w:spacing w:line="276" w:lineRule="auto"/>
              <w:rPr>
                <w:ins w:id="5210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11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—</w:t>
              </w:r>
            </w:ins>
          </w:p>
        </w:tc>
        <w:tc>
          <w:tcPr>
            <w:tcW w:w="0" w:type="auto"/>
            <w:vAlign w:val="center"/>
            <w:hideMark/>
          </w:tcPr>
          <w:p w14:paraId="09655700" w14:textId="77777777" w:rsidR="0035194F" w:rsidRPr="00DF70C9" w:rsidRDefault="0035194F" w:rsidP="00CF4CCE">
            <w:pPr>
              <w:spacing w:line="276" w:lineRule="auto"/>
              <w:rPr>
                <w:ins w:id="5212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13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—</w:t>
              </w:r>
            </w:ins>
          </w:p>
        </w:tc>
      </w:tr>
      <w:tr w:rsidR="0035194F" w:rsidRPr="00DF70C9" w14:paraId="3216FB44" w14:textId="77777777" w:rsidTr="00CF4CCE">
        <w:trPr>
          <w:tblCellSpacing w:w="15" w:type="dxa"/>
          <w:ins w:id="5214" w:author="Leonardo Sampaio" w:date="2025-08-09T14:57:00Z"/>
        </w:trPr>
        <w:tc>
          <w:tcPr>
            <w:tcW w:w="0" w:type="auto"/>
            <w:vAlign w:val="center"/>
            <w:hideMark/>
          </w:tcPr>
          <w:p w14:paraId="6ADE3E37" w14:textId="77777777" w:rsidR="0035194F" w:rsidRPr="00DF70C9" w:rsidRDefault="0035194F" w:rsidP="00CF4CCE">
            <w:pPr>
              <w:spacing w:line="276" w:lineRule="auto"/>
              <w:rPr>
                <w:ins w:id="5215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16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Selecionar Exercício</w:t>
              </w:r>
            </w:ins>
          </w:p>
        </w:tc>
        <w:tc>
          <w:tcPr>
            <w:tcW w:w="0" w:type="auto"/>
            <w:vAlign w:val="center"/>
            <w:hideMark/>
          </w:tcPr>
          <w:p w14:paraId="6B05BCB0" w14:textId="77777777" w:rsidR="0035194F" w:rsidRPr="00DF70C9" w:rsidRDefault="0035194F" w:rsidP="00CF4CCE">
            <w:pPr>
              <w:spacing w:line="276" w:lineRule="auto"/>
              <w:rPr>
                <w:ins w:id="5217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18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Iniciando Treino</w:t>
              </w:r>
            </w:ins>
          </w:p>
        </w:tc>
        <w:tc>
          <w:tcPr>
            <w:tcW w:w="0" w:type="auto"/>
            <w:vAlign w:val="center"/>
            <w:hideMark/>
          </w:tcPr>
          <w:p w14:paraId="56249DC1" w14:textId="77777777" w:rsidR="0035194F" w:rsidRPr="00DF70C9" w:rsidRDefault="0035194F" w:rsidP="00CF4CCE">
            <w:pPr>
              <w:spacing w:line="276" w:lineRule="auto"/>
              <w:rPr>
                <w:ins w:id="5219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20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Usuário confirma exercício</w:t>
              </w:r>
            </w:ins>
          </w:p>
        </w:tc>
        <w:tc>
          <w:tcPr>
            <w:tcW w:w="0" w:type="auto"/>
            <w:vAlign w:val="center"/>
            <w:hideMark/>
          </w:tcPr>
          <w:p w14:paraId="55C4CBA8" w14:textId="77777777" w:rsidR="0035194F" w:rsidRPr="00DF70C9" w:rsidRDefault="0035194F" w:rsidP="00CF4CCE">
            <w:pPr>
              <w:spacing w:line="276" w:lineRule="auto"/>
              <w:rPr>
                <w:ins w:id="5221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22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—</w:t>
              </w:r>
            </w:ins>
          </w:p>
        </w:tc>
        <w:tc>
          <w:tcPr>
            <w:tcW w:w="0" w:type="auto"/>
            <w:vAlign w:val="center"/>
            <w:hideMark/>
          </w:tcPr>
          <w:p w14:paraId="79C5BE00" w14:textId="77777777" w:rsidR="0035194F" w:rsidRPr="00DF70C9" w:rsidRDefault="0035194F" w:rsidP="00CF4CCE">
            <w:pPr>
              <w:spacing w:line="276" w:lineRule="auto"/>
              <w:rPr>
                <w:ins w:id="5223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24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—</w:t>
              </w:r>
            </w:ins>
          </w:p>
        </w:tc>
      </w:tr>
      <w:tr w:rsidR="0035194F" w:rsidRPr="00DF70C9" w14:paraId="04B18FAF" w14:textId="77777777" w:rsidTr="00CF4CCE">
        <w:trPr>
          <w:tblCellSpacing w:w="15" w:type="dxa"/>
          <w:ins w:id="5225" w:author="Leonardo Sampaio" w:date="2025-08-09T14:57:00Z"/>
        </w:trPr>
        <w:tc>
          <w:tcPr>
            <w:tcW w:w="0" w:type="auto"/>
            <w:vAlign w:val="center"/>
            <w:hideMark/>
          </w:tcPr>
          <w:p w14:paraId="36B21D85" w14:textId="77777777" w:rsidR="0035194F" w:rsidRPr="00DF70C9" w:rsidRDefault="0035194F" w:rsidP="00CF4CCE">
            <w:pPr>
              <w:spacing w:line="276" w:lineRule="auto"/>
              <w:rPr>
                <w:ins w:id="5226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27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Iniciando Treino</w:t>
              </w:r>
            </w:ins>
          </w:p>
        </w:tc>
        <w:tc>
          <w:tcPr>
            <w:tcW w:w="0" w:type="auto"/>
            <w:vAlign w:val="center"/>
            <w:hideMark/>
          </w:tcPr>
          <w:p w14:paraId="6A234B89" w14:textId="77777777" w:rsidR="0035194F" w:rsidRPr="00DF70C9" w:rsidRDefault="0035194F" w:rsidP="00CF4CCE">
            <w:pPr>
              <w:spacing w:line="276" w:lineRule="auto"/>
              <w:rPr>
                <w:ins w:id="5228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29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Parando Treino</w:t>
              </w:r>
            </w:ins>
          </w:p>
        </w:tc>
        <w:tc>
          <w:tcPr>
            <w:tcW w:w="0" w:type="auto"/>
            <w:vAlign w:val="center"/>
            <w:hideMark/>
          </w:tcPr>
          <w:p w14:paraId="6715A6E7" w14:textId="77777777" w:rsidR="0035194F" w:rsidRPr="00DF70C9" w:rsidRDefault="0035194F" w:rsidP="00CF4CCE">
            <w:pPr>
              <w:spacing w:line="276" w:lineRule="auto"/>
              <w:rPr>
                <w:ins w:id="5230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31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Usuário solicita parar</w:t>
              </w:r>
            </w:ins>
          </w:p>
        </w:tc>
        <w:tc>
          <w:tcPr>
            <w:tcW w:w="0" w:type="auto"/>
            <w:vAlign w:val="center"/>
            <w:hideMark/>
          </w:tcPr>
          <w:p w14:paraId="44B0C77B" w14:textId="77777777" w:rsidR="0035194F" w:rsidRPr="00DF70C9" w:rsidRDefault="0035194F" w:rsidP="00CF4CCE">
            <w:pPr>
              <w:spacing w:line="276" w:lineRule="auto"/>
              <w:rPr>
                <w:ins w:id="5232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33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 xml:space="preserve">usuário solicita parar == </w:t>
              </w:r>
              <w:proofErr w:type="spellStart"/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true</w:t>
              </w:r>
              <w:proofErr w:type="spellEnd"/>
            </w:ins>
          </w:p>
        </w:tc>
        <w:tc>
          <w:tcPr>
            <w:tcW w:w="0" w:type="auto"/>
            <w:vAlign w:val="center"/>
            <w:hideMark/>
          </w:tcPr>
          <w:p w14:paraId="4CE1922C" w14:textId="77777777" w:rsidR="0035194F" w:rsidRPr="00DF70C9" w:rsidRDefault="0035194F" w:rsidP="00CF4CCE">
            <w:pPr>
              <w:spacing w:line="276" w:lineRule="auto"/>
              <w:rPr>
                <w:ins w:id="5234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35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—</w:t>
              </w:r>
            </w:ins>
          </w:p>
        </w:tc>
      </w:tr>
      <w:tr w:rsidR="0035194F" w:rsidRPr="00DF70C9" w14:paraId="36DD78C8" w14:textId="77777777" w:rsidTr="00CF4CCE">
        <w:trPr>
          <w:tblCellSpacing w:w="15" w:type="dxa"/>
          <w:ins w:id="5236" w:author="Leonardo Sampaio" w:date="2025-08-09T14:57:00Z"/>
        </w:trPr>
        <w:tc>
          <w:tcPr>
            <w:tcW w:w="0" w:type="auto"/>
            <w:vAlign w:val="center"/>
            <w:hideMark/>
          </w:tcPr>
          <w:p w14:paraId="2AE1DD0E" w14:textId="77777777" w:rsidR="0035194F" w:rsidRPr="00DF70C9" w:rsidRDefault="0035194F" w:rsidP="00CF4CCE">
            <w:pPr>
              <w:spacing w:line="276" w:lineRule="auto"/>
              <w:rPr>
                <w:ins w:id="5237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38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Iniciando Treino</w:t>
              </w:r>
            </w:ins>
          </w:p>
        </w:tc>
        <w:tc>
          <w:tcPr>
            <w:tcW w:w="0" w:type="auto"/>
            <w:vAlign w:val="center"/>
            <w:hideMark/>
          </w:tcPr>
          <w:p w14:paraId="35EA2992" w14:textId="77777777" w:rsidR="0035194F" w:rsidRPr="00DF70C9" w:rsidRDefault="0035194F" w:rsidP="00CF4CCE">
            <w:pPr>
              <w:spacing w:line="276" w:lineRule="auto"/>
              <w:rPr>
                <w:ins w:id="5239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40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Recebendo Estatística</w:t>
              </w:r>
            </w:ins>
          </w:p>
        </w:tc>
        <w:tc>
          <w:tcPr>
            <w:tcW w:w="0" w:type="auto"/>
            <w:vAlign w:val="center"/>
            <w:hideMark/>
          </w:tcPr>
          <w:p w14:paraId="73498474" w14:textId="77777777" w:rsidR="0035194F" w:rsidRPr="00DF70C9" w:rsidRDefault="0035194F" w:rsidP="00CF4CCE">
            <w:pPr>
              <w:spacing w:line="276" w:lineRule="auto"/>
              <w:rPr>
                <w:ins w:id="5241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42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Conclusão natural da captura de dados</w:t>
              </w:r>
            </w:ins>
          </w:p>
        </w:tc>
        <w:tc>
          <w:tcPr>
            <w:tcW w:w="0" w:type="auto"/>
            <w:vAlign w:val="center"/>
            <w:hideMark/>
          </w:tcPr>
          <w:p w14:paraId="666B3BBE" w14:textId="77777777" w:rsidR="0035194F" w:rsidRPr="00DF70C9" w:rsidRDefault="0035194F" w:rsidP="00CF4CCE">
            <w:pPr>
              <w:spacing w:line="276" w:lineRule="auto"/>
              <w:rPr>
                <w:ins w:id="5243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44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usuário solicita parar == false</w:t>
              </w:r>
            </w:ins>
          </w:p>
        </w:tc>
        <w:tc>
          <w:tcPr>
            <w:tcW w:w="0" w:type="auto"/>
            <w:vAlign w:val="center"/>
            <w:hideMark/>
          </w:tcPr>
          <w:p w14:paraId="3ADFCD8D" w14:textId="77777777" w:rsidR="0035194F" w:rsidRPr="00DF70C9" w:rsidRDefault="0035194F" w:rsidP="00CF4CCE">
            <w:pPr>
              <w:spacing w:line="276" w:lineRule="auto"/>
              <w:rPr>
                <w:ins w:id="5245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46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—</w:t>
              </w:r>
            </w:ins>
          </w:p>
        </w:tc>
      </w:tr>
      <w:tr w:rsidR="0035194F" w:rsidRPr="00DF70C9" w14:paraId="3A72116E" w14:textId="77777777" w:rsidTr="00CF4CCE">
        <w:trPr>
          <w:tblCellSpacing w:w="15" w:type="dxa"/>
          <w:ins w:id="5247" w:author="Leonardo Sampaio" w:date="2025-08-09T14:57:00Z"/>
        </w:trPr>
        <w:tc>
          <w:tcPr>
            <w:tcW w:w="0" w:type="auto"/>
            <w:vAlign w:val="center"/>
            <w:hideMark/>
          </w:tcPr>
          <w:p w14:paraId="696F7356" w14:textId="77777777" w:rsidR="0035194F" w:rsidRPr="00DF70C9" w:rsidRDefault="0035194F" w:rsidP="00CF4CCE">
            <w:pPr>
              <w:spacing w:line="276" w:lineRule="auto"/>
              <w:rPr>
                <w:ins w:id="5248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49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Parando Treino</w:t>
              </w:r>
            </w:ins>
          </w:p>
        </w:tc>
        <w:tc>
          <w:tcPr>
            <w:tcW w:w="0" w:type="auto"/>
            <w:vAlign w:val="center"/>
            <w:hideMark/>
          </w:tcPr>
          <w:p w14:paraId="73A88C8C" w14:textId="77777777" w:rsidR="0035194F" w:rsidRPr="00DF70C9" w:rsidRDefault="0035194F" w:rsidP="00CF4CCE">
            <w:pPr>
              <w:spacing w:line="276" w:lineRule="auto"/>
              <w:rPr>
                <w:ins w:id="5250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51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Recebendo Estatística</w:t>
              </w:r>
            </w:ins>
          </w:p>
        </w:tc>
        <w:tc>
          <w:tcPr>
            <w:tcW w:w="0" w:type="auto"/>
            <w:vAlign w:val="center"/>
            <w:hideMark/>
          </w:tcPr>
          <w:p w14:paraId="2424BCB0" w14:textId="77777777" w:rsidR="0035194F" w:rsidRPr="00DF70C9" w:rsidRDefault="0035194F" w:rsidP="00CF4CCE">
            <w:pPr>
              <w:spacing w:line="276" w:lineRule="auto"/>
              <w:rPr>
                <w:ins w:id="5252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53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Processamento de dados finalizado</w:t>
              </w:r>
            </w:ins>
          </w:p>
        </w:tc>
        <w:tc>
          <w:tcPr>
            <w:tcW w:w="0" w:type="auto"/>
            <w:vAlign w:val="center"/>
            <w:hideMark/>
          </w:tcPr>
          <w:p w14:paraId="30678015" w14:textId="77777777" w:rsidR="0035194F" w:rsidRPr="00DF70C9" w:rsidRDefault="0035194F" w:rsidP="00CF4CCE">
            <w:pPr>
              <w:spacing w:line="276" w:lineRule="auto"/>
              <w:rPr>
                <w:ins w:id="5254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55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—</w:t>
              </w:r>
            </w:ins>
          </w:p>
        </w:tc>
        <w:tc>
          <w:tcPr>
            <w:tcW w:w="0" w:type="auto"/>
            <w:vAlign w:val="center"/>
            <w:hideMark/>
          </w:tcPr>
          <w:p w14:paraId="0DA97ECC" w14:textId="77777777" w:rsidR="0035194F" w:rsidRPr="00DF70C9" w:rsidRDefault="0035194F" w:rsidP="00CF4CCE">
            <w:pPr>
              <w:spacing w:line="276" w:lineRule="auto"/>
              <w:rPr>
                <w:ins w:id="5256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57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—</w:t>
              </w:r>
            </w:ins>
          </w:p>
        </w:tc>
      </w:tr>
      <w:tr w:rsidR="0035194F" w:rsidRPr="00DF70C9" w14:paraId="17A095F2" w14:textId="77777777" w:rsidTr="00CF4CCE">
        <w:trPr>
          <w:tblCellSpacing w:w="15" w:type="dxa"/>
          <w:ins w:id="5258" w:author="Leonardo Sampaio" w:date="2025-08-09T14:57:00Z"/>
        </w:trPr>
        <w:tc>
          <w:tcPr>
            <w:tcW w:w="0" w:type="auto"/>
            <w:vAlign w:val="center"/>
            <w:hideMark/>
          </w:tcPr>
          <w:p w14:paraId="45138114" w14:textId="77777777" w:rsidR="0035194F" w:rsidRPr="00DF70C9" w:rsidRDefault="0035194F" w:rsidP="00CF4CCE">
            <w:pPr>
              <w:spacing w:line="276" w:lineRule="auto"/>
              <w:rPr>
                <w:ins w:id="5259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60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Recebendo Estatística</w:t>
              </w:r>
            </w:ins>
          </w:p>
        </w:tc>
        <w:tc>
          <w:tcPr>
            <w:tcW w:w="0" w:type="auto"/>
            <w:vAlign w:val="center"/>
            <w:hideMark/>
          </w:tcPr>
          <w:p w14:paraId="184BA71F" w14:textId="77777777" w:rsidR="0035194F" w:rsidRPr="00DF70C9" w:rsidRDefault="0035194F" w:rsidP="00CF4CCE">
            <w:pPr>
              <w:spacing w:line="276" w:lineRule="auto"/>
              <w:rPr>
                <w:ins w:id="5261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62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Recebendo Feedback IA</w:t>
              </w:r>
            </w:ins>
          </w:p>
        </w:tc>
        <w:tc>
          <w:tcPr>
            <w:tcW w:w="0" w:type="auto"/>
            <w:vAlign w:val="center"/>
            <w:hideMark/>
          </w:tcPr>
          <w:p w14:paraId="29571559" w14:textId="77777777" w:rsidR="0035194F" w:rsidRPr="00DF70C9" w:rsidRDefault="0035194F" w:rsidP="00CF4CCE">
            <w:pPr>
              <w:spacing w:line="276" w:lineRule="auto"/>
              <w:rPr>
                <w:ins w:id="5263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64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Estatísticas entregues</w:t>
              </w:r>
            </w:ins>
          </w:p>
        </w:tc>
        <w:tc>
          <w:tcPr>
            <w:tcW w:w="0" w:type="auto"/>
            <w:vAlign w:val="center"/>
            <w:hideMark/>
          </w:tcPr>
          <w:p w14:paraId="0CDABCF2" w14:textId="77777777" w:rsidR="0035194F" w:rsidRPr="00DF70C9" w:rsidRDefault="0035194F" w:rsidP="00CF4CCE">
            <w:pPr>
              <w:spacing w:line="276" w:lineRule="auto"/>
              <w:rPr>
                <w:ins w:id="5265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66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—</w:t>
              </w:r>
            </w:ins>
          </w:p>
        </w:tc>
        <w:tc>
          <w:tcPr>
            <w:tcW w:w="0" w:type="auto"/>
            <w:vAlign w:val="center"/>
            <w:hideMark/>
          </w:tcPr>
          <w:p w14:paraId="3E8F3993" w14:textId="77777777" w:rsidR="0035194F" w:rsidRPr="00DF70C9" w:rsidRDefault="0035194F" w:rsidP="00CF4CCE">
            <w:pPr>
              <w:spacing w:line="276" w:lineRule="auto"/>
              <w:rPr>
                <w:ins w:id="5267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68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—</w:t>
              </w:r>
            </w:ins>
          </w:p>
        </w:tc>
      </w:tr>
      <w:tr w:rsidR="0035194F" w:rsidRPr="00DF70C9" w14:paraId="7E79F38D" w14:textId="77777777" w:rsidTr="00CF4CCE">
        <w:trPr>
          <w:tblCellSpacing w:w="15" w:type="dxa"/>
          <w:ins w:id="5269" w:author="Leonardo Sampaio" w:date="2025-08-09T14:57:00Z"/>
        </w:trPr>
        <w:tc>
          <w:tcPr>
            <w:tcW w:w="0" w:type="auto"/>
            <w:vAlign w:val="center"/>
            <w:hideMark/>
          </w:tcPr>
          <w:p w14:paraId="06A51AB7" w14:textId="77777777" w:rsidR="0035194F" w:rsidRPr="00DF70C9" w:rsidRDefault="0035194F" w:rsidP="00CF4CCE">
            <w:pPr>
              <w:spacing w:line="276" w:lineRule="auto"/>
              <w:rPr>
                <w:ins w:id="5270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71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Recebendo Feedback IA</w:t>
              </w:r>
            </w:ins>
          </w:p>
        </w:tc>
        <w:tc>
          <w:tcPr>
            <w:tcW w:w="0" w:type="auto"/>
            <w:vAlign w:val="center"/>
            <w:hideMark/>
          </w:tcPr>
          <w:p w14:paraId="06FEA1FF" w14:textId="77777777" w:rsidR="0035194F" w:rsidRPr="00DF70C9" w:rsidRDefault="0035194F" w:rsidP="00CF4CCE">
            <w:pPr>
              <w:spacing w:line="276" w:lineRule="auto"/>
              <w:rPr>
                <w:ins w:id="5272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73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Estado Final (</w:t>
              </w:r>
              <w:r w:rsidRPr="00DF70C9">
                <w:rPr>
                  <w:rFonts w:ascii="Cambria Math" w:eastAsia="Times New Roman" w:hAnsi="Cambria Math" w:cs="Cambria Math"/>
                  <w:color w:val="000000" w:themeColor="text1"/>
                </w:rPr>
                <w:t>◎</w:t>
              </w:r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)</w:t>
              </w:r>
            </w:ins>
          </w:p>
        </w:tc>
        <w:tc>
          <w:tcPr>
            <w:tcW w:w="0" w:type="auto"/>
            <w:vAlign w:val="center"/>
            <w:hideMark/>
          </w:tcPr>
          <w:p w14:paraId="719959FF" w14:textId="77777777" w:rsidR="0035194F" w:rsidRPr="00DF70C9" w:rsidRDefault="0035194F" w:rsidP="00CF4CCE">
            <w:pPr>
              <w:spacing w:line="276" w:lineRule="auto"/>
              <w:rPr>
                <w:ins w:id="5274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75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Feedback entregue ao usuário</w:t>
              </w:r>
            </w:ins>
          </w:p>
        </w:tc>
        <w:tc>
          <w:tcPr>
            <w:tcW w:w="0" w:type="auto"/>
            <w:vAlign w:val="center"/>
            <w:hideMark/>
          </w:tcPr>
          <w:p w14:paraId="231E8BD7" w14:textId="77777777" w:rsidR="0035194F" w:rsidRPr="00DF70C9" w:rsidRDefault="0035194F" w:rsidP="00CF4CCE">
            <w:pPr>
              <w:spacing w:line="276" w:lineRule="auto"/>
              <w:rPr>
                <w:ins w:id="5276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77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—</w:t>
              </w:r>
            </w:ins>
          </w:p>
        </w:tc>
        <w:tc>
          <w:tcPr>
            <w:tcW w:w="0" w:type="auto"/>
            <w:vAlign w:val="center"/>
            <w:hideMark/>
          </w:tcPr>
          <w:p w14:paraId="65E788DA" w14:textId="77777777" w:rsidR="0035194F" w:rsidRPr="00DF70C9" w:rsidRDefault="0035194F" w:rsidP="00CF4CCE">
            <w:pPr>
              <w:spacing w:line="276" w:lineRule="auto"/>
              <w:rPr>
                <w:ins w:id="5278" w:author="Leonardo Sampaio" w:date="2025-08-09T14:57:00Z"/>
                <w:rFonts w:ascii="Times New Roman" w:eastAsia="Times New Roman" w:hAnsi="Times New Roman" w:cs="Times New Roman"/>
                <w:color w:val="000000" w:themeColor="text1"/>
              </w:rPr>
            </w:pPr>
            <w:ins w:id="5279" w:author="Leonardo Sampaio" w:date="2025-08-09T14:57:00Z">
              <w:r w:rsidRPr="00DF70C9">
                <w:rPr>
                  <w:rFonts w:ascii="Times New Roman" w:eastAsia="Times New Roman" w:hAnsi="Times New Roman" w:cs="Times New Roman"/>
                  <w:color w:val="000000" w:themeColor="text1"/>
                </w:rPr>
                <w:t>—</w:t>
              </w:r>
            </w:ins>
          </w:p>
        </w:tc>
      </w:tr>
    </w:tbl>
    <w:p w14:paraId="15FF662C" w14:textId="2CD095A6" w:rsidR="18358AF8" w:rsidRPr="001F772C" w:rsidRDefault="18358AF8">
      <w:pPr>
        <w:spacing w:line="276" w:lineRule="auto"/>
        <w:ind w:firstLine="709"/>
        <w:jc w:val="both"/>
        <w:rPr>
          <w:rFonts w:ascii="Times New Roman" w:hAnsi="Times New Roman" w:cs="Times New Roman"/>
          <w:rPrChange w:id="5280" w:author="WESLEY DOS SANTOS GATINHO" w:date="2025-06-13T20:43:00Z">
            <w:rPr/>
          </w:rPrChange>
        </w:rPr>
        <w:pPrChange w:id="5281" w:author="WESLEY DOS SANTOS GATINHO" w:date="2025-06-13T21:19:00Z">
          <w:pPr/>
        </w:pPrChange>
      </w:pPr>
      <w:del w:id="5282" w:author="Leonardo Sampaio" w:date="2025-08-09T14:57:00Z" w16du:dateUtc="2025-08-09T17:57:00Z">
        <w:r w:rsidRPr="001F772C" w:rsidDel="00DF70C9">
          <w:rPr>
            <w:rFonts w:ascii="Times New Roman" w:eastAsia="Times New Roman" w:hAnsi="Times New Roman" w:cs="Times New Roman"/>
          </w:rPr>
          <w:delText>O diagrama de estados representa o fluxo de funcionamento de um sistema de monitoramento de treino físico guiado por IA, desde a seleção do exercício até o fornecimento de estatísticas e feedback ao usuário com base nos dados coletados em tempo real.</w:delText>
        </w:r>
      </w:del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5283" w:author="WESLEY DOS SANTOS GATINHO" w:date="2025-06-13T21:20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5284">
          <w:tblGrid>
            <w:gridCol w:w="40"/>
            <w:gridCol w:w="9020"/>
            <w:gridCol w:w="40"/>
          </w:tblGrid>
        </w:tblGridChange>
      </w:tblGrid>
      <w:tr w:rsidR="6C00A397" w:rsidRPr="001F772C" w14:paraId="32AEBD7E" w14:textId="77777777" w:rsidTr="00073D74">
        <w:trPr>
          <w:trHeight w:val="300"/>
          <w:trPrChange w:id="5285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286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49B37B8A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36CC06B5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92414F4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464C945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9BF05D6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CD93474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38B95B1" w14:textId="010AF803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287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lastRenderedPageBreak/>
              <w:t xml:space="preserve">Figura </w:t>
            </w:r>
            <w:del w:id="5288" w:author="WESLEY DOS SANTOS GATINHO" w:date="2025-06-13T21:19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5289" w:author="WESLEY DOS SANTOS GATINHO" w:date="2025-06-13T21:19:00Z">
              <w:r w:rsidR="00073D74">
                <w:rPr>
                  <w:rFonts w:ascii="Times New Roman" w:eastAsia="Times New Roman" w:hAnsi="Times New Roman" w:cs="Times New Roman"/>
                </w:rPr>
                <w:t>28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 xml:space="preserve">: </w:t>
            </w:r>
            <w:r w:rsidR="3522F9A1" w:rsidRPr="001F772C">
              <w:rPr>
                <w:rFonts w:ascii="Times New Roman" w:eastAsia="Times New Roman" w:hAnsi="Times New Roman" w:cs="Times New Roman"/>
              </w:rPr>
              <w:t>Estado</w:t>
            </w:r>
            <w:r w:rsidRPr="001F772C">
              <w:rPr>
                <w:rFonts w:ascii="Times New Roman" w:eastAsia="Times New Roman" w:hAnsi="Times New Roman" w:cs="Times New Roman"/>
              </w:rPr>
              <w:t xml:space="preserve"> de Monitoramento </w:t>
            </w:r>
            <w:r w:rsidR="3C3B8A44" w:rsidRPr="001F772C">
              <w:rPr>
                <w:rFonts w:ascii="Times New Roman" w:eastAsia="Times New Roman" w:hAnsi="Times New Roman" w:cs="Times New Roman"/>
              </w:rPr>
              <w:t>por IA</w:t>
            </w:r>
            <w:r w:rsidR="5D08D033" w:rsidRPr="001F772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6C00A397" w:rsidRPr="001F772C" w14:paraId="47010ED6" w14:textId="77777777" w:rsidTr="00073D74">
        <w:trPr>
          <w:trHeight w:val="300"/>
          <w:trPrChange w:id="5290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291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64027676" w14:textId="4EB3A4F3" w:rsidR="69DCA2F5" w:rsidRPr="001F772C" w:rsidRDefault="69DCA2F5">
            <w:pPr>
              <w:spacing w:line="276" w:lineRule="auto"/>
              <w:jc w:val="center"/>
              <w:rPr>
                <w:rFonts w:ascii="Times New Roman" w:hAnsi="Times New Roman" w:cs="Times New Roman"/>
                <w:rPrChange w:id="5292" w:author="WESLEY DOS SANTOS GATINHO" w:date="2025-06-13T20:43:00Z">
                  <w:rPr/>
                </w:rPrChange>
              </w:rPr>
              <w:pPrChange w:id="5293" w:author="WESLEY DOS SANTOS GATINHO" w:date="2025-06-13T21:19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294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3755BFDD" wp14:editId="7FF9B0D8">
                  <wp:extent cx="4620968" cy="5579322"/>
                  <wp:effectExtent l="0" t="0" r="0" b="0"/>
                  <wp:docPr id="2074171807" name="Picture 2074171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968" cy="557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071A2439" w14:textId="77777777" w:rsidTr="00073D74">
        <w:trPr>
          <w:trHeight w:val="300"/>
          <w:trPrChange w:id="5295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296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5BB75FEE" w14:textId="2F32212F" w:rsidR="6C00A397" w:rsidRPr="00073D74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5297" w:author="WESLEY DOS SANTOS GATINHO" w:date="2025-06-13T21:19:00Z">
                  <w:rPr/>
                </w:rPrChange>
              </w:rPr>
              <w:pPrChange w:id="5298" w:author="WESLEY DOS SANTOS GATINHO" w:date="2025-06-13T20:45:00Z">
                <w:pPr>
                  <w:jc w:val="center"/>
                </w:pPr>
              </w:pPrChange>
            </w:pPr>
            <w:r w:rsidRPr="00073D74">
              <w:rPr>
                <w:rFonts w:ascii="Times New Roman" w:hAnsi="Times New Roman" w:cs="Times New Roman"/>
                <w:b/>
                <w:bCs/>
                <w:rPrChange w:id="5299" w:author="WESLEY DOS SANTOS GATINHO" w:date="2025-06-13T21:19:00Z">
                  <w:rPr/>
                </w:rPrChange>
              </w:rPr>
              <w:t>Fonte: Autores, 2025.</w:t>
            </w:r>
          </w:p>
        </w:tc>
      </w:tr>
    </w:tbl>
    <w:p w14:paraId="5E7816D8" w14:textId="4B4E575E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b/>
          <w:bCs/>
          <w:rPrChange w:id="5300" w:author="WESLEY DOS SANTOS GATINHO" w:date="2025-06-13T20:43:00Z">
            <w:rPr/>
          </w:rPrChange>
        </w:rPr>
        <w:pPrChange w:id="5301" w:author="WESLEY DOS SANTOS GATINHO" w:date="2025-06-13T20:45:00Z">
          <w:pPr/>
        </w:pPrChange>
      </w:pPr>
    </w:p>
    <w:p w14:paraId="2D600ADC" w14:textId="324CE553" w:rsidR="1222E02E" w:rsidRPr="001F772C" w:rsidRDefault="1222E02E">
      <w:pPr>
        <w:spacing w:line="276" w:lineRule="auto"/>
        <w:rPr>
          <w:rFonts w:ascii="Times New Roman" w:eastAsia="Times New Roman" w:hAnsi="Times New Roman" w:cs="Times New Roman"/>
          <w:b/>
          <w:bCs/>
          <w:rPrChange w:id="5302" w:author="WESLEY DOS SANTOS GATINHO" w:date="2025-06-13T20:43:00Z">
            <w:rPr/>
          </w:rPrChange>
        </w:rPr>
        <w:pPrChange w:id="5303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8</w:t>
      </w:r>
      <w:r w:rsidR="5E1E1414" w:rsidRPr="001F772C">
        <w:rPr>
          <w:rFonts w:ascii="Times New Roman" w:eastAsia="Times New Roman" w:hAnsi="Times New Roman" w:cs="Times New Roman"/>
          <w:b/>
          <w:bCs/>
        </w:rPr>
        <w:t xml:space="preserve">.2. Diagrama de </w:t>
      </w:r>
      <w:r w:rsidR="43769CCA" w:rsidRPr="001F772C">
        <w:rPr>
          <w:rFonts w:ascii="Times New Roman" w:eastAsia="Times New Roman" w:hAnsi="Times New Roman" w:cs="Times New Roman"/>
          <w:b/>
          <w:bCs/>
        </w:rPr>
        <w:t>estado</w:t>
      </w:r>
      <w:r w:rsidR="5E1E1414" w:rsidRPr="001F772C">
        <w:rPr>
          <w:rFonts w:ascii="Times New Roman" w:eastAsia="Times New Roman" w:hAnsi="Times New Roman" w:cs="Times New Roman"/>
          <w:b/>
          <w:bCs/>
        </w:rPr>
        <w:t>: Gerador de treino e dieta.</w:t>
      </w:r>
    </w:p>
    <w:p w14:paraId="73A1351A" w14:textId="77777777" w:rsidR="009D2FD5" w:rsidRDefault="009D2FD5" w:rsidP="009D2FD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9D2FD5">
        <w:rPr>
          <w:rFonts w:ascii="Times New Roman" w:eastAsia="Times New Roman" w:hAnsi="Times New Roman" w:cs="Times New Roman"/>
          <w:b/>
          <w:bCs/>
        </w:rPr>
        <w:t>1. Descrição Geral</w:t>
      </w:r>
    </w:p>
    <w:p w14:paraId="1CEAFDA4" w14:textId="77777777" w:rsidR="009D2FD5" w:rsidRDefault="009D2FD5" w:rsidP="009D2FD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9D2FD5">
        <w:rPr>
          <w:rFonts w:ascii="Times New Roman" w:eastAsia="Times New Roman" w:hAnsi="Times New Roman" w:cs="Times New Roman"/>
        </w:rPr>
        <w:t xml:space="preserve">O diagrama modela o </w:t>
      </w:r>
      <w:r w:rsidRPr="009D2FD5">
        <w:rPr>
          <w:rFonts w:ascii="Times New Roman" w:eastAsia="Times New Roman" w:hAnsi="Times New Roman" w:cs="Times New Roman"/>
          <w:b/>
          <w:bCs/>
        </w:rPr>
        <w:t xml:space="preserve">ciclo de vida de um processo no </w:t>
      </w:r>
      <w:proofErr w:type="gramStart"/>
      <w:r w:rsidRPr="009D2FD5">
        <w:rPr>
          <w:rFonts w:ascii="Times New Roman" w:eastAsia="Times New Roman" w:hAnsi="Times New Roman" w:cs="Times New Roman"/>
          <w:b/>
          <w:bCs/>
        </w:rPr>
        <w:t>sistema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9D2FD5">
        <w:rPr>
          <w:rFonts w:ascii="Times New Roman" w:eastAsia="Times New Roman" w:hAnsi="Times New Roman" w:cs="Times New Roman"/>
          <w:b/>
          <w:bCs/>
        </w:rPr>
        <w:t>FitAI</w:t>
      </w:r>
      <w:proofErr w:type="spellEnd"/>
      <w:proofErr w:type="gramEnd"/>
      <w:r w:rsidRPr="009D2FD5">
        <w:rPr>
          <w:rFonts w:ascii="Times New Roman" w:eastAsia="Times New Roman" w:hAnsi="Times New Roman" w:cs="Times New Roman"/>
          <w:b/>
          <w:bCs/>
        </w:rPr>
        <w:t xml:space="preserve"> para geração de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Pr="009D2FD5">
        <w:rPr>
          <w:rFonts w:ascii="Times New Roman" w:eastAsia="Times New Roman" w:hAnsi="Times New Roman" w:cs="Times New Roman"/>
          <w:b/>
          <w:bCs/>
        </w:rPr>
        <w:t>treinos ou dietas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Pr="009D2FD5">
        <w:rPr>
          <w:rFonts w:ascii="Times New Roman" w:eastAsia="Times New Roman" w:hAnsi="Times New Roman" w:cs="Times New Roman"/>
          <w:b/>
          <w:bCs/>
        </w:rPr>
        <w:t>personalizadas</w:t>
      </w:r>
      <w:r w:rsidRPr="009D2FD5">
        <w:rPr>
          <w:rFonts w:ascii="Times New Roman" w:eastAsia="Times New Roman" w:hAnsi="Times New Roman" w:cs="Times New Roman"/>
        </w:rPr>
        <w:t>.</w:t>
      </w:r>
    </w:p>
    <w:p w14:paraId="76526BEF" w14:textId="77777777" w:rsidR="009D2FD5" w:rsidRDefault="009D2FD5" w:rsidP="009D2FD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9D2FD5">
        <w:rPr>
          <w:rFonts w:ascii="Times New Roman" w:eastAsia="Times New Roman" w:hAnsi="Times New Roman" w:cs="Times New Roman"/>
        </w:rPr>
        <w:t xml:space="preserve">O objeto representado é a </w:t>
      </w:r>
      <w:r w:rsidRPr="009D2FD5">
        <w:rPr>
          <w:rFonts w:ascii="Times New Roman" w:eastAsia="Times New Roman" w:hAnsi="Times New Roman" w:cs="Times New Roman"/>
          <w:b/>
          <w:bCs/>
        </w:rPr>
        <w:t>sessão de interação do usuário com o gerador de planos</w:t>
      </w:r>
      <w:r w:rsidRPr="009D2FD5">
        <w:rPr>
          <w:rFonts w:ascii="Times New Roman" w:eastAsia="Times New Roman" w:hAnsi="Times New Roman" w:cs="Times New Roman"/>
        </w:rPr>
        <w:t>, desde o momento em que o sistema é iniciado até a entrega de um plano personalizado ou de uma dica fitness.</w:t>
      </w:r>
    </w:p>
    <w:p w14:paraId="0F1002DB" w14:textId="0D36471A" w:rsidR="009D2FD5" w:rsidRPr="009D2FD5" w:rsidRDefault="009D2FD5" w:rsidP="009D2FD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9D2FD5">
        <w:rPr>
          <w:rFonts w:ascii="Times New Roman" w:eastAsia="Times New Roman" w:hAnsi="Times New Roman" w:cs="Times New Roman"/>
        </w:rPr>
        <w:t xml:space="preserve">O mapeamento desses estados permite compreender </w:t>
      </w:r>
      <w:r w:rsidRPr="009D2FD5">
        <w:rPr>
          <w:rFonts w:ascii="Times New Roman" w:eastAsia="Times New Roman" w:hAnsi="Times New Roman" w:cs="Times New Roman"/>
          <w:b/>
          <w:bCs/>
        </w:rPr>
        <w:t>as etapas e decisões</w:t>
      </w:r>
      <w:r w:rsidRPr="009D2FD5">
        <w:rPr>
          <w:rFonts w:ascii="Times New Roman" w:eastAsia="Times New Roman" w:hAnsi="Times New Roman" w:cs="Times New Roman"/>
        </w:rPr>
        <w:t xml:space="preserve"> envolvidas no processo, garantindo que as funcionalidades sejam executadas na ordem correta e de acordo com as escolhas do usuário.</w:t>
      </w:r>
    </w:p>
    <w:p w14:paraId="744A3943" w14:textId="20D41D5F" w:rsidR="009D2FD5" w:rsidRPr="009D2FD5" w:rsidRDefault="009D2FD5" w:rsidP="009D2FD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</w:p>
    <w:p w14:paraId="5E83B7E6" w14:textId="77777777" w:rsidR="009D2FD5" w:rsidRPr="009D2FD5" w:rsidRDefault="009D2FD5" w:rsidP="009D2FD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9D2FD5">
        <w:rPr>
          <w:rFonts w:ascii="Times New Roman" w:eastAsia="Times New Roman" w:hAnsi="Times New Roman" w:cs="Times New Roman"/>
          <w:b/>
          <w:bCs/>
        </w:rPr>
        <w:t>2. Estados</w:t>
      </w:r>
    </w:p>
    <w:p w14:paraId="7E32D66E" w14:textId="77777777" w:rsidR="009D2FD5" w:rsidRPr="009D2FD5" w:rsidRDefault="009D2FD5" w:rsidP="009D2FD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9D2FD5">
        <w:rPr>
          <w:rFonts w:ascii="Times New Roman" w:eastAsia="Times New Roman" w:hAnsi="Times New Roman" w:cs="Times New Roman"/>
          <w:b/>
          <w:bCs/>
        </w:rPr>
        <w:t>Estado Inicial</w:t>
      </w:r>
    </w:p>
    <w:p w14:paraId="7F593F08" w14:textId="3831B44C" w:rsidR="009D2FD5" w:rsidRPr="009D2FD5" w:rsidRDefault="009D2FD5" w:rsidP="009D2FD5">
      <w:pPr>
        <w:numPr>
          <w:ilvl w:val="0"/>
          <w:numId w:val="138"/>
        </w:numPr>
        <w:spacing w:line="276" w:lineRule="auto"/>
        <w:rPr>
          <w:rFonts w:ascii="Times New Roman" w:eastAsia="Times New Roman" w:hAnsi="Times New Roman" w:cs="Times New Roman"/>
        </w:rPr>
      </w:pPr>
      <w:r w:rsidRPr="009D2FD5">
        <w:rPr>
          <w:rFonts w:ascii="Times New Roman" w:eastAsia="Times New Roman" w:hAnsi="Times New Roman" w:cs="Times New Roman"/>
          <w:b/>
          <w:bCs/>
        </w:rPr>
        <w:t>Ponto de início (●)</w:t>
      </w:r>
      <w:r w:rsidRPr="009D2FD5">
        <w:rPr>
          <w:rFonts w:ascii="Times New Roman" w:eastAsia="Times New Roman" w:hAnsi="Times New Roman" w:cs="Times New Roman"/>
        </w:rPr>
        <w:br/>
        <w:t xml:space="preserve">Representa o momento antes do carregamento do </w:t>
      </w:r>
      <w:proofErr w:type="gramStart"/>
      <w:r w:rsidRPr="009D2FD5">
        <w:rPr>
          <w:rFonts w:ascii="Times New Roman" w:eastAsia="Times New Roman" w:hAnsi="Times New Roman" w:cs="Times New Roman"/>
        </w:rPr>
        <w:t>sistema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2FD5">
        <w:rPr>
          <w:rFonts w:ascii="Times New Roman" w:eastAsia="Times New Roman" w:hAnsi="Times New Roman" w:cs="Times New Roman"/>
        </w:rPr>
        <w:t>FitAI</w:t>
      </w:r>
      <w:proofErr w:type="spellEnd"/>
      <w:proofErr w:type="gramEnd"/>
      <w:r w:rsidRPr="009D2FD5">
        <w:rPr>
          <w:rFonts w:ascii="Times New Roman" w:eastAsia="Times New Roman" w:hAnsi="Times New Roman" w:cs="Times New Roman"/>
        </w:rPr>
        <w:t>, sem nenhuma interação iniciada.</w:t>
      </w:r>
    </w:p>
    <w:p w14:paraId="1DD40687" w14:textId="77777777" w:rsidR="009D2FD5" w:rsidRPr="009D2FD5" w:rsidRDefault="009D2FD5" w:rsidP="009D2FD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9D2FD5">
        <w:rPr>
          <w:rFonts w:ascii="Times New Roman" w:eastAsia="Times New Roman" w:hAnsi="Times New Roman" w:cs="Times New Roman"/>
          <w:b/>
          <w:bCs/>
        </w:rPr>
        <w:t>Estados Intermediários</w:t>
      </w:r>
    </w:p>
    <w:p w14:paraId="6A0B1CD1" w14:textId="77777777" w:rsidR="009D2FD5" w:rsidRPr="009D2FD5" w:rsidRDefault="009D2FD5" w:rsidP="009D2FD5">
      <w:pPr>
        <w:numPr>
          <w:ilvl w:val="0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9D2FD5">
        <w:rPr>
          <w:rFonts w:ascii="Times New Roman" w:eastAsia="Times New Roman" w:hAnsi="Times New Roman" w:cs="Times New Roman"/>
          <w:b/>
          <w:bCs/>
        </w:rPr>
        <w:t>Iniciar Sistema</w:t>
      </w:r>
    </w:p>
    <w:p w14:paraId="475D6B79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9D2FD5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9D2FD5">
        <w:rPr>
          <w:rFonts w:ascii="Times New Roman" w:eastAsia="Times New Roman" w:hAnsi="Times New Roman" w:cs="Times New Roman"/>
        </w:rPr>
        <w:t xml:space="preserve">: Carregar </w:t>
      </w:r>
      <w:proofErr w:type="gramStart"/>
      <w:r w:rsidRPr="009D2FD5">
        <w:rPr>
          <w:rFonts w:ascii="Times New Roman" w:eastAsia="Times New Roman" w:hAnsi="Times New Roman" w:cs="Times New Roman"/>
        </w:rPr>
        <w:t xml:space="preserve">sistema </w:t>
      </w:r>
      <w:proofErr w:type="spellStart"/>
      <w:r w:rsidRPr="009D2FD5">
        <w:rPr>
          <w:rFonts w:ascii="Times New Roman" w:eastAsia="Times New Roman" w:hAnsi="Times New Roman" w:cs="Times New Roman"/>
        </w:rPr>
        <w:t>FitAI</w:t>
      </w:r>
      <w:proofErr w:type="spellEnd"/>
      <w:proofErr w:type="gramEnd"/>
      <w:r w:rsidRPr="009D2FD5">
        <w:rPr>
          <w:rFonts w:ascii="Times New Roman" w:eastAsia="Times New Roman" w:hAnsi="Times New Roman" w:cs="Times New Roman"/>
        </w:rPr>
        <w:t>.</w:t>
      </w:r>
    </w:p>
    <w:p w14:paraId="65F0C9DC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D2FD5">
        <w:rPr>
          <w:rFonts w:ascii="Times New Roman" w:eastAsia="Times New Roman" w:hAnsi="Times New Roman" w:cs="Times New Roman"/>
          <w:b/>
          <w:bCs/>
        </w:rPr>
        <w:t>do</w:t>
      </w:r>
      <w:r w:rsidRPr="009D2FD5">
        <w:rPr>
          <w:rFonts w:ascii="Times New Roman" w:eastAsia="Times New Roman" w:hAnsi="Times New Roman" w:cs="Times New Roman"/>
        </w:rPr>
        <w:t>: Exibir menu inicial.</w:t>
      </w:r>
    </w:p>
    <w:p w14:paraId="617CF302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9D2FD5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9D2FD5">
        <w:rPr>
          <w:rFonts w:ascii="Times New Roman" w:eastAsia="Times New Roman" w:hAnsi="Times New Roman" w:cs="Times New Roman"/>
        </w:rPr>
        <w:t>: Sistema pronto.</w:t>
      </w:r>
    </w:p>
    <w:p w14:paraId="118377C2" w14:textId="77777777" w:rsidR="009D2FD5" w:rsidRPr="009D2FD5" w:rsidRDefault="009D2FD5" w:rsidP="009D2FD5">
      <w:pPr>
        <w:numPr>
          <w:ilvl w:val="0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9D2FD5">
        <w:rPr>
          <w:rFonts w:ascii="Times New Roman" w:eastAsia="Times New Roman" w:hAnsi="Times New Roman" w:cs="Times New Roman"/>
          <w:b/>
          <w:bCs/>
        </w:rPr>
        <w:t>Selecionar Gerador</w:t>
      </w:r>
    </w:p>
    <w:p w14:paraId="7B9613C2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9D2FD5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9D2FD5">
        <w:rPr>
          <w:rFonts w:ascii="Times New Roman" w:eastAsia="Times New Roman" w:hAnsi="Times New Roman" w:cs="Times New Roman"/>
        </w:rPr>
        <w:t>: Exibir opções de Treino/Dieta.</w:t>
      </w:r>
    </w:p>
    <w:p w14:paraId="4780E1DA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D2FD5">
        <w:rPr>
          <w:rFonts w:ascii="Times New Roman" w:eastAsia="Times New Roman" w:hAnsi="Times New Roman" w:cs="Times New Roman"/>
          <w:b/>
          <w:bCs/>
        </w:rPr>
        <w:t>do</w:t>
      </w:r>
      <w:r w:rsidRPr="009D2FD5">
        <w:rPr>
          <w:rFonts w:ascii="Times New Roman" w:eastAsia="Times New Roman" w:hAnsi="Times New Roman" w:cs="Times New Roman"/>
        </w:rPr>
        <w:t>: Aguardar escolha do usuário.</w:t>
      </w:r>
    </w:p>
    <w:p w14:paraId="36654316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9D2FD5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9D2FD5">
        <w:rPr>
          <w:rFonts w:ascii="Times New Roman" w:eastAsia="Times New Roman" w:hAnsi="Times New Roman" w:cs="Times New Roman"/>
        </w:rPr>
        <w:t>: Opção selecionada.</w:t>
      </w:r>
    </w:p>
    <w:p w14:paraId="65CB6321" w14:textId="77777777" w:rsidR="009D2FD5" w:rsidRPr="009D2FD5" w:rsidRDefault="009D2FD5" w:rsidP="009D2FD5">
      <w:pPr>
        <w:numPr>
          <w:ilvl w:val="0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D2FD5">
        <w:rPr>
          <w:rFonts w:ascii="Times New Roman" w:eastAsia="Times New Roman" w:hAnsi="Times New Roman" w:cs="Times New Roman"/>
          <w:b/>
          <w:bCs/>
        </w:rPr>
        <w:t>Escrever Prompt</w:t>
      </w:r>
      <w:r w:rsidRPr="009D2FD5">
        <w:rPr>
          <w:rFonts w:ascii="Times New Roman" w:eastAsia="Times New Roman" w:hAnsi="Times New Roman" w:cs="Times New Roman"/>
        </w:rPr>
        <w:t xml:space="preserve"> </w:t>
      </w:r>
      <w:r w:rsidRPr="009D2FD5">
        <w:rPr>
          <w:rFonts w:ascii="Times New Roman" w:eastAsia="Times New Roman" w:hAnsi="Times New Roman" w:cs="Times New Roman"/>
          <w:i/>
          <w:iCs/>
        </w:rPr>
        <w:t>(quando o usuário opta por gerador personalizado)</w:t>
      </w:r>
    </w:p>
    <w:p w14:paraId="46A6D569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9D2FD5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9D2FD5">
        <w:rPr>
          <w:rFonts w:ascii="Times New Roman" w:eastAsia="Times New Roman" w:hAnsi="Times New Roman" w:cs="Times New Roman"/>
        </w:rPr>
        <w:t>: Exibir campo de prompt.</w:t>
      </w:r>
    </w:p>
    <w:p w14:paraId="0955F09E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D2FD5">
        <w:rPr>
          <w:rFonts w:ascii="Times New Roman" w:eastAsia="Times New Roman" w:hAnsi="Times New Roman" w:cs="Times New Roman"/>
          <w:b/>
          <w:bCs/>
        </w:rPr>
        <w:t>do</w:t>
      </w:r>
      <w:r w:rsidRPr="009D2FD5">
        <w:rPr>
          <w:rFonts w:ascii="Times New Roman" w:eastAsia="Times New Roman" w:hAnsi="Times New Roman" w:cs="Times New Roman"/>
        </w:rPr>
        <w:t>: Usuário digita preferências.</w:t>
      </w:r>
    </w:p>
    <w:p w14:paraId="40FC9E36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9D2FD5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9D2FD5">
        <w:rPr>
          <w:rFonts w:ascii="Times New Roman" w:eastAsia="Times New Roman" w:hAnsi="Times New Roman" w:cs="Times New Roman"/>
        </w:rPr>
        <w:t>: Prompt finalizado.</w:t>
      </w:r>
    </w:p>
    <w:p w14:paraId="364E5C07" w14:textId="77777777" w:rsidR="009D2FD5" w:rsidRPr="009D2FD5" w:rsidRDefault="009D2FD5" w:rsidP="009D2FD5">
      <w:pPr>
        <w:numPr>
          <w:ilvl w:val="0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D2FD5">
        <w:rPr>
          <w:rFonts w:ascii="Times New Roman" w:eastAsia="Times New Roman" w:hAnsi="Times New Roman" w:cs="Times New Roman"/>
          <w:b/>
          <w:bCs/>
        </w:rPr>
        <w:t>Obter Plano Personalizado</w:t>
      </w:r>
      <w:r w:rsidRPr="009D2FD5">
        <w:rPr>
          <w:rFonts w:ascii="Times New Roman" w:eastAsia="Times New Roman" w:hAnsi="Times New Roman" w:cs="Times New Roman"/>
        </w:rPr>
        <w:t xml:space="preserve"> </w:t>
      </w:r>
      <w:r w:rsidRPr="009D2FD5">
        <w:rPr>
          <w:rFonts w:ascii="Times New Roman" w:eastAsia="Times New Roman" w:hAnsi="Times New Roman" w:cs="Times New Roman"/>
          <w:i/>
          <w:iCs/>
        </w:rPr>
        <w:t>(após escrever o prompt)</w:t>
      </w:r>
    </w:p>
    <w:p w14:paraId="772D4D49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9D2FD5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9D2FD5">
        <w:rPr>
          <w:rFonts w:ascii="Times New Roman" w:eastAsia="Times New Roman" w:hAnsi="Times New Roman" w:cs="Times New Roman"/>
        </w:rPr>
        <w:t>: Enviar prompt para a IA.</w:t>
      </w:r>
    </w:p>
    <w:p w14:paraId="1FFAD412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D2FD5">
        <w:rPr>
          <w:rFonts w:ascii="Times New Roman" w:eastAsia="Times New Roman" w:hAnsi="Times New Roman" w:cs="Times New Roman"/>
          <w:b/>
          <w:bCs/>
        </w:rPr>
        <w:t>do</w:t>
      </w:r>
      <w:r w:rsidRPr="009D2FD5">
        <w:rPr>
          <w:rFonts w:ascii="Times New Roman" w:eastAsia="Times New Roman" w:hAnsi="Times New Roman" w:cs="Times New Roman"/>
        </w:rPr>
        <w:t>: Processar e gerar plano.</w:t>
      </w:r>
    </w:p>
    <w:p w14:paraId="74A67567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9D2FD5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9D2FD5">
        <w:rPr>
          <w:rFonts w:ascii="Times New Roman" w:eastAsia="Times New Roman" w:hAnsi="Times New Roman" w:cs="Times New Roman"/>
        </w:rPr>
        <w:t>: Exibir resultado.</w:t>
      </w:r>
    </w:p>
    <w:p w14:paraId="30F2D978" w14:textId="77777777" w:rsidR="009D2FD5" w:rsidRPr="009D2FD5" w:rsidRDefault="009D2FD5" w:rsidP="009D2FD5">
      <w:pPr>
        <w:numPr>
          <w:ilvl w:val="0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D2FD5">
        <w:rPr>
          <w:rFonts w:ascii="Times New Roman" w:eastAsia="Times New Roman" w:hAnsi="Times New Roman" w:cs="Times New Roman"/>
          <w:b/>
          <w:bCs/>
        </w:rPr>
        <w:t>Obter Dica Fitness</w:t>
      </w:r>
      <w:r w:rsidRPr="009D2FD5">
        <w:rPr>
          <w:rFonts w:ascii="Times New Roman" w:eastAsia="Times New Roman" w:hAnsi="Times New Roman" w:cs="Times New Roman"/>
        </w:rPr>
        <w:t xml:space="preserve"> </w:t>
      </w:r>
      <w:r w:rsidRPr="009D2FD5">
        <w:rPr>
          <w:rFonts w:ascii="Times New Roman" w:eastAsia="Times New Roman" w:hAnsi="Times New Roman" w:cs="Times New Roman"/>
          <w:i/>
          <w:iCs/>
        </w:rPr>
        <w:t>(quando o usuário opta por dicas prontas)</w:t>
      </w:r>
    </w:p>
    <w:p w14:paraId="6F8D9D8B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9D2FD5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9D2FD5">
        <w:rPr>
          <w:rFonts w:ascii="Times New Roman" w:eastAsia="Times New Roman" w:hAnsi="Times New Roman" w:cs="Times New Roman"/>
        </w:rPr>
        <w:t>: Carregar dicas gerais.</w:t>
      </w:r>
    </w:p>
    <w:p w14:paraId="26E1CC3E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D2FD5">
        <w:rPr>
          <w:rFonts w:ascii="Times New Roman" w:eastAsia="Times New Roman" w:hAnsi="Times New Roman" w:cs="Times New Roman"/>
          <w:b/>
          <w:bCs/>
        </w:rPr>
        <w:t>do</w:t>
      </w:r>
      <w:r w:rsidRPr="009D2FD5">
        <w:rPr>
          <w:rFonts w:ascii="Times New Roman" w:eastAsia="Times New Roman" w:hAnsi="Times New Roman" w:cs="Times New Roman"/>
        </w:rPr>
        <w:t>: Exibir recomendações.</w:t>
      </w:r>
    </w:p>
    <w:p w14:paraId="3F652BFB" w14:textId="77777777" w:rsidR="009D2FD5" w:rsidRPr="009D2FD5" w:rsidRDefault="009D2FD5" w:rsidP="009D2FD5">
      <w:pPr>
        <w:numPr>
          <w:ilvl w:val="1"/>
          <w:numId w:val="13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9D2FD5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9D2FD5">
        <w:rPr>
          <w:rFonts w:ascii="Times New Roman" w:eastAsia="Times New Roman" w:hAnsi="Times New Roman" w:cs="Times New Roman"/>
        </w:rPr>
        <w:t>: Retornar ao menu.</w:t>
      </w:r>
    </w:p>
    <w:p w14:paraId="299F4F6A" w14:textId="77777777" w:rsidR="009D2FD5" w:rsidRDefault="009D2FD5" w:rsidP="009D2FD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559CFDC6" w14:textId="77777777" w:rsidR="009D2FD5" w:rsidRDefault="009D2FD5" w:rsidP="009D2FD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25FE7C32" w14:textId="77777777" w:rsidR="009D2FD5" w:rsidRDefault="009D2FD5" w:rsidP="009D2FD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275524A3" w14:textId="68D3F22C" w:rsidR="009D2FD5" w:rsidRPr="009D2FD5" w:rsidRDefault="009D2FD5" w:rsidP="009D2FD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9D2FD5">
        <w:rPr>
          <w:rFonts w:ascii="Times New Roman" w:eastAsia="Times New Roman" w:hAnsi="Times New Roman" w:cs="Times New Roman"/>
          <w:b/>
          <w:bCs/>
        </w:rPr>
        <w:lastRenderedPageBreak/>
        <w:t>Estado Final</w:t>
      </w:r>
    </w:p>
    <w:p w14:paraId="086B3CA3" w14:textId="77777777" w:rsidR="009D2FD5" w:rsidRPr="009D2FD5" w:rsidRDefault="009D2FD5" w:rsidP="009D2FD5">
      <w:pPr>
        <w:numPr>
          <w:ilvl w:val="0"/>
          <w:numId w:val="140"/>
        </w:numPr>
        <w:spacing w:line="276" w:lineRule="auto"/>
        <w:rPr>
          <w:rFonts w:ascii="Times New Roman" w:eastAsia="Times New Roman" w:hAnsi="Times New Roman" w:cs="Times New Roman"/>
        </w:rPr>
      </w:pPr>
      <w:r w:rsidRPr="009D2FD5">
        <w:rPr>
          <w:rFonts w:ascii="Times New Roman" w:eastAsia="Times New Roman" w:hAnsi="Times New Roman" w:cs="Times New Roman"/>
          <w:b/>
          <w:bCs/>
        </w:rPr>
        <w:t>Ponto de término (</w:t>
      </w:r>
      <w:r w:rsidRPr="009D2FD5">
        <w:rPr>
          <w:rFonts w:ascii="Cambria Math" w:eastAsia="Times New Roman" w:hAnsi="Cambria Math" w:cs="Cambria Math"/>
          <w:b/>
          <w:bCs/>
        </w:rPr>
        <w:t>◎</w:t>
      </w:r>
      <w:r w:rsidRPr="009D2FD5">
        <w:rPr>
          <w:rFonts w:ascii="Times New Roman" w:eastAsia="Times New Roman" w:hAnsi="Times New Roman" w:cs="Times New Roman"/>
          <w:b/>
          <w:bCs/>
        </w:rPr>
        <w:t>)</w:t>
      </w:r>
      <w:r w:rsidRPr="009D2FD5">
        <w:rPr>
          <w:rFonts w:ascii="Times New Roman" w:eastAsia="Times New Roman" w:hAnsi="Times New Roman" w:cs="Times New Roman"/>
        </w:rPr>
        <w:br/>
        <w:t>Representa o encerramento da sessão após a entrega do resultado (plano personalizado ou dica fitness).</w:t>
      </w:r>
    </w:p>
    <w:p w14:paraId="1501EE44" w14:textId="703D3AB7" w:rsidR="009D2FD5" w:rsidRPr="009D2FD5" w:rsidRDefault="009D2FD5" w:rsidP="009D2FD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</w:p>
    <w:p w14:paraId="061E7143" w14:textId="77777777" w:rsidR="009D2FD5" w:rsidRPr="009D2FD5" w:rsidRDefault="009D2FD5" w:rsidP="009D2FD5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9D2FD5">
        <w:rPr>
          <w:rFonts w:ascii="Times New Roman" w:eastAsia="Times New Roman" w:hAnsi="Times New Roman" w:cs="Times New Roman"/>
          <w:b/>
          <w:bCs/>
        </w:rPr>
        <w:t>3. Transições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7"/>
        <w:gridCol w:w="1872"/>
        <w:gridCol w:w="2042"/>
        <w:gridCol w:w="2066"/>
        <w:gridCol w:w="1204"/>
      </w:tblGrid>
      <w:tr w:rsidR="009D2FD5" w:rsidRPr="009D2FD5" w14:paraId="04EC6677" w14:textId="77777777" w:rsidTr="009D2FD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EBC08D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9D2FD5">
              <w:rPr>
                <w:rFonts w:ascii="Times New Roman" w:eastAsia="Times New Roman" w:hAnsi="Times New Roman" w:cs="Times New Roman"/>
                <w:b/>
                <w:bCs/>
              </w:rPr>
              <w:t>Origem</w:t>
            </w:r>
          </w:p>
        </w:tc>
        <w:tc>
          <w:tcPr>
            <w:tcW w:w="0" w:type="auto"/>
            <w:vAlign w:val="center"/>
            <w:hideMark/>
          </w:tcPr>
          <w:p w14:paraId="6746B750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9D2FD5">
              <w:rPr>
                <w:rFonts w:ascii="Times New Roman" w:eastAsia="Times New Roman" w:hAnsi="Times New Roman" w:cs="Times New Roman"/>
                <w:b/>
                <w:bCs/>
              </w:rPr>
              <w:t>Destino</w:t>
            </w:r>
          </w:p>
        </w:tc>
        <w:tc>
          <w:tcPr>
            <w:tcW w:w="0" w:type="auto"/>
            <w:vAlign w:val="center"/>
            <w:hideMark/>
          </w:tcPr>
          <w:p w14:paraId="1EF36CF4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9D2FD5">
              <w:rPr>
                <w:rFonts w:ascii="Times New Roman" w:eastAsia="Times New Roman" w:hAnsi="Times New Roman" w:cs="Times New Roman"/>
                <w:b/>
                <w:bCs/>
              </w:rPr>
              <w:t>Evento (Trigger)</w:t>
            </w:r>
          </w:p>
        </w:tc>
        <w:tc>
          <w:tcPr>
            <w:tcW w:w="0" w:type="auto"/>
            <w:vAlign w:val="center"/>
            <w:hideMark/>
          </w:tcPr>
          <w:p w14:paraId="7BA78DE6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9D2FD5">
              <w:rPr>
                <w:rFonts w:ascii="Times New Roman" w:eastAsia="Times New Roman" w:hAnsi="Times New Roman" w:cs="Times New Roman"/>
                <w:b/>
                <w:bCs/>
              </w:rPr>
              <w:t>Condição de Guarda (Guard)</w:t>
            </w:r>
          </w:p>
        </w:tc>
        <w:tc>
          <w:tcPr>
            <w:tcW w:w="0" w:type="auto"/>
            <w:vAlign w:val="center"/>
            <w:hideMark/>
          </w:tcPr>
          <w:p w14:paraId="65FBB8C6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9D2FD5">
              <w:rPr>
                <w:rFonts w:ascii="Times New Roman" w:eastAsia="Times New Roman" w:hAnsi="Times New Roman" w:cs="Times New Roman"/>
                <w:b/>
                <w:bCs/>
              </w:rPr>
              <w:t>Ação (</w:t>
            </w:r>
            <w:proofErr w:type="spellStart"/>
            <w:r w:rsidRPr="009D2FD5">
              <w:rPr>
                <w:rFonts w:ascii="Times New Roman" w:eastAsia="Times New Roman" w:hAnsi="Times New Roman" w:cs="Times New Roman"/>
                <w:b/>
                <w:bCs/>
              </w:rPr>
              <w:t>Action</w:t>
            </w:r>
            <w:proofErr w:type="spellEnd"/>
            <w:r w:rsidRPr="009D2FD5">
              <w:rPr>
                <w:rFonts w:ascii="Times New Roman" w:eastAsia="Times New Roman" w:hAnsi="Times New Roman" w:cs="Times New Roman"/>
                <w:b/>
                <w:bCs/>
              </w:rPr>
              <w:t>)</w:t>
            </w:r>
          </w:p>
        </w:tc>
      </w:tr>
      <w:tr w:rsidR="009D2FD5" w:rsidRPr="009D2FD5" w14:paraId="1D6B0C7F" w14:textId="77777777" w:rsidTr="009D2F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3913C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Estado Inicial (●)</w:t>
            </w:r>
          </w:p>
        </w:tc>
        <w:tc>
          <w:tcPr>
            <w:tcW w:w="0" w:type="auto"/>
            <w:vAlign w:val="center"/>
            <w:hideMark/>
          </w:tcPr>
          <w:p w14:paraId="7B8798DD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Iniciar Sistema</w:t>
            </w:r>
          </w:p>
        </w:tc>
        <w:tc>
          <w:tcPr>
            <w:tcW w:w="0" w:type="auto"/>
            <w:vAlign w:val="center"/>
            <w:hideMark/>
          </w:tcPr>
          <w:p w14:paraId="1C00500C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Inicialização do sistema</w:t>
            </w:r>
          </w:p>
        </w:tc>
        <w:tc>
          <w:tcPr>
            <w:tcW w:w="0" w:type="auto"/>
            <w:vAlign w:val="center"/>
            <w:hideMark/>
          </w:tcPr>
          <w:p w14:paraId="530B9647" w14:textId="77777777" w:rsidR="009D2FD5" w:rsidRPr="009D2FD5" w:rsidRDefault="009D2FD5" w:rsidP="009D2FD5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7E910B4A" w14:textId="77777777" w:rsidR="009D2FD5" w:rsidRPr="009D2FD5" w:rsidRDefault="009D2FD5" w:rsidP="009D2FD5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9D2FD5" w:rsidRPr="009D2FD5" w14:paraId="4CAE3F88" w14:textId="77777777" w:rsidTr="009D2F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B2C4B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Iniciar Sistema</w:t>
            </w:r>
          </w:p>
        </w:tc>
        <w:tc>
          <w:tcPr>
            <w:tcW w:w="0" w:type="auto"/>
            <w:vAlign w:val="center"/>
            <w:hideMark/>
          </w:tcPr>
          <w:p w14:paraId="436F1003" w14:textId="484F6634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Selecionar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9D2FD5">
              <w:rPr>
                <w:rFonts w:ascii="Times New Roman" w:eastAsia="Times New Roman" w:hAnsi="Times New Roman" w:cs="Times New Roman"/>
              </w:rPr>
              <w:t>Gerador</w:t>
            </w:r>
          </w:p>
        </w:tc>
        <w:tc>
          <w:tcPr>
            <w:tcW w:w="0" w:type="auto"/>
            <w:vAlign w:val="center"/>
            <w:hideMark/>
          </w:tcPr>
          <w:p w14:paraId="16C629F8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Sistema pronto</w:t>
            </w:r>
          </w:p>
        </w:tc>
        <w:tc>
          <w:tcPr>
            <w:tcW w:w="0" w:type="auto"/>
            <w:vAlign w:val="center"/>
            <w:hideMark/>
          </w:tcPr>
          <w:p w14:paraId="4B44D1A1" w14:textId="77777777" w:rsidR="009D2FD5" w:rsidRPr="009D2FD5" w:rsidRDefault="009D2FD5" w:rsidP="009D2FD5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2A2AF2B8" w14:textId="77777777" w:rsidR="009D2FD5" w:rsidRPr="009D2FD5" w:rsidRDefault="009D2FD5" w:rsidP="009D2FD5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9D2FD5" w:rsidRPr="009D2FD5" w14:paraId="3C26BFAF" w14:textId="77777777" w:rsidTr="009D2F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C81135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Selecionar Gerador</w:t>
            </w:r>
          </w:p>
        </w:tc>
        <w:tc>
          <w:tcPr>
            <w:tcW w:w="0" w:type="auto"/>
            <w:vAlign w:val="center"/>
            <w:hideMark/>
          </w:tcPr>
          <w:p w14:paraId="3D48FF10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Escrever Prompt</w:t>
            </w:r>
          </w:p>
        </w:tc>
        <w:tc>
          <w:tcPr>
            <w:tcW w:w="0" w:type="auto"/>
            <w:vAlign w:val="center"/>
            <w:hideMark/>
          </w:tcPr>
          <w:p w14:paraId="346DD65D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Escolher gerador personalizado</w:t>
            </w:r>
          </w:p>
        </w:tc>
        <w:tc>
          <w:tcPr>
            <w:tcW w:w="0" w:type="auto"/>
            <w:vAlign w:val="center"/>
            <w:hideMark/>
          </w:tcPr>
          <w:p w14:paraId="74C5878C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opção == gerador personalizado</w:t>
            </w:r>
          </w:p>
        </w:tc>
        <w:tc>
          <w:tcPr>
            <w:tcW w:w="0" w:type="auto"/>
            <w:vAlign w:val="center"/>
            <w:hideMark/>
          </w:tcPr>
          <w:p w14:paraId="58EDF6ED" w14:textId="77777777" w:rsidR="009D2FD5" w:rsidRPr="009D2FD5" w:rsidRDefault="009D2FD5" w:rsidP="009D2FD5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9D2FD5" w:rsidRPr="009D2FD5" w14:paraId="720BEA67" w14:textId="77777777" w:rsidTr="009D2F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947165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Selecionar Gerador</w:t>
            </w:r>
          </w:p>
        </w:tc>
        <w:tc>
          <w:tcPr>
            <w:tcW w:w="0" w:type="auto"/>
            <w:vAlign w:val="center"/>
            <w:hideMark/>
          </w:tcPr>
          <w:p w14:paraId="1ACEFAD9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Obter Dica Fitness</w:t>
            </w:r>
          </w:p>
        </w:tc>
        <w:tc>
          <w:tcPr>
            <w:tcW w:w="0" w:type="auto"/>
            <w:vAlign w:val="center"/>
            <w:hideMark/>
          </w:tcPr>
          <w:p w14:paraId="117A116E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Escolher dica fitness</w:t>
            </w:r>
          </w:p>
        </w:tc>
        <w:tc>
          <w:tcPr>
            <w:tcW w:w="0" w:type="auto"/>
            <w:vAlign w:val="center"/>
            <w:hideMark/>
          </w:tcPr>
          <w:p w14:paraId="12FB5E17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opção == dica fitness</w:t>
            </w:r>
          </w:p>
        </w:tc>
        <w:tc>
          <w:tcPr>
            <w:tcW w:w="0" w:type="auto"/>
            <w:vAlign w:val="center"/>
            <w:hideMark/>
          </w:tcPr>
          <w:p w14:paraId="50554383" w14:textId="77777777" w:rsidR="009D2FD5" w:rsidRPr="009D2FD5" w:rsidRDefault="009D2FD5" w:rsidP="009D2FD5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9D2FD5" w:rsidRPr="009D2FD5" w14:paraId="4C4BD527" w14:textId="77777777" w:rsidTr="009D2F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C6E3F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Escrever Prompt</w:t>
            </w:r>
          </w:p>
        </w:tc>
        <w:tc>
          <w:tcPr>
            <w:tcW w:w="0" w:type="auto"/>
            <w:vAlign w:val="center"/>
            <w:hideMark/>
          </w:tcPr>
          <w:p w14:paraId="198E5868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Obter Plano Personalizado</w:t>
            </w:r>
          </w:p>
        </w:tc>
        <w:tc>
          <w:tcPr>
            <w:tcW w:w="0" w:type="auto"/>
            <w:vAlign w:val="center"/>
            <w:hideMark/>
          </w:tcPr>
          <w:p w14:paraId="04E24861" w14:textId="77777777" w:rsidR="009D2FD5" w:rsidRPr="009D2FD5" w:rsidRDefault="009D2FD5" w:rsidP="00F23A0A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Prompt finalizado</w:t>
            </w:r>
          </w:p>
        </w:tc>
        <w:tc>
          <w:tcPr>
            <w:tcW w:w="0" w:type="auto"/>
            <w:vAlign w:val="center"/>
            <w:hideMark/>
          </w:tcPr>
          <w:p w14:paraId="77FF665C" w14:textId="77777777" w:rsidR="009D2FD5" w:rsidRPr="009D2FD5" w:rsidRDefault="009D2FD5" w:rsidP="009D2FD5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1C06CF4F" w14:textId="77777777" w:rsidR="009D2FD5" w:rsidRPr="009D2FD5" w:rsidRDefault="009D2FD5" w:rsidP="009D2FD5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9D2FD5" w:rsidRPr="009D2FD5" w14:paraId="273E4311" w14:textId="77777777" w:rsidTr="009D2F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3D0FA3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Obter Plano Personalizado</w:t>
            </w:r>
          </w:p>
        </w:tc>
        <w:tc>
          <w:tcPr>
            <w:tcW w:w="0" w:type="auto"/>
            <w:vAlign w:val="center"/>
            <w:hideMark/>
          </w:tcPr>
          <w:p w14:paraId="058DAB39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Estado Final (</w:t>
            </w:r>
            <w:r w:rsidRPr="009D2FD5">
              <w:rPr>
                <w:rFonts w:ascii="Cambria Math" w:eastAsia="Times New Roman" w:hAnsi="Cambria Math" w:cs="Cambria Math"/>
              </w:rPr>
              <w:t>◎</w:t>
            </w:r>
            <w:r w:rsidRPr="009D2FD5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6EE565E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Exibir resultado</w:t>
            </w:r>
          </w:p>
        </w:tc>
        <w:tc>
          <w:tcPr>
            <w:tcW w:w="0" w:type="auto"/>
            <w:vAlign w:val="center"/>
            <w:hideMark/>
          </w:tcPr>
          <w:p w14:paraId="20741184" w14:textId="77777777" w:rsidR="009D2FD5" w:rsidRPr="009D2FD5" w:rsidRDefault="009D2FD5" w:rsidP="009D2FD5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1FD0C5BA" w14:textId="77777777" w:rsidR="009D2FD5" w:rsidRPr="009D2FD5" w:rsidRDefault="009D2FD5" w:rsidP="009D2FD5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9D2FD5" w:rsidRPr="009D2FD5" w14:paraId="3085E125" w14:textId="77777777" w:rsidTr="009D2F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FBC7E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Obter Dica Fitness</w:t>
            </w:r>
          </w:p>
        </w:tc>
        <w:tc>
          <w:tcPr>
            <w:tcW w:w="0" w:type="auto"/>
            <w:vAlign w:val="center"/>
            <w:hideMark/>
          </w:tcPr>
          <w:p w14:paraId="7D0EF507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Estado Final (</w:t>
            </w:r>
            <w:r w:rsidRPr="009D2FD5">
              <w:rPr>
                <w:rFonts w:ascii="Cambria Math" w:eastAsia="Times New Roman" w:hAnsi="Cambria Math" w:cs="Cambria Math"/>
              </w:rPr>
              <w:t>◎</w:t>
            </w:r>
            <w:r w:rsidRPr="009D2FD5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1DB03C8" w14:textId="77777777" w:rsidR="009D2FD5" w:rsidRPr="009D2FD5" w:rsidRDefault="009D2FD5" w:rsidP="009D2FD5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Retornar ao menu</w:t>
            </w:r>
          </w:p>
        </w:tc>
        <w:tc>
          <w:tcPr>
            <w:tcW w:w="0" w:type="auto"/>
            <w:vAlign w:val="center"/>
            <w:hideMark/>
          </w:tcPr>
          <w:p w14:paraId="0A2CDB6A" w14:textId="77777777" w:rsidR="009D2FD5" w:rsidRPr="009D2FD5" w:rsidRDefault="009D2FD5" w:rsidP="009D2FD5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75EA171E" w14:textId="77777777" w:rsidR="009D2FD5" w:rsidRPr="009D2FD5" w:rsidRDefault="009D2FD5" w:rsidP="009D2FD5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9D2FD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</w:tbl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5304" w:author="WESLEY DOS SANTOS GATINHO" w:date="2025-06-13T21:20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5305">
          <w:tblGrid>
            <w:gridCol w:w="40"/>
            <w:gridCol w:w="9020"/>
            <w:gridCol w:w="40"/>
          </w:tblGrid>
        </w:tblGridChange>
      </w:tblGrid>
      <w:tr w:rsidR="6C00A397" w:rsidRPr="001F772C" w14:paraId="377D191C" w14:textId="77777777" w:rsidTr="00073D74">
        <w:trPr>
          <w:trHeight w:val="300"/>
          <w:trPrChange w:id="5306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07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2F7B345C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028CAAB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11753BF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C9BA025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CC0EE99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01C89885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FCE73D5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004DDF2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24199E96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3EF06E6C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770E96D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7B7F3BBD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0C1B3D05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0FE35F64" w14:textId="77777777" w:rsidR="009D2FD5" w:rsidRDefault="009D2FD5" w:rsidP="009D2FD5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3B9F6639" w14:textId="62C08CB8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308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lastRenderedPageBreak/>
              <w:t xml:space="preserve">Figura </w:t>
            </w:r>
            <w:del w:id="5309" w:author="WESLEY DOS SANTOS GATINHO" w:date="2025-06-13T21:20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5310" w:author="WESLEY DOS SANTOS GATINHO" w:date="2025-06-13T21:20:00Z">
              <w:r w:rsidR="00073D74">
                <w:rPr>
                  <w:rFonts w:ascii="Times New Roman" w:eastAsia="Times New Roman" w:hAnsi="Times New Roman" w:cs="Times New Roman"/>
                </w:rPr>
                <w:t>29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>: Estado d</w:t>
            </w:r>
            <w:r w:rsidR="6A2EA526" w:rsidRPr="001F772C">
              <w:rPr>
                <w:rFonts w:ascii="Times New Roman" w:eastAsia="Times New Roman" w:hAnsi="Times New Roman" w:cs="Times New Roman"/>
              </w:rPr>
              <w:t>o Gerador de treino e dieta</w:t>
            </w:r>
            <w:r w:rsidR="66835AEC" w:rsidRPr="001F772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6C00A397" w:rsidRPr="001F772C" w14:paraId="175CC0D5" w14:textId="77777777" w:rsidTr="00073D74">
        <w:trPr>
          <w:trHeight w:val="300"/>
          <w:trPrChange w:id="5311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12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7ECD766A" w14:textId="23D4CFED" w:rsidR="6A2EA526" w:rsidRPr="001F772C" w:rsidRDefault="6A2EA526">
            <w:pPr>
              <w:spacing w:line="276" w:lineRule="auto"/>
              <w:rPr>
                <w:rFonts w:ascii="Times New Roman" w:hAnsi="Times New Roman" w:cs="Times New Roman"/>
                <w:rPrChange w:id="5313" w:author="WESLEY DOS SANTOS GATINHO" w:date="2025-06-13T20:43:00Z">
                  <w:rPr/>
                </w:rPrChange>
              </w:rPr>
              <w:pPrChange w:id="5314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315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7EF346BD" wp14:editId="31FE3310">
                  <wp:extent cx="5600700" cy="4105275"/>
                  <wp:effectExtent l="0" t="0" r="0" b="0"/>
                  <wp:docPr id="1585060439" name="Picture 1585060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46561C96" w14:textId="77777777" w:rsidTr="00073D74">
        <w:trPr>
          <w:trHeight w:val="300"/>
          <w:trPrChange w:id="5316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17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31ABA180" w14:textId="2F32212F" w:rsidR="6C00A397" w:rsidRPr="00073D74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5318" w:author="WESLEY DOS SANTOS GATINHO" w:date="2025-06-13T21:20:00Z">
                  <w:rPr/>
                </w:rPrChange>
              </w:rPr>
              <w:pPrChange w:id="5319" w:author="WESLEY DOS SANTOS GATINHO" w:date="2025-06-13T20:45:00Z">
                <w:pPr>
                  <w:jc w:val="center"/>
                </w:pPr>
              </w:pPrChange>
            </w:pPr>
            <w:r w:rsidRPr="00073D74">
              <w:rPr>
                <w:rFonts w:ascii="Times New Roman" w:hAnsi="Times New Roman" w:cs="Times New Roman"/>
                <w:b/>
                <w:bCs/>
                <w:rPrChange w:id="5320" w:author="WESLEY DOS SANTOS GATINHO" w:date="2025-06-13T21:20:00Z">
                  <w:rPr/>
                </w:rPrChange>
              </w:rPr>
              <w:t>Fonte: Autores, 2025.</w:t>
            </w:r>
          </w:p>
        </w:tc>
      </w:tr>
    </w:tbl>
    <w:p w14:paraId="19F34687" w14:textId="4B4E575E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b/>
          <w:bCs/>
          <w:rPrChange w:id="5321" w:author="WESLEY DOS SANTOS GATINHO" w:date="2025-06-13T20:43:00Z">
            <w:rPr/>
          </w:rPrChange>
        </w:rPr>
        <w:pPrChange w:id="5322" w:author="WESLEY DOS SANTOS GATINHO" w:date="2025-06-13T20:45:00Z">
          <w:pPr/>
        </w:pPrChange>
      </w:pPr>
    </w:p>
    <w:p w14:paraId="51C4E2B2" w14:textId="20E0AB88" w:rsidR="597A31E8" w:rsidRPr="001F772C" w:rsidRDefault="597A31E8">
      <w:pPr>
        <w:spacing w:line="276" w:lineRule="auto"/>
        <w:rPr>
          <w:rFonts w:ascii="Times New Roman" w:eastAsia="Times New Roman" w:hAnsi="Times New Roman" w:cs="Times New Roman"/>
          <w:b/>
          <w:bCs/>
          <w:rPrChange w:id="5323" w:author="WESLEY DOS SANTOS GATINHO" w:date="2025-06-13T20:43:00Z">
            <w:rPr/>
          </w:rPrChange>
        </w:rPr>
        <w:pPrChange w:id="5324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 xml:space="preserve">8.3. Diagrama de estado: </w:t>
      </w:r>
      <w:r w:rsidR="15A695C3" w:rsidRPr="001F772C">
        <w:rPr>
          <w:rFonts w:ascii="Times New Roman" w:eastAsia="Times New Roman" w:hAnsi="Times New Roman" w:cs="Times New Roman"/>
          <w:b/>
          <w:bCs/>
        </w:rPr>
        <w:t xml:space="preserve">Análise de progresso </w:t>
      </w:r>
      <w:r w:rsidR="1959BBFF" w:rsidRPr="001F772C">
        <w:rPr>
          <w:rFonts w:ascii="Times New Roman" w:eastAsia="Times New Roman" w:hAnsi="Times New Roman" w:cs="Times New Roman"/>
          <w:b/>
          <w:bCs/>
        </w:rPr>
        <w:t>nos equipamentos</w:t>
      </w:r>
      <w:r w:rsidR="15A695C3" w:rsidRPr="001F772C">
        <w:rPr>
          <w:rFonts w:ascii="Times New Roman" w:eastAsia="Times New Roman" w:hAnsi="Times New Roman" w:cs="Times New Roman"/>
          <w:b/>
          <w:bCs/>
        </w:rPr>
        <w:t>.</w:t>
      </w:r>
    </w:p>
    <w:p w14:paraId="511AB25F" w14:textId="77777777" w:rsidR="008900A5" w:rsidRPr="008900A5" w:rsidRDefault="008900A5" w:rsidP="008900A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8900A5">
        <w:rPr>
          <w:rFonts w:ascii="Times New Roman" w:eastAsia="Times New Roman" w:hAnsi="Times New Roman" w:cs="Times New Roman"/>
          <w:b/>
          <w:bCs/>
        </w:rPr>
        <w:t>1. Descrição Geral</w:t>
      </w:r>
    </w:p>
    <w:p w14:paraId="0CAEA1D2" w14:textId="77777777" w:rsidR="00187DD4" w:rsidRDefault="008900A5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</w:rPr>
        <w:t xml:space="preserve">O diagrama modela o </w:t>
      </w:r>
      <w:r w:rsidRPr="008900A5">
        <w:rPr>
          <w:rFonts w:ascii="Times New Roman" w:eastAsia="Times New Roman" w:hAnsi="Times New Roman" w:cs="Times New Roman"/>
          <w:b/>
          <w:bCs/>
        </w:rPr>
        <w:t>ciclo de vida de uma sessão de análise de progresso em equipamentos</w:t>
      </w:r>
      <w:r w:rsidRPr="008900A5">
        <w:rPr>
          <w:rFonts w:ascii="Times New Roman" w:eastAsia="Times New Roman" w:hAnsi="Times New Roman" w:cs="Times New Roman"/>
        </w:rPr>
        <w:t xml:space="preserve"> dentro de um sistema.</w:t>
      </w:r>
    </w:p>
    <w:p w14:paraId="3ACB281B" w14:textId="77777777" w:rsidR="00187DD4" w:rsidRDefault="008900A5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</w:rPr>
        <w:t xml:space="preserve">O objeto representado é a </w:t>
      </w:r>
      <w:r w:rsidRPr="008900A5">
        <w:rPr>
          <w:rFonts w:ascii="Times New Roman" w:eastAsia="Times New Roman" w:hAnsi="Times New Roman" w:cs="Times New Roman"/>
          <w:b/>
          <w:bCs/>
        </w:rPr>
        <w:t>interação do usuário com o módulo de registro e visualização de progresso</w:t>
      </w:r>
      <w:r w:rsidRPr="008900A5">
        <w:rPr>
          <w:rFonts w:ascii="Times New Roman" w:eastAsia="Times New Roman" w:hAnsi="Times New Roman" w:cs="Times New Roman"/>
        </w:rPr>
        <w:t>.</w:t>
      </w:r>
    </w:p>
    <w:p w14:paraId="21E53A88" w14:textId="7411E6FA" w:rsidR="00187DD4" w:rsidRPr="008900A5" w:rsidRDefault="008900A5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</w:rPr>
        <w:t>O objetivo do mapeamento é definir as etapas de operação do sistema, desde a inicialização até a finalização da consulta ou registro, garantindo clareza nas decisões do fluxo e padronização no tratamento de dados.</w:t>
      </w:r>
    </w:p>
    <w:p w14:paraId="6C4F8FFE" w14:textId="77777777" w:rsidR="008900A5" w:rsidRPr="008900A5" w:rsidRDefault="008900A5" w:rsidP="008900A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8900A5">
        <w:rPr>
          <w:rFonts w:ascii="Times New Roman" w:eastAsia="Times New Roman" w:hAnsi="Times New Roman" w:cs="Times New Roman"/>
          <w:b/>
          <w:bCs/>
        </w:rPr>
        <w:t>2. Estados</w:t>
      </w:r>
    </w:p>
    <w:p w14:paraId="4353EB59" w14:textId="77777777" w:rsidR="008900A5" w:rsidRPr="008900A5" w:rsidRDefault="008900A5" w:rsidP="008900A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8900A5">
        <w:rPr>
          <w:rFonts w:ascii="Times New Roman" w:eastAsia="Times New Roman" w:hAnsi="Times New Roman" w:cs="Times New Roman"/>
          <w:b/>
          <w:bCs/>
        </w:rPr>
        <w:t>Estado Inicial</w:t>
      </w:r>
    </w:p>
    <w:p w14:paraId="05789AB7" w14:textId="77777777" w:rsidR="008900A5" w:rsidRPr="008900A5" w:rsidRDefault="008900A5" w:rsidP="008900A5">
      <w:pPr>
        <w:numPr>
          <w:ilvl w:val="0"/>
          <w:numId w:val="14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Ponto de início (●)</w:t>
      </w:r>
      <w:r w:rsidRPr="008900A5">
        <w:rPr>
          <w:rFonts w:ascii="Times New Roman" w:eastAsia="Times New Roman" w:hAnsi="Times New Roman" w:cs="Times New Roman"/>
        </w:rPr>
        <w:br/>
        <w:t>Representa o momento antes do sistema estar carregado.</w:t>
      </w:r>
    </w:p>
    <w:p w14:paraId="7ED408BD" w14:textId="77777777" w:rsidR="008900A5" w:rsidRPr="008900A5" w:rsidRDefault="008900A5" w:rsidP="008900A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8900A5">
        <w:rPr>
          <w:rFonts w:ascii="Times New Roman" w:eastAsia="Times New Roman" w:hAnsi="Times New Roman" w:cs="Times New Roman"/>
          <w:b/>
          <w:bCs/>
        </w:rPr>
        <w:t>Estados Intermediários</w:t>
      </w:r>
    </w:p>
    <w:p w14:paraId="27602596" w14:textId="77777777" w:rsidR="008900A5" w:rsidRPr="008900A5" w:rsidRDefault="008900A5" w:rsidP="008900A5">
      <w:pPr>
        <w:numPr>
          <w:ilvl w:val="0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Iniciando Sistema</w:t>
      </w:r>
    </w:p>
    <w:p w14:paraId="2E8EA6C3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lastRenderedPageBreak/>
        <w:t>entry</w:t>
      </w:r>
      <w:proofErr w:type="spellEnd"/>
      <w:r w:rsidRPr="008900A5">
        <w:rPr>
          <w:rFonts w:ascii="Times New Roman" w:eastAsia="Times New Roman" w:hAnsi="Times New Roman" w:cs="Times New Roman"/>
        </w:rPr>
        <w:t>: Carregar sistema e dependências.</w:t>
      </w:r>
    </w:p>
    <w:p w14:paraId="31A05451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do</w:t>
      </w:r>
      <w:r w:rsidRPr="008900A5">
        <w:rPr>
          <w:rFonts w:ascii="Times New Roman" w:eastAsia="Times New Roman" w:hAnsi="Times New Roman" w:cs="Times New Roman"/>
        </w:rPr>
        <w:t>: Exibir tela inicial.</w:t>
      </w:r>
    </w:p>
    <w:p w14:paraId="6ECF7A38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8900A5">
        <w:rPr>
          <w:rFonts w:ascii="Times New Roman" w:eastAsia="Times New Roman" w:hAnsi="Times New Roman" w:cs="Times New Roman"/>
        </w:rPr>
        <w:t>: Sistema carregado.</w:t>
      </w:r>
    </w:p>
    <w:p w14:paraId="2890AB89" w14:textId="77777777" w:rsidR="008900A5" w:rsidRPr="008900A5" w:rsidRDefault="008900A5" w:rsidP="008900A5">
      <w:pPr>
        <w:numPr>
          <w:ilvl w:val="0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Aguardando Ação do Usuário</w:t>
      </w:r>
    </w:p>
    <w:p w14:paraId="51115D8B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8900A5">
        <w:rPr>
          <w:rFonts w:ascii="Times New Roman" w:eastAsia="Times New Roman" w:hAnsi="Times New Roman" w:cs="Times New Roman"/>
        </w:rPr>
        <w:t>: Exibir opções ao usuário.</w:t>
      </w:r>
    </w:p>
    <w:p w14:paraId="223E6EDF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do</w:t>
      </w:r>
      <w:r w:rsidRPr="008900A5">
        <w:rPr>
          <w:rFonts w:ascii="Times New Roman" w:eastAsia="Times New Roman" w:hAnsi="Times New Roman" w:cs="Times New Roman"/>
        </w:rPr>
        <w:t>: Aguardar entrada.</w:t>
      </w:r>
    </w:p>
    <w:p w14:paraId="50301E87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8900A5">
        <w:rPr>
          <w:rFonts w:ascii="Times New Roman" w:eastAsia="Times New Roman" w:hAnsi="Times New Roman" w:cs="Times New Roman"/>
        </w:rPr>
        <w:t>: Ação escolhida.</w:t>
      </w:r>
    </w:p>
    <w:p w14:paraId="610FFFC0" w14:textId="77777777" w:rsidR="008900A5" w:rsidRPr="008900A5" w:rsidRDefault="008900A5" w:rsidP="008900A5">
      <w:pPr>
        <w:numPr>
          <w:ilvl w:val="0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Visualizar progresso no Equipamento</w:t>
      </w:r>
    </w:p>
    <w:p w14:paraId="3DD3595E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8900A5">
        <w:rPr>
          <w:rFonts w:ascii="Times New Roman" w:eastAsia="Times New Roman" w:hAnsi="Times New Roman" w:cs="Times New Roman"/>
        </w:rPr>
        <w:t>: Carregar dados de progresso.</w:t>
      </w:r>
    </w:p>
    <w:p w14:paraId="70184536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do</w:t>
      </w:r>
      <w:r w:rsidRPr="008900A5">
        <w:rPr>
          <w:rFonts w:ascii="Times New Roman" w:eastAsia="Times New Roman" w:hAnsi="Times New Roman" w:cs="Times New Roman"/>
        </w:rPr>
        <w:t>: Exibir gráfico de progresso.</w:t>
      </w:r>
    </w:p>
    <w:p w14:paraId="6E240F31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8900A5">
        <w:rPr>
          <w:rFonts w:ascii="Times New Roman" w:eastAsia="Times New Roman" w:hAnsi="Times New Roman" w:cs="Times New Roman"/>
        </w:rPr>
        <w:t>: Retornar ao menu.</w:t>
      </w:r>
    </w:p>
    <w:p w14:paraId="7867BE43" w14:textId="77777777" w:rsidR="008900A5" w:rsidRPr="008900A5" w:rsidRDefault="008900A5" w:rsidP="008900A5">
      <w:pPr>
        <w:numPr>
          <w:ilvl w:val="0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Acessar Registro do Equipamento</w:t>
      </w:r>
    </w:p>
    <w:p w14:paraId="3EFB0D19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8900A5">
        <w:rPr>
          <w:rFonts w:ascii="Times New Roman" w:eastAsia="Times New Roman" w:hAnsi="Times New Roman" w:cs="Times New Roman"/>
        </w:rPr>
        <w:t>: Exibir opções de registro.</w:t>
      </w:r>
    </w:p>
    <w:p w14:paraId="40323C31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do</w:t>
      </w:r>
      <w:r w:rsidRPr="008900A5">
        <w:rPr>
          <w:rFonts w:ascii="Times New Roman" w:eastAsia="Times New Roman" w:hAnsi="Times New Roman" w:cs="Times New Roman"/>
        </w:rPr>
        <w:t>: Aguardar seleção.</w:t>
      </w:r>
    </w:p>
    <w:p w14:paraId="623C01E9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8900A5">
        <w:rPr>
          <w:rFonts w:ascii="Times New Roman" w:eastAsia="Times New Roman" w:hAnsi="Times New Roman" w:cs="Times New Roman"/>
        </w:rPr>
        <w:t>: Selecionar a opção de equipamentos.</w:t>
      </w:r>
    </w:p>
    <w:p w14:paraId="332226E1" w14:textId="77777777" w:rsidR="008900A5" w:rsidRPr="008900A5" w:rsidRDefault="008900A5" w:rsidP="008900A5">
      <w:pPr>
        <w:numPr>
          <w:ilvl w:val="0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Registro manual</w:t>
      </w:r>
    </w:p>
    <w:p w14:paraId="403A5A68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8900A5">
        <w:rPr>
          <w:rFonts w:ascii="Times New Roman" w:eastAsia="Times New Roman" w:hAnsi="Times New Roman" w:cs="Times New Roman"/>
        </w:rPr>
        <w:t>: Exibir formulário de registro manual.</w:t>
      </w:r>
    </w:p>
    <w:p w14:paraId="19AB2B5D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do</w:t>
      </w:r>
      <w:r w:rsidRPr="008900A5">
        <w:rPr>
          <w:rFonts w:ascii="Times New Roman" w:eastAsia="Times New Roman" w:hAnsi="Times New Roman" w:cs="Times New Roman"/>
        </w:rPr>
        <w:t>: Usuário insere dados.</w:t>
      </w:r>
    </w:p>
    <w:p w14:paraId="56AB519F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8900A5">
        <w:rPr>
          <w:rFonts w:ascii="Times New Roman" w:eastAsia="Times New Roman" w:hAnsi="Times New Roman" w:cs="Times New Roman"/>
        </w:rPr>
        <w:t>: Dados prontos.</w:t>
      </w:r>
    </w:p>
    <w:p w14:paraId="05671B81" w14:textId="77777777" w:rsidR="008900A5" w:rsidRPr="008900A5" w:rsidRDefault="008900A5" w:rsidP="008900A5">
      <w:pPr>
        <w:numPr>
          <w:ilvl w:val="0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Inserir imagem</w:t>
      </w:r>
    </w:p>
    <w:p w14:paraId="5F96D610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8900A5">
        <w:rPr>
          <w:rFonts w:ascii="Times New Roman" w:eastAsia="Times New Roman" w:hAnsi="Times New Roman" w:cs="Times New Roman"/>
        </w:rPr>
        <w:t>: Solicitar upload de imagem.</w:t>
      </w:r>
    </w:p>
    <w:p w14:paraId="389F187A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do</w:t>
      </w:r>
      <w:r w:rsidRPr="008900A5">
        <w:rPr>
          <w:rFonts w:ascii="Times New Roman" w:eastAsia="Times New Roman" w:hAnsi="Times New Roman" w:cs="Times New Roman"/>
        </w:rPr>
        <w:t>: Aguardar imagem.</w:t>
      </w:r>
    </w:p>
    <w:p w14:paraId="4A7AD30A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8900A5">
        <w:rPr>
          <w:rFonts w:ascii="Times New Roman" w:eastAsia="Times New Roman" w:hAnsi="Times New Roman" w:cs="Times New Roman"/>
        </w:rPr>
        <w:t>: Imagem recebida.</w:t>
      </w:r>
    </w:p>
    <w:p w14:paraId="64FF14DA" w14:textId="77777777" w:rsidR="008900A5" w:rsidRPr="008900A5" w:rsidRDefault="008900A5" w:rsidP="008900A5">
      <w:pPr>
        <w:numPr>
          <w:ilvl w:val="0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Extrair dados da imagem</w:t>
      </w:r>
    </w:p>
    <w:p w14:paraId="28CFD074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8900A5">
        <w:rPr>
          <w:rFonts w:ascii="Times New Roman" w:eastAsia="Times New Roman" w:hAnsi="Times New Roman" w:cs="Times New Roman"/>
        </w:rPr>
        <w:t>: Processar imagem.</w:t>
      </w:r>
    </w:p>
    <w:p w14:paraId="477CC323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do</w:t>
      </w:r>
      <w:r w:rsidRPr="008900A5">
        <w:rPr>
          <w:rFonts w:ascii="Times New Roman" w:eastAsia="Times New Roman" w:hAnsi="Times New Roman" w:cs="Times New Roman"/>
        </w:rPr>
        <w:t>: Extrair dados.</w:t>
      </w:r>
    </w:p>
    <w:p w14:paraId="1856FD1E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8900A5">
        <w:rPr>
          <w:rFonts w:ascii="Times New Roman" w:eastAsia="Times New Roman" w:hAnsi="Times New Roman" w:cs="Times New Roman"/>
        </w:rPr>
        <w:t>: Dados extraídos.</w:t>
      </w:r>
    </w:p>
    <w:p w14:paraId="5C3934D9" w14:textId="77777777" w:rsidR="008900A5" w:rsidRPr="008900A5" w:rsidRDefault="008900A5" w:rsidP="008900A5">
      <w:pPr>
        <w:numPr>
          <w:ilvl w:val="0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Confirmar dados</w:t>
      </w:r>
    </w:p>
    <w:p w14:paraId="19AD5794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8900A5">
        <w:rPr>
          <w:rFonts w:ascii="Times New Roman" w:eastAsia="Times New Roman" w:hAnsi="Times New Roman" w:cs="Times New Roman"/>
        </w:rPr>
        <w:t>: Exibir dados para verificação.</w:t>
      </w:r>
    </w:p>
    <w:p w14:paraId="2A058E13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lastRenderedPageBreak/>
        <w:t>do</w:t>
      </w:r>
      <w:r w:rsidRPr="008900A5">
        <w:rPr>
          <w:rFonts w:ascii="Times New Roman" w:eastAsia="Times New Roman" w:hAnsi="Times New Roman" w:cs="Times New Roman"/>
        </w:rPr>
        <w:t>: Extrair e validar dados.</w:t>
      </w:r>
    </w:p>
    <w:p w14:paraId="3228496B" w14:textId="77777777" w:rsidR="008900A5" w:rsidRPr="008900A5" w:rsidRDefault="008900A5" w:rsidP="008900A5">
      <w:pPr>
        <w:numPr>
          <w:ilvl w:val="1"/>
          <w:numId w:val="14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8900A5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8900A5">
        <w:rPr>
          <w:rFonts w:ascii="Times New Roman" w:eastAsia="Times New Roman" w:hAnsi="Times New Roman" w:cs="Times New Roman"/>
        </w:rPr>
        <w:t>: Dados confirmados.</w:t>
      </w:r>
    </w:p>
    <w:p w14:paraId="4E955188" w14:textId="77777777" w:rsidR="008900A5" w:rsidRPr="008900A5" w:rsidRDefault="008900A5" w:rsidP="008900A5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8900A5">
        <w:rPr>
          <w:rFonts w:ascii="Times New Roman" w:eastAsia="Times New Roman" w:hAnsi="Times New Roman" w:cs="Times New Roman"/>
          <w:b/>
          <w:bCs/>
        </w:rPr>
        <w:t>Estados Finais</w:t>
      </w:r>
    </w:p>
    <w:p w14:paraId="5165A912" w14:textId="77777777" w:rsidR="008900A5" w:rsidRPr="008900A5" w:rsidRDefault="008900A5" w:rsidP="008900A5">
      <w:pPr>
        <w:numPr>
          <w:ilvl w:val="0"/>
          <w:numId w:val="14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Ponto de término (</w:t>
      </w:r>
      <w:r w:rsidRPr="008900A5">
        <w:rPr>
          <w:rFonts w:ascii="Cambria Math" w:eastAsia="Times New Roman" w:hAnsi="Cambria Math" w:cs="Cambria Math"/>
          <w:b/>
          <w:bCs/>
        </w:rPr>
        <w:t>◎</w:t>
      </w:r>
      <w:r w:rsidRPr="008900A5">
        <w:rPr>
          <w:rFonts w:ascii="Times New Roman" w:eastAsia="Times New Roman" w:hAnsi="Times New Roman" w:cs="Times New Roman"/>
          <w:b/>
          <w:bCs/>
        </w:rPr>
        <w:t>)</w:t>
      </w:r>
      <w:r w:rsidRPr="008900A5">
        <w:rPr>
          <w:rFonts w:ascii="Times New Roman" w:eastAsia="Times New Roman" w:hAnsi="Times New Roman" w:cs="Times New Roman"/>
        </w:rPr>
        <w:t xml:space="preserve"> – após visualizar progresso.</w:t>
      </w:r>
    </w:p>
    <w:p w14:paraId="48FCB63D" w14:textId="41AEDC89" w:rsidR="00187DD4" w:rsidRPr="008900A5" w:rsidRDefault="008900A5" w:rsidP="00187DD4">
      <w:pPr>
        <w:numPr>
          <w:ilvl w:val="0"/>
          <w:numId w:val="14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900A5">
        <w:rPr>
          <w:rFonts w:ascii="Times New Roman" w:eastAsia="Times New Roman" w:hAnsi="Times New Roman" w:cs="Times New Roman"/>
          <w:b/>
          <w:bCs/>
        </w:rPr>
        <w:t>Ponto de término (</w:t>
      </w:r>
      <w:r w:rsidRPr="008900A5">
        <w:rPr>
          <w:rFonts w:ascii="Cambria Math" w:eastAsia="Times New Roman" w:hAnsi="Cambria Math" w:cs="Cambria Math"/>
          <w:b/>
          <w:bCs/>
        </w:rPr>
        <w:t>◎</w:t>
      </w:r>
      <w:r w:rsidRPr="008900A5">
        <w:rPr>
          <w:rFonts w:ascii="Times New Roman" w:eastAsia="Times New Roman" w:hAnsi="Times New Roman" w:cs="Times New Roman"/>
          <w:b/>
          <w:bCs/>
        </w:rPr>
        <w:t>)</w:t>
      </w:r>
      <w:r w:rsidRPr="008900A5">
        <w:rPr>
          <w:rFonts w:ascii="Times New Roman" w:eastAsia="Times New Roman" w:hAnsi="Times New Roman" w:cs="Times New Roman"/>
        </w:rPr>
        <w:t xml:space="preserve"> – após confirmar dados.</w:t>
      </w:r>
    </w:p>
    <w:p w14:paraId="1CCF2F10" w14:textId="77777777" w:rsidR="008900A5" w:rsidRPr="008900A5" w:rsidRDefault="008900A5" w:rsidP="00BD2767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8900A5">
        <w:rPr>
          <w:rFonts w:ascii="Times New Roman" w:eastAsia="Times New Roman" w:hAnsi="Times New Roman" w:cs="Times New Roman"/>
          <w:b/>
          <w:bCs/>
        </w:rPr>
        <w:t>3. Transições</w:t>
      </w:r>
    </w:p>
    <w:tbl>
      <w:tblPr>
        <w:tblW w:w="936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1"/>
        <w:gridCol w:w="2190"/>
        <w:gridCol w:w="1782"/>
        <w:gridCol w:w="2014"/>
        <w:gridCol w:w="1057"/>
      </w:tblGrid>
      <w:tr w:rsidR="008900A5" w:rsidRPr="008900A5" w14:paraId="440DACAB" w14:textId="77777777" w:rsidTr="00BD2767">
        <w:trPr>
          <w:trHeight w:val="801"/>
          <w:tblCellSpacing w:w="15" w:type="dxa"/>
        </w:trPr>
        <w:tc>
          <w:tcPr>
            <w:tcW w:w="0" w:type="auto"/>
            <w:vAlign w:val="center"/>
            <w:hideMark/>
          </w:tcPr>
          <w:p w14:paraId="534D4431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900A5">
              <w:rPr>
                <w:rFonts w:ascii="Times New Roman" w:eastAsia="Times New Roman" w:hAnsi="Times New Roman" w:cs="Times New Roman"/>
                <w:b/>
                <w:bCs/>
              </w:rPr>
              <w:t>Origem</w:t>
            </w:r>
          </w:p>
        </w:tc>
        <w:tc>
          <w:tcPr>
            <w:tcW w:w="2160" w:type="dxa"/>
            <w:vAlign w:val="center"/>
            <w:hideMark/>
          </w:tcPr>
          <w:p w14:paraId="563DDB4C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900A5">
              <w:rPr>
                <w:rFonts w:ascii="Times New Roman" w:eastAsia="Times New Roman" w:hAnsi="Times New Roman" w:cs="Times New Roman"/>
                <w:b/>
                <w:bCs/>
              </w:rPr>
              <w:t>Destino</w:t>
            </w:r>
          </w:p>
        </w:tc>
        <w:tc>
          <w:tcPr>
            <w:tcW w:w="1752" w:type="dxa"/>
            <w:vAlign w:val="center"/>
            <w:hideMark/>
          </w:tcPr>
          <w:p w14:paraId="1E12E819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900A5">
              <w:rPr>
                <w:rFonts w:ascii="Times New Roman" w:eastAsia="Times New Roman" w:hAnsi="Times New Roman" w:cs="Times New Roman"/>
                <w:b/>
                <w:bCs/>
              </w:rPr>
              <w:t>Evento (Trigger)</w:t>
            </w:r>
          </w:p>
        </w:tc>
        <w:tc>
          <w:tcPr>
            <w:tcW w:w="1984" w:type="dxa"/>
            <w:vAlign w:val="center"/>
            <w:hideMark/>
          </w:tcPr>
          <w:p w14:paraId="565ED9BA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900A5">
              <w:rPr>
                <w:rFonts w:ascii="Times New Roman" w:eastAsia="Times New Roman" w:hAnsi="Times New Roman" w:cs="Times New Roman"/>
                <w:b/>
                <w:bCs/>
              </w:rPr>
              <w:t>Condição de Guarda (Guard)</w:t>
            </w:r>
          </w:p>
        </w:tc>
        <w:tc>
          <w:tcPr>
            <w:tcW w:w="1012" w:type="dxa"/>
            <w:vAlign w:val="center"/>
            <w:hideMark/>
          </w:tcPr>
          <w:p w14:paraId="0FD39BD3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8900A5">
              <w:rPr>
                <w:rFonts w:ascii="Times New Roman" w:eastAsia="Times New Roman" w:hAnsi="Times New Roman" w:cs="Times New Roman"/>
                <w:b/>
                <w:bCs/>
              </w:rPr>
              <w:t>Ação (</w:t>
            </w:r>
            <w:proofErr w:type="spellStart"/>
            <w:r w:rsidRPr="008900A5">
              <w:rPr>
                <w:rFonts w:ascii="Times New Roman" w:eastAsia="Times New Roman" w:hAnsi="Times New Roman" w:cs="Times New Roman"/>
                <w:b/>
                <w:bCs/>
              </w:rPr>
              <w:t>Action</w:t>
            </w:r>
            <w:proofErr w:type="spellEnd"/>
            <w:r w:rsidRPr="008900A5">
              <w:rPr>
                <w:rFonts w:ascii="Times New Roman" w:eastAsia="Times New Roman" w:hAnsi="Times New Roman" w:cs="Times New Roman"/>
                <w:b/>
                <w:bCs/>
              </w:rPr>
              <w:t>)</w:t>
            </w:r>
          </w:p>
        </w:tc>
      </w:tr>
      <w:tr w:rsidR="008900A5" w:rsidRPr="008900A5" w14:paraId="70B32C41" w14:textId="77777777" w:rsidTr="00BD2767">
        <w:trPr>
          <w:trHeight w:val="786"/>
          <w:tblCellSpacing w:w="15" w:type="dxa"/>
        </w:trPr>
        <w:tc>
          <w:tcPr>
            <w:tcW w:w="0" w:type="auto"/>
            <w:vAlign w:val="center"/>
            <w:hideMark/>
          </w:tcPr>
          <w:p w14:paraId="5BA5ECBE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Estado Inicial (●)</w:t>
            </w:r>
          </w:p>
        </w:tc>
        <w:tc>
          <w:tcPr>
            <w:tcW w:w="2160" w:type="dxa"/>
            <w:vAlign w:val="center"/>
            <w:hideMark/>
          </w:tcPr>
          <w:p w14:paraId="07781FF3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Iniciando Sistema</w:t>
            </w:r>
          </w:p>
        </w:tc>
        <w:tc>
          <w:tcPr>
            <w:tcW w:w="1752" w:type="dxa"/>
            <w:vAlign w:val="center"/>
            <w:hideMark/>
          </w:tcPr>
          <w:p w14:paraId="266E6879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Inicialização do sistema</w:t>
            </w:r>
          </w:p>
        </w:tc>
        <w:tc>
          <w:tcPr>
            <w:tcW w:w="1984" w:type="dxa"/>
            <w:vAlign w:val="center"/>
            <w:hideMark/>
          </w:tcPr>
          <w:p w14:paraId="74AAB076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1012" w:type="dxa"/>
            <w:vAlign w:val="center"/>
            <w:hideMark/>
          </w:tcPr>
          <w:p w14:paraId="53409C25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8900A5" w:rsidRPr="008900A5" w14:paraId="28321E9F" w14:textId="77777777" w:rsidTr="00BD2767">
        <w:trPr>
          <w:trHeight w:val="801"/>
          <w:tblCellSpacing w:w="15" w:type="dxa"/>
        </w:trPr>
        <w:tc>
          <w:tcPr>
            <w:tcW w:w="0" w:type="auto"/>
            <w:vAlign w:val="center"/>
            <w:hideMark/>
          </w:tcPr>
          <w:p w14:paraId="24B59A46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Iniciando Sistema</w:t>
            </w:r>
          </w:p>
        </w:tc>
        <w:tc>
          <w:tcPr>
            <w:tcW w:w="2160" w:type="dxa"/>
            <w:vAlign w:val="center"/>
            <w:hideMark/>
          </w:tcPr>
          <w:p w14:paraId="65EC2F31" w14:textId="0CE70B4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Aguardando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8900A5">
              <w:rPr>
                <w:rFonts w:ascii="Times New Roman" w:eastAsia="Times New Roman" w:hAnsi="Times New Roman" w:cs="Times New Roman"/>
              </w:rPr>
              <w:t>Ação do Usuário</w:t>
            </w:r>
          </w:p>
        </w:tc>
        <w:tc>
          <w:tcPr>
            <w:tcW w:w="1752" w:type="dxa"/>
            <w:vAlign w:val="center"/>
            <w:hideMark/>
          </w:tcPr>
          <w:p w14:paraId="30DB5ABF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Sistema carregado</w:t>
            </w:r>
          </w:p>
        </w:tc>
        <w:tc>
          <w:tcPr>
            <w:tcW w:w="1984" w:type="dxa"/>
            <w:vAlign w:val="center"/>
            <w:hideMark/>
          </w:tcPr>
          <w:p w14:paraId="6A351319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1012" w:type="dxa"/>
            <w:vAlign w:val="center"/>
            <w:hideMark/>
          </w:tcPr>
          <w:p w14:paraId="112A8B63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8900A5" w:rsidRPr="008900A5" w14:paraId="7E44D8FF" w14:textId="77777777" w:rsidTr="00BD2767">
        <w:trPr>
          <w:trHeight w:val="1116"/>
          <w:tblCellSpacing w:w="15" w:type="dxa"/>
        </w:trPr>
        <w:tc>
          <w:tcPr>
            <w:tcW w:w="0" w:type="auto"/>
            <w:vAlign w:val="center"/>
            <w:hideMark/>
          </w:tcPr>
          <w:p w14:paraId="25CD8272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Aguardando Ação do Usuário</w:t>
            </w:r>
          </w:p>
        </w:tc>
        <w:tc>
          <w:tcPr>
            <w:tcW w:w="2160" w:type="dxa"/>
            <w:vAlign w:val="center"/>
            <w:hideMark/>
          </w:tcPr>
          <w:p w14:paraId="58120A3B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Visualizar progresso no Equipamento</w:t>
            </w:r>
          </w:p>
        </w:tc>
        <w:tc>
          <w:tcPr>
            <w:tcW w:w="1752" w:type="dxa"/>
            <w:vAlign w:val="center"/>
            <w:hideMark/>
          </w:tcPr>
          <w:p w14:paraId="471F69D3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Usuário escolhe visualizar progresso</w:t>
            </w:r>
          </w:p>
        </w:tc>
        <w:tc>
          <w:tcPr>
            <w:tcW w:w="1984" w:type="dxa"/>
            <w:vAlign w:val="center"/>
            <w:hideMark/>
          </w:tcPr>
          <w:p w14:paraId="1B2BAF2D" w14:textId="5FAD650B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opção== visualizar progresso</w:t>
            </w:r>
          </w:p>
        </w:tc>
        <w:tc>
          <w:tcPr>
            <w:tcW w:w="1012" w:type="dxa"/>
            <w:vAlign w:val="center"/>
            <w:hideMark/>
          </w:tcPr>
          <w:p w14:paraId="75EC1DEC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8900A5" w:rsidRPr="008900A5" w14:paraId="18D4133B" w14:textId="77777777" w:rsidTr="00BD2767">
        <w:trPr>
          <w:trHeight w:val="786"/>
          <w:tblCellSpacing w:w="15" w:type="dxa"/>
        </w:trPr>
        <w:tc>
          <w:tcPr>
            <w:tcW w:w="0" w:type="auto"/>
            <w:vAlign w:val="center"/>
            <w:hideMark/>
          </w:tcPr>
          <w:p w14:paraId="3245AEFD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Aguardando Ação do Usuário</w:t>
            </w:r>
          </w:p>
        </w:tc>
        <w:tc>
          <w:tcPr>
            <w:tcW w:w="2160" w:type="dxa"/>
            <w:vAlign w:val="center"/>
            <w:hideMark/>
          </w:tcPr>
          <w:p w14:paraId="3656FF98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Acessar Registro do Equipamento</w:t>
            </w:r>
          </w:p>
        </w:tc>
        <w:tc>
          <w:tcPr>
            <w:tcW w:w="1752" w:type="dxa"/>
            <w:vAlign w:val="center"/>
            <w:hideMark/>
          </w:tcPr>
          <w:p w14:paraId="42984256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Usuário escolhe acessar registro</w:t>
            </w:r>
          </w:p>
        </w:tc>
        <w:tc>
          <w:tcPr>
            <w:tcW w:w="1984" w:type="dxa"/>
            <w:vAlign w:val="center"/>
            <w:hideMark/>
          </w:tcPr>
          <w:p w14:paraId="6635A818" w14:textId="4D0C0924" w:rsidR="008900A5" w:rsidRPr="008900A5" w:rsidRDefault="00BD2767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8900A5" w:rsidRPr="008900A5">
              <w:rPr>
                <w:rFonts w:ascii="Times New Roman" w:eastAsia="Times New Roman" w:hAnsi="Times New Roman" w:cs="Times New Roman"/>
              </w:rPr>
              <w:t>opção== acessar registro</w:t>
            </w:r>
          </w:p>
        </w:tc>
        <w:tc>
          <w:tcPr>
            <w:tcW w:w="1012" w:type="dxa"/>
            <w:vAlign w:val="center"/>
            <w:hideMark/>
          </w:tcPr>
          <w:p w14:paraId="337E8C2B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8900A5" w:rsidRPr="008900A5" w14:paraId="31061911" w14:textId="77777777" w:rsidTr="00BD2767">
        <w:trPr>
          <w:trHeight w:val="801"/>
          <w:tblCellSpacing w:w="15" w:type="dxa"/>
        </w:trPr>
        <w:tc>
          <w:tcPr>
            <w:tcW w:w="0" w:type="auto"/>
            <w:vAlign w:val="center"/>
            <w:hideMark/>
          </w:tcPr>
          <w:p w14:paraId="1AF28E76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Acessar Registro do Equipamento</w:t>
            </w:r>
          </w:p>
        </w:tc>
        <w:tc>
          <w:tcPr>
            <w:tcW w:w="2160" w:type="dxa"/>
            <w:vAlign w:val="center"/>
            <w:hideMark/>
          </w:tcPr>
          <w:p w14:paraId="664FF80B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Registro manual</w:t>
            </w:r>
          </w:p>
        </w:tc>
        <w:tc>
          <w:tcPr>
            <w:tcW w:w="1752" w:type="dxa"/>
            <w:vAlign w:val="center"/>
            <w:hideMark/>
          </w:tcPr>
          <w:p w14:paraId="24EB9A29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Usuário escolhe registro manual</w:t>
            </w:r>
          </w:p>
        </w:tc>
        <w:tc>
          <w:tcPr>
            <w:tcW w:w="1984" w:type="dxa"/>
            <w:vAlign w:val="center"/>
            <w:hideMark/>
          </w:tcPr>
          <w:p w14:paraId="7D85DA67" w14:textId="5AE6AF34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opção registro== manual</w:t>
            </w:r>
          </w:p>
        </w:tc>
        <w:tc>
          <w:tcPr>
            <w:tcW w:w="1012" w:type="dxa"/>
            <w:vAlign w:val="center"/>
            <w:hideMark/>
          </w:tcPr>
          <w:p w14:paraId="13189483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8900A5" w:rsidRPr="008900A5" w14:paraId="7B9E4AE7" w14:textId="77777777" w:rsidTr="00BD2767">
        <w:trPr>
          <w:trHeight w:val="786"/>
          <w:tblCellSpacing w:w="15" w:type="dxa"/>
        </w:trPr>
        <w:tc>
          <w:tcPr>
            <w:tcW w:w="0" w:type="auto"/>
            <w:vAlign w:val="center"/>
            <w:hideMark/>
          </w:tcPr>
          <w:p w14:paraId="51FC72D9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Acessar Registro do Equipamento</w:t>
            </w:r>
          </w:p>
        </w:tc>
        <w:tc>
          <w:tcPr>
            <w:tcW w:w="2160" w:type="dxa"/>
            <w:vAlign w:val="center"/>
            <w:hideMark/>
          </w:tcPr>
          <w:p w14:paraId="5CCEC838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Inserir imagem</w:t>
            </w:r>
          </w:p>
        </w:tc>
        <w:tc>
          <w:tcPr>
            <w:tcW w:w="1752" w:type="dxa"/>
            <w:vAlign w:val="center"/>
            <w:hideMark/>
          </w:tcPr>
          <w:p w14:paraId="03E400F0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Usuário escolhe inserir imagem</w:t>
            </w:r>
          </w:p>
        </w:tc>
        <w:tc>
          <w:tcPr>
            <w:tcW w:w="1984" w:type="dxa"/>
            <w:vAlign w:val="center"/>
            <w:hideMark/>
          </w:tcPr>
          <w:p w14:paraId="5D049C93" w14:textId="52601593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opção registr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 w:rsidRPr="008900A5">
              <w:rPr>
                <w:rFonts w:ascii="Times New Roman" w:eastAsia="Times New Roman" w:hAnsi="Times New Roman" w:cs="Times New Roman"/>
              </w:rPr>
              <w:t>== imagem</w:t>
            </w:r>
          </w:p>
        </w:tc>
        <w:tc>
          <w:tcPr>
            <w:tcW w:w="1012" w:type="dxa"/>
            <w:vAlign w:val="center"/>
            <w:hideMark/>
          </w:tcPr>
          <w:p w14:paraId="14F7A5BF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8900A5" w:rsidRPr="008900A5" w14:paraId="234BC3C8" w14:textId="77777777" w:rsidTr="00BD2767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02AC7ACE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Registro manual</w:t>
            </w:r>
          </w:p>
        </w:tc>
        <w:tc>
          <w:tcPr>
            <w:tcW w:w="2160" w:type="dxa"/>
            <w:vAlign w:val="center"/>
            <w:hideMark/>
          </w:tcPr>
          <w:p w14:paraId="2DEFE01E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Confirmar dados</w:t>
            </w:r>
          </w:p>
        </w:tc>
        <w:tc>
          <w:tcPr>
            <w:tcW w:w="1752" w:type="dxa"/>
            <w:vAlign w:val="center"/>
            <w:hideMark/>
          </w:tcPr>
          <w:p w14:paraId="6675A9FA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Dados prontos</w:t>
            </w:r>
          </w:p>
        </w:tc>
        <w:tc>
          <w:tcPr>
            <w:tcW w:w="1984" w:type="dxa"/>
            <w:vAlign w:val="center"/>
            <w:hideMark/>
          </w:tcPr>
          <w:p w14:paraId="4B06CCD0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1012" w:type="dxa"/>
            <w:vAlign w:val="center"/>
            <w:hideMark/>
          </w:tcPr>
          <w:p w14:paraId="5EEC1E1A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8900A5" w:rsidRPr="008900A5" w14:paraId="3BB26521" w14:textId="77777777" w:rsidTr="00BD2767">
        <w:trPr>
          <w:trHeight w:val="786"/>
          <w:tblCellSpacing w:w="15" w:type="dxa"/>
        </w:trPr>
        <w:tc>
          <w:tcPr>
            <w:tcW w:w="0" w:type="auto"/>
            <w:vAlign w:val="center"/>
            <w:hideMark/>
          </w:tcPr>
          <w:p w14:paraId="2CA29E8F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Inserir imagem</w:t>
            </w:r>
          </w:p>
        </w:tc>
        <w:tc>
          <w:tcPr>
            <w:tcW w:w="2160" w:type="dxa"/>
            <w:vAlign w:val="center"/>
            <w:hideMark/>
          </w:tcPr>
          <w:p w14:paraId="75A991B0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Extrair dados da imagem</w:t>
            </w:r>
          </w:p>
        </w:tc>
        <w:tc>
          <w:tcPr>
            <w:tcW w:w="1752" w:type="dxa"/>
            <w:vAlign w:val="center"/>
            <w:hideMark/>
          </w:tcPr>
          <w:p w14:paraId="0547008E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Imagem recebida</w:t>
            </w:r>
          </w:p>
        </w:tc>
        <w:tc>
          <w:tcPr>
            <w:tcW w:w="1984" w:type="dxa"/>
            <w:vAlign w:val="center"/>
            <w:hideMark/>
          </w:tcPr>
          <w:p w14:paraId="0FED058E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1012" w:type="dxa"/>
            <w:vAlign w:val="center"/>
            <w:hideMark/>
          </w:tcPr>
          <w:p w14:paraId="12FAD462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8900A5" w:rsidRPr="008900A5" w14:paraId="714AB50D" w14:textId="77777777" w:rsidTr="00BD2767">
        <w:trPr>
          <w:trHeight w:val="801"/>
          <w:tblCellSpacing w:w="15" w:type="dxa"/>
        </w:trPr>
        <w:tc>
          <w:tcPr>
            <w:tcW w:w="0" w:type="auto"/>
            <w:vAlign w:val="center"/>
            <w:hideMark/>
          </w:tcPr>
          <w:p w14:paraId="45DE7F4D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Extrair dados da imagem</w:t>
            </w:r>
          </w:p>
        </w:tc>
        <w:tc>
          <w:tcPr>
            <w:tcW w:w="2160" w:type="dxa"/>
            <w:vAlign w:val="center"/>
            <w:hideMark/>
          </w:tcPr>
          <w:p w14:paraId="03C67E6C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Confirmar dados</w:t>
            </w:r>
          </w:p>
        </w:tc>
        <w:tc>
          <w:tcPr>
            <w:tcW w:w="1752" w:type="dxa"/>
            <w:vAlign w:val="center"/>
            <w:hideMark/>
          </w:tcPr>
          <w:p w14:paraId="70ECB9B7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Dados extraídos</w:t>
            </w:r>
          </w:p>
        </w:tc>
        <w:tc>
          <w:tcPr>
            <w:tcW w:w="1984" w:type="dxa"/>
            <w:vAlign w:val="center"/>
            <w:hideMark/>
          </w:tcPr>
          <w:p w14:paraId="449DA26F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1012" w:type="dxa"/>
            <w:vAlign w:val="center"/>
            <w:hideMark/>
          </w:tcPr>
          <w:p w14:paraId="6E6D4706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8900A5" w:rsidRPr="008900A5" w14:paraId="41C199C1" w14:textId="77777777" w:rsidTr="00BD2767">
        <w:trPr>
          <w:trHeight w:val="801"/>
          <w:tblCellSpacing w:w="15" w:type="dxa"/>
        </w:trPr>
        <w:tc>
          <w:tcPr>
            <w:tcW w:w="0" w:type="auto"/>
            <w:vAlign w:val="center"/>
            <w:hideMark/>
          </w:tcPr>
          <w:p w14:paraId="5A10A7EF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Visualizar progresso no Equipamento</w:t>
            </w:r>
          </w:p>
        </w:tc>
        <w:tc>
          <w:tcPr>
            <w:tcW w:w="2160" w:type="dxa"/>
            <w:vAlign w:val="center"/>
            <w:hideMark/>
          </w:tcPr>
          <w:p w14:paraId="4C077189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Estado Final (</w:t>
            </w:r>
            <w:r w:rsidRPr="008900A5">
              <w:rPr>
                <w:rFonts w:ascii="Cambria Math" w:eastAsia="Times New Roman" w:hAnsi="Cambria Math" w:cs="Cambria Math"/>
              </w:rPr>
              <w:t>◎</w:t>
            </w:r>
            <w:r w:rsidRPr="008900A5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752" w:type="dxa"/>
            <w:vAlign w:val="center"/>
            <w:hideMark/>
          </w:tcPr>
          <w:p w14:paraId="549B7C52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Retornar ao menu</w:t>
            </w:r>
          </w:p>
        </w:tc>
        <w:tc>
          <w:tcPr>
            <w:tcW w:w="1984" w:type="dxa"/>
            <w:vAlign w:val="center"/>
            <w:hideMark/>
          </w:tcPr>
          <w:p w14:paraId="6BFD30AD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1012" w:type="dxa"/>
            <w:vAlign w:val="center"/>
            <w:hideMark/>
          </w:tcPr>
          <w:p w14:paraId="6B414359" w14:textId="77777777" w:rsidR="008900A5" w:rsidRPr="008900A5" w:rsidRDefault="008900A5" w:rsidP="00BD2767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8900A5" w:rsidRPr="008900A5" w14:paraId="23E964C2" w14:textId="77777777" w:rsidTr="00BD2767">
        <w:trPr>
          <w:trHeight w:val="801"/>
          <w:tblCellSpacing w:w="15" w:type="dxa"/>
        </w:trPr>
        <w:tc>
          <w:tcPr>
            <w:tcW w:w="0" w:type="auto"/>
            <w:vAlign w:val="center"/>
            <w:hideMark/>
          </w:tcPr>
          <w:p w14:paraId="3B3454A9" w14:textId="77777777" w:rsidR="008900A5" w:rsidRPr="008900A5" w:rsidRDefault="008900A5" w:rsidP="00BD276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Confirmar dados</w:t>
            </w:r>
          </w:p>
        </w:tc>
        <w:tc>
          <w:tcPr>
            <w:tcW w:w="2160" w:type="dxa"/>
            <w:vAlign w:val="center"/>
            <w:hideMark/>
          </w:tcPr>
          <w:p w14:paraId="61A09F2D" w14:textId="77777777" w:rsidR="008900A5" w:rsidRPr="008900A5" w:rsidRDefault="008900A5" w:rsidP="00BD276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Estado Final (</w:t>
            </w:r>
            <w:r w:rsidRPr="008900A5">
              <w:rPr>
                <w:rFonts w:ascii="Cambria Math" w:eastAsia="Times New Roman" w:hAnsi="Cambria Math" w:cs="Cambria Math"/>
              </w:rPr>
              <w:t>◎</w:t>
            </w:r>
            <w:r w:rsidRPr="008900A5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1752" w:type="dxa"/>
            <w:vAlign w:val="center"/>
            <w:hideMark/>
          </w:tcPr>
          <w:p w14:paraId="6A075BA2" w14:textId="77777777" w:rsidR="008900A5" w:rsidRPr="008900A5" w:rsidRDefault="008900A5" w:rsidP="00BD276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Dados confirmados</w:t>
            </w:r>
          </w:p>
        </w:tc>
        <w:tc>
          <w:tcPr>
            <w:tcW w:w="1984" w:type="dxa"/>
            <w:vAlign w:val="center"/>
            <w:hideMark/>
          </w:tcPr>
          <w:p w14:paraId="37535156" w14:textId="77777777" w:rsidR="008900A5" w:rsidRPr="008900A5" w:rsidRDefault="008900A5" w:rsidP="00BD276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1012" w:type="dxa"/>
            <w:vAlign w:val="center"/>
            <w:hideMark/>
          </w:tcPr>
          <w:p w14:paraId="126410E9" w14:textId="77777777" w:rsidR="008900A5" w:rsidRPr="008900A5" w:rsidRDefault="008900A5" w:rsidP="00BD2767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8900A5">
              <w:rPr>
                <w:rFonts w:ascii="Times New Roman" w:eastAsia="Times New Roman" w:hAnsi="Times New Roman" w:cs="Times New Roman"/>
              </w:rPr>
              <w:t>—</w:t>
            </w:r>
          </w:p>
        </w:tc>
      </w:tr>
    </w:tbl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5325" w:author="WESLEY DOS SANTOS GATINHO" w:date="2025-06-13T21:20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5326">
          <w:tblGrid>
            <w:gridCol w:w="40"/>
            <w:gridCol w:w="9020"/>
            <w:gridCol w:w="40"/>
          </w:tblGrid>
        </w:tblGridChange>
      </w:tblGrid>
      <w:tr w:rsidR="6C00A397" w:rsidRPr="001F772C" w14:paraId="35542A12" w14:textId="77777777" w:rsidTr="00073D74">
        <w:trPr>
          <w:trHeight w:val="300"/>
          <w:trPrChange w:id="5327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28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4DFB279A" w14:textId="77777777" w:rsidR="00E94A9A" w:rsidRDefault="00E94A9A">
            <w:pPr>
              <w:spacing w:line="276" w:lineRule="auto"/>
              <w:jc w:val="center"/>
              <w:rPr>
                <w:ins w:id="5329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64737A09" w14:textId="77777777" w:rsidR="00E94A9A" w:rsidRDefault="00E94A9A">
            <w:pPr>
              <w:spacing w:line="276" w:lineRule="auto"/>
              <w:jc w:val="center"/>
              <w:rPr>
                <w:ins w:id="5330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39952EF4" w14:textId="77777777" w:rsidR="00E94A9A" w:rsidRDefault="00E94A9A">
            <w:pPr>
              <w:spacing w:line="276" w:lineRule="auto"/>
              <w:jc w:val="center"/>
              <w:rPr>
                <w:ins w:id="5331" w:author="WESLEY DOS SANTOS GATINHO" w:date="2025-06-13T21:25:00Z"/>
                <w:rFonts w:ascii="Times New Roman" w:eastAsia="Times New Roman" w:hAnsi="Times New Roman" w:cs="Times New Roman"/>
              </w:rPr>
            </w:pPr>
          </w:p>
          <w:p w14:paraId="591292E1" w14:textId="5A702441" w:rsidR="6C00A397" w:rsidRPr="001F772C" w:rsidRDefault="6C00A397" w:rsidP="00BD276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332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t xml:space="preserve">Figura </w:t>
            </w:r>
            <w:del w:id="5333" w:author="WESLEY DOS SANTOS GATINHO" w:date="2025-06-13T21:20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5334" w:author="WESLEY DOS SANTOS GATINHO" w:date="2025-06-13T21:20:00Z">
              <w:r w:rsidR="00073D74">
                <w:rPr>
                  <w:rFonts w:ascii="Times New Roman" w:eastAsia="Times New Roman" w:hAnsi="Times New Roman" w:cs="Times New Roman"/>
                </w:rPr>
                <w:t>30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>: Estado d</w:t>
            </w:r>
            <w:r w:rsidR="04AA372D" w:rsidRPr="001F772C">
              <w:rPr>
                <w:rFonts w:ascii="Times New Roman" w:eastAsia="Times New Roman" w:hAnsi="Times New Roman" w:cs="Times New Roman"/>
              </w:rPr>
              <w:t>a Análise de progresso nos equipamentos.</w:t>
            </w:r>
          </w:p>
        </w:tc>
      </w:tr>
      <w:tr w:rsidR="6C00A397" w:rsidRPr="001F772C" w14:paraId="795702BA" w14:textId="77777777" w:rsidTr="00073D74">
        <w:trPr>
          <w:trHeight w:val="300"/>
          <w:trPrChange w:id="5335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36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2721D1C2" w14:textId="6E4F3CC9" w:rsidR="411FFE8D" w:rsidRPr="001F772C" w:rsidRDefault="411FFE8D">
            <w:pPr>
              <w:spacing w:line="276" w:lineRule="auto"/>
              <w:jc w:val="center"/>
              <w:rPr>
                <w:rFonts w:ascii="Times New Roman" w:hAnsi="Times New Roman" w:cs="Times New Roman"/>
                <w:rPrChange w:id="5337" w:author="WESLEY DOS SANTOS GATINHO" w:date="2025-06-13T20:43:00Z">
                  <w:rPr/>
                </w:rPrChange>
              </w:rPr>
              <w:pPrChange w:id="5338" w:author="WESLEY DOS SANTOS GATINHO" w:date="2025-06-13T21:21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339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4404DDC7" wp14:editId="35484EA7">
                  <wp:extent cx="5600700" cy="5229225"/>
                  <wp:effectExtent l="0" t="0" r="0" b="0"/>
                  <wp:docPr id="1571860026" name="Picture 1571860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522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3CCEC980" w14:textId="77777777" w:rsidTr="00073D74">
        <w:trPr>
          <w:trHeight w:val="300"/>
          <w:trPrChange w:id="5340" w:author="WESLEY DOS SANTOS GATINHO" w:date="2025-06-13T21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41" w:author="WESLEY DOS SANTOS GATINHO" w:date="2025-06-13T21:20:00Z">
              <w:tcPr>
                <w:tcW w:w="9060" w:type="dxa"/>
                <w:gridSpan w:val="2"/>
              </w:tcPr>
            </w:tcPrChange>
          </w:tcPr>
          <w:p w14:paraId="3B791F89" w14:textId="2F32212F" w:rsidR="6C00A397" w:rsidRPr="00073D74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5342" w:author="WESLEY DOS SANTOS GATINHO" w:date="2025-06-13T21:20:00Z">
                  <w:rPr/>
                </w:rPrChange>
              </w:rPr>
              <w:pPrChange w:id="5343" w:author="WESLEY DOS SANTOS GATINHO" w:date="2025-06-13T20:45:00Z">
                <w:pPr>
                  <w:jc w:val="center"/>
                </w:pPr>
              </w:pPrChange>
            </w:pPr>
            <w:r w:rsidRPr="00073D74">
              <w:rPr>
                <w:rFonts w:ascii="Times New Roman" w:hAnsi="Times New Roman" w:cs="Times New Roman"/>
                <w:b/>
                <w:bCs/>
                <w:rPrChange w:id="5344" w:author="WESLEY DOS SANTOS GATINHO" w:date="2025-06-13T21:20:00Z">
                  <w:rPr/>
                </w:rPrChange>
              </w:rPr>
              <w:t>Fonte: Autores, 2025.</w:t>
            </w:r>
          </w:p>
        </w:tc>
      </w:tr>
    </w:tbl>
    <w:p w14:paraId="5350BCD5" w14:textId="56701C4D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b/>
          <w:bCs/>
          <w:rPrChange w:id="5345" w:author="WESLEY DOS SANTOS GATINHO" w:date="2025-06-13T20:43:00Z">
            <w:rPr/>
          </w:rPrChange>
        </w:rPr>
        <w:pPrChange w:id="5346" w:author="WESLEY DOS SANTOS GATINHO" w:date="2025-06-13T20:45:00Z">
          <w:pPr/>
        </w:pPrChange>
      </w:pPr>
    </w:p>
    <w:p w14:paraId="4DCC19BA" w14:textId="77777777" w:rsidR="00B27AE8" w:rsidRDefault="00B27AE8" w:rsidP="00B27AE8">
      <w:pPr>
        <w:spacing w:line="276" w:lineRule="auto"/>
        <w:rPr>
          <w:rFonts w:ascii="Times New Roman" w:eastAsia="Times New Roman" w:hAnsi="Times New Roman" w:cs="Times New Roman"/>
          <w:b/>
          <w:bCs/>
        </w:rPr>
      </w:pPr>
    </w:p>
    <w:p w14:paraId="5B129DDC" w14:textId="77777777" w:rsidR="00B27AE8" w:rsidRDefault="00B27AE8" w:rsidP="00B27AE8">
      <w:pPr>
        <w:spacing w:line="276" w:lineRule="auto"/>
        <w:rPr>
          <w:rFonts w:ascii="Times New Roman" w:eastAsia="Times New Roman" w:hAnsi="Times New Roman" w:cs="Times New Roman"/>
          <w:b/>
          <w:bCs/>
        </w:rPr>
      </w:pPr>
    </w:p>
    <w:p w14:paraId="4245FC26" w14:textId="77777777" w:rsidR="00B27AE8" w:rsidRDefault="00B27AE8" w:rsidP="00B27AE8">
      <w:pPr>
        <w:spacing w:line="276" w:lineRule="auto"/>
        <w:rPr>
          <w:rFonts w:ascii="Times New Roman" w:eastAsia="Times New Roman" w:hAnsi="Times New Roman" w:cs="Times New Roman"/>
          <w:b/>
          <w:bCs/>
        </w:rPr>
      </w:pPr>
    </w:p>
    <w:p w14:paraId="783DEE8B" w14:textId="77777777" w:rsidR="00B27AE8" w:rsidRDefault="00B27AE8" w:rsidP="00B27AE8">
      <w:pPr>
        <w:spacing w:line="276" w:lineRule="auto"/>
        <w:rPr>
          <w:rFonts w:ascii="Times New Roman" w:eastAsia="Times New Roman" w:hAnsi="Times New Roman" w:cs="Times New Roman"/>
          <w:b/>
          <w:bCs/>
        </w:rPr>
      </w:pPr>
    </w:p>
    <w:p w14:paraId="67530B00" w14:textId="77777777" w:rsidR="00B27AE8" w:rsidRDefault="00B27AE8" w:rsidP="00B27AE8">
      <w:pPr>
        <w:spacing w:line="276" w:lineRule="auto"/>
        <w:rPr>
          <w:rFonts w:ascii="Times New Roman" w:eastAsia="Times New Roman" w:hAnsi="Times New Roman" w:cs="Times New Roman"/>
          <w:b/>
          <w:bCs/>
        </w:rPr>
      </w:pPr>
    </w:p>
    <w:p w14:paraId="06EA3168" w14:textId="76D51351" w:rsidR="5E951C5F" w:rsidRPr="001F772C" w:rsidRDefault="5E951C5F">
      <w:pPr>
        <w:spacing w:line="276" w:lineRule="auto"/>
        <w:rPr>
          <w:rFonts w:ascii="Times New Roman" w:eastAsia="Times New Roman" w:hAnsi="Times New Roman" w:cs="Times New Roman"/>
          <w:b/>
          <w:bCs/>
          <w:rPrChange w:id="5347" w:author="WESLEY DOS SANTOS GATINHO" w:date="2025-06-13T20:43:00Z">
            <w:rPr/>
          </w:rPrChange>
        </w:rPr>
        <w:pPrChange w:id="5348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 xml:space="preserve">8.4. Diagrama de estado: Análise de progresso </w:t>
      </w:r>
      <w:r w:rsidR="70AF22EC" w:rsidRPr="001F772C">
        <w:rPr>
          <w:rFonts w:ascii="Times New Roman" w:eastAsia="Times New Roman" w:hAnsi="Times New Roman" w:cs="Times New Roman"/>
          <w:b/>
          <w:bCs/>
        </w:rPr>
        <w:t>de peso</w:t>
      </w:r>
      <w:r w:rsidRPr="001F772C">
        <w:rPr>
          <w:rFonts w:ascii="Times New Roman" w:eastAsia="Times New Roman" w:hAnsi="Times New Roman" w:cs="Times New Roman"/>
          <w:b/>
          <w:bCs/>
        </w:rPr>
        <w:t>.</w:t>
      </w:r>
    </w:p>
    <w:p w14:paraId="42D31AE4" w14:textId="77777777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B27AE8">
        <w:rPr>
          <w:rFonts w:ascii="Times New Roman" w:eastAsia="Times New Roman" w:hAnsi="Times New Roman" w:cs="Times New Roman"/>
          <w:b/>
          <w:bCs/>
        </w:rPr>
        <w:t>1. Descrição Geral</w:t>
      </w:r>
    </w:p>
    <w:p w14:paraId="4595F758" w14:textId="77777777" w:rsid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</w:rPr>
        <w:lastRenderedPageBreak/>
        <w:t xml:space="preserve">O diagrama modela o </w:t>
      </w:r>
      <w:r w:rsidRPr="00B27AE8">
        <w:rPr>
          <w:rFonts w:ascii="Times New Roman" w:eastAsia="Times New Roman" w:hAnsi="Times New Roman" w:cs="Times New Roman"/>
          <w:b/>
          <w:bCs/>
        </w:rPr>
        <w:t>ciclo de vida da funcionalidade de análise de progresso de peso</w:t>
      </w:r>
      <w:r w:rsidRPr="00B27AE8">
        <w:rPr>
          <w:rFonts w:ascii="Times New Roman" w:eastAsia="Times New Roman" w:hAnsi="Times New Roman" w:cs="Times New Roman"/>
        </w:rPr>
        <w:t xml:space="preserve"> em um sistema de acompanhamento de treino.</w:t>
      </w:r>
    </w:p>
    <w:p w14:paraId="255C2179" w14:textId="77777777" w:rsid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</w:rPr>
        <w:br/>
        <w:t>Ele descreve como o sistema transita entre diferentes estados, desde a inicialização até o registro ou visualização de progresso, detalhando os eventos que disparam as mudanças e as ações executadas em cada etapa.</w:t>
      </w:r>
    </w:p>
    <w:p w14:paraId="37BB84E8" w14:textId="405559A0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</w:rPr>
        <w:br/>
        <w:t xml:space="preserve">O mapeamento serve para documentar claramente as regras de fluxo e apoiar a implementação da lógica de interface e </w:t>
      </w:r>
      <w:proofErr w:type="spellStart"/>
      <w:r w:rsidRPr="00B27AE8">
        <w:rPr>
          <w:rFonts w:ascii="Times New Roman" w:eastAsia="Times New Roman" w:hAnsi="Times New Roman" w:cs="Times New Roman"/>
        </w:rPr>
        <w:t>backend</w:t>
      </w:r>
      <w:proofErr w:type="spellEnd"/>
      <w:r w:rsidRPr="00B27AE8">
        <w:rPr>
          <w:rFonts w:ascii="Times New Roman" w:eastAsia="Times New Roman" w:hAnsi="Times New Roman" w:cs="Times New Roman"/>
        </w:rPr>
        <w:t>.</w:t>
      </w:r>
    </w:p>
    <w:p w14:paraId="2FE67739" w14:textId="35E5FFEE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</w:p>
    <w:p w14:paraId="37788F5D" w14:textId="77777777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B27AE8">
        <w:rPr>
          <w:rFonts w:ascii="Times New Roman" w:eastAsia="Times New Roman" w:hAnsi="Times New Roman" w:cs="Times New Roman"/>
          <w:b/>
          <w:bCs/>
        </w:rPr>
        <w:t>2. Estados</w:t>
      </w:r>
    </w:p>
    <w:p w14:paraId="2720AB78" w14:textId="77777777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Estado Inicial (●)</w:t>
      </w:r>
    </w:p>
    <w:p w14:paraId="2B5ED56A" w14:textId="77777777" w:rsidR="00B27AE8" w:rsidRPr="00B27AE8" w:rsidRDefault="00B27AE8" w:rsidP="00B27AE8">
      <w:pPr>
        <w:numPr>
          <w:ilvl w:val="0"/>
          <w:numId w:val="14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</w:rPr>
        <w:t>Ponto de partida antes de qualquer processamento ou carregamento.</w:t>
      </w:r>
    </w:p>
    <w:p w14:paraId="702E0D89" w14:textId="77777777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Iniciando Sistema</w:t>
      </w:r>
    </w:p>
    <w:p w14:paraId="31CA2C4B" w14:textId="77777777" w:rsidR="00B27AE8" w:rsidRPr="00B27AE8" w:rsidRDefault="00B27AE8" w:rsidP="00B27AE8">
      <w:pPr>
        <w:numPr>
          <w:ilvl w:val="0"/>
          <w:numId w:val="145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B27AE8">
        <w:rPr>
          <w:rFonts w:ascii="Times New Roman" w:eastAsia="Times New Roman" w:hAnsi="Times New Roman" w:cs="Times New Roman"/>
        </w:rPr>
        <w:t>: Carregar sistema e dependências.</w:t>
      </w:r>
    </w:p>
    <w:p w14:paraId="341205E6" w14:textId="77777777" w:rsidR="00B27AE8" w:rsidRPr="00B27AE8" w:rsidRDefault="00B27AE8" w:rsidP="00B27AE8">
      <w:pPr>
        <w:numPr>
          <w:ilvl w:val="0"/>
          <w:numId w:val="145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do</w:t>
      </w:r>
      <w:r w:rsidRPr="00B27AE8">
        <w:rPr>
          <w:rFonts w:ascii="Times New Roman" w:eastAsia="Times New Roman" w:hAnsi="Times New Roman" w:cs="Times New Roman"/>
        </w:rPr>
        <w:t>: Exibir tela inicial.</w:t>
      </w:r>
    </w:p>
    <w:p w14:paraId="32791B6D" w14:textId="77777777" w:rsidR="00B27AE8" w:rsidRPr="00B27AE8" w:rsidRDefault="00B27AE8" w:rsidP="00B27AE8">
      <w:pPr>
        <w:numPr>
          <w:ilvl w:val="0"/>
          <w:numId w:val="145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B27AE8">
        <w:rPr>
          <w:rFonts w:ascii="Times New Roman" w:eastAsia="Times New Roman" w:hAnsi="Times New Roman" w:cs="Times New Roman"/>
        </w:rPr>
        <w:t>: Sistema carregado.</w:t>
      </w:r>
    </w:p>
    <w:p w14:paraId="6B1DFA63" w14:textId="77777777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Aguardando Ação do Usuário</w:t>
      </w:r>
    </w:p>
    <w:p w14:paraId="781BA757" w14:textId="77777777" w:rsidR="00B27AE8" w:rsidRPr="00B27AE8" w:rsidRDefault="00B27AE8" w:rsidP="00B27AE8">
      <w:pPr>
        <w:numPr>
          <w:ilvl w:val="0"/>
          <w:numId w:val="146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B27AE8">
        <w:rPr>
          <w:rFonts w:ascii="Times New Roman" w:eastAsia="Times New Roman" w:hAnsi="Times New Roman" w:cs="Times New Roman"/>
        </w:rPr>
        <w:t>: Exibir opções ao usuário.</w:t>
      </w:r>
    </w:p>
    <w:p w14:paraId="57EFACB7" w14:textId="77777777" w:rsidR="00B27AE8" w:rsidRPr="00B27AE8" w:rsidRDefault="00B27AE8" w:rsidP="00B27AE8">
      <w:pPr>
        <w:numPr>
          <w:ilvl w:val="0"/>
          <w:numId w:val="146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do</w:t>
      </w:r>
      <w:r w:rsidRPr="00B27AE8">
        <w:rPr>
          <w:rFonts w:ascii="Times New Roman" w:eastAsia="Times New Roman" w:hAnsi="Times New Roman" w:cs="Times New Roman"/>
        </w:rPr>
        <w:t>: Aguardar entrada.</w:t>
      </w:r>
    </w:p>
    <w:p w14:paraId="20C1C8EA" w14:textId="77777777" w:rsidR="00B27AE8" w:rsidRPr="00B27AE8" w:rsidRDefault="00B27AE8" w:rsidP="00B27AE8">
      <w:pPr>
        <w:numPr>
          <w:ilvl w:val="0"/>
          <w:numId w:val="146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B27AE8">
        <w:rPr>
          <w:rFonts w:ascii="Times New Roman" w:eastAsia="Times New Roman" w:hAnsi="Times New Roman" w:cs="Times New Roman"/>
        </w:rPr>
        <w:t>: Ação escolhida.</w:t>
      </w:r>
    </w:p>
    <w:p w14:paraId="45458A15" w14:textId="77777777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Visualizar Progresso</w:t>
      </w:r>
    </w:p>
    <w:p w14:paraId="17CF0FA3" w14:textId="77777777" w:rsidR="00B27AE8" w:rsidRPr="00B27AE8" w:rsidRDefault="00B27AE8" w:rsidP="00B27AE8">
      <w:pPr>
        <w:numPr>
          <w:ilvl w:val="0"/>
          <w:numId w:val="14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B27AE8">
        <w:rPr>
          <w:rFonts w:ascii="Times New Roman" w:eastAsia="Times New Roman" w:hAnsi="Times New Roman" w:cs="Times New Roman"/>
        </w:rPr>
        <w:t>: Carregar dados de progresso.</w:t>
      </w:r>
    </w:p>
    <w:p w14:paraId="7D97A90B" w14:textId="77777777" w:rsidR="00B27AE8" w:rsidRPr="00B27AE8" w:rsidRDefault="00B27AE8" w:rsidP="00B27AE8">
      <w:pPr>
        <w:numPr>
          <w:ilvl w:val="0"/>
          <w:numId w:val="14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do</w:t>
      </w:r>
      <w:r w:rsidRPr="00B27AE8">
        <w:rPr>
          <w:rFonts w:ascii="Times New Roman" w:eastAsia="Times New Roman" w:hAnsi="Times New Roman" w:cs="Times New Roman"/>
        </w:rPr>
        <w:t>: Exibir gráfico de progresso.</w:t>
      </w:r>
    </w:p>
    <w:p w14:paraId="3E3CFA1D" w14:textId="77777777" w:rsidR="00B27AE8" w:rsidRPr="00B27AE8" w:rsidRDefault="00B27AE8" w:rsidP="00B27AE8">
      <w:pPr>
        <w:numPr>
          <w:ilvl w:val="0"/>
          <w:numId w:val="14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B27AE8">
        <w:rPr>
          <w:rFonts w:ascii="Times New Roman" w:eastAsia="Times New Roman" w:hAnsi="Times New Roman" w:cs="Times New Roman"/>
        </w:rPr>
        <w:t>: Retornar ao menu.</w:t>
      </w:r>
    </w:p>
    <w:p w14:paraId="445412C3" w14:textId="77777777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Acessar Registro</w:t>
      </w:r>
    </w:p>
    <w:p w14:paraId="68608FB7" w14:textId="77777777" w:rsidR="00B27AE8" w:rsidRPr="00B27AE8" w:rsidRDefault="00B27AE8" w:rsidP="00B27AE8">
      <w:pPr>
        <w:numPr>
          <w:ilvl w:val="0"/>
          <w:numId w:val="148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B27AE8">
        <w:rPr>
          <w:rFonts w:ascii="Times New Roman" w:eastAsia="Times New Roman" w:hAnsi="Times New Roman" w:cs="Times New Roman"/>
        </w:rPr>
        <w:t>: Exibir opções de registro.</w:t>
      </w:r>
    </w:p>
    <w:p w14:paraId="5B764741" w14:textId="77777777" w:rsidR="00B27AE8" w:rsidRPr="00B27AE8" w:rsidRDefault="00B27AE8" w:rsidP="00B27AE8">
      <w:pPr>
        <w:numPr>
          <w:ilvl w:val="0"/>
          <w:numId w:val="148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do</w:t>
      </w:r>
      <w:r w:rsidRPr="00B27AE8">
        <w:rPr>
          <w:rFonts w:ascii="Times New Roman" w:eastAsia="Times New Roman" w:hAnsi="Times New Roman" w:cs="Times New Roman"/>
        </w:rPr>
        <w:t>: Aguardar seleção.</w:t>
      </w:r>
    </w:p>
    <w:p w14:paraId="63987868" w14:textId="77777777" w:rsidR="00B27AE8" w:rsidRPr="00B27AE8" w:rsidRDefault="00B27AE8" w:rsidP="00B27AE8">
      <w:pPr>
        <w:numPr>
          <w:ilvl w:val="0"/>
          <w:numId w:val="148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B27AE8">
        <w:rPr>
          <w:rFonts w:ascii="Times New Roman" w:eastAsia="Times New Roman" w:hAnsi="Times New Roman" w:cs="Times New Roman"/>
        </w:rPr>
        <w:t>: Selecionar a opção de peso.</w:t>
      </w:r>
    </w:p>
    <w:p w14:paraId="6B5007EB" w14:textId="77777777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Registro Manual</w:t>
      </w:r>
    </w:p>
    <w:p w14:paraId="784CAFEA" w14:textId="77777777" w:rsidR="00B27AE8" w:rsidRPr="00B27AE8" w:rsidRDefault="00B27AE8" w:rsidP="00B27AE8">
      <w:pPr>
        <w:numPr>
          <w:ilvl w:val="0"/>
          <w:numId w:val="14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B27AE8">
        <w:rPr>
          <w:rFonts w:ascii="Times New Roman" w:eastAsia="Times New Roman" w:hAnsi="Times New Roman" w:cs="Times New Roman"/>
        </w:rPr>
        <w:t>: Exibir formulário de registro manual.</w:t>
      </w:r>
    </w:p>
    <w:p w14:paraId="3105936D" w14:textId="77777777" w:rsidR="00B27AE8" w:rsidRPr="00B27AE8" w:rsidRDefault="00B27AE8" w:rsidP="00B27AE8">
      <w:pPr>
        <w:numPr>
          <w:ilvl w:val="0"/>
          <w:numId w:val="14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lastRenderedPageBreak/>
        <w:t>do</w:t>
      </w:r>
      <w:r w:rsidRPr="00B27AE8">
        <w:rPr>
          <w:rFonts w:ascii="Times New Roman" w:eastAsia="Times New Roman" w:hAnsi="Times New Roman" w:cs="Times New Roman"/>
        </w:rPr>
        <w:t>: Usuário insere dados.</w:t>
      </w:r>
    </w:p>
    <w:p w14:paraId="3DF59A55" w14:textId="77777777" w:rsidR="00B27AE8" w:rsidRPr="00B27AE8" w:rsidRDefault="00B27AE8" w:rsidP="00B27AE8">
      <w:pPr>
        <w:numPr>
          <w:ilvl w:val="0"/>
          <w:numId w:val="14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B27AE8">
        <w:rPr>
          <w:rFonts w:ascii="Times New Roman" w:eastAsia="Times New Roman" w:hAnsi="Times New Roman" w:cs="Times New Roman"/>
        </w:rPr>
        <w:t>: Dados prontos.</w:t>
      </w:r>
    </w:p>
    <w:p w14:paraId="122E91A3" w14:textId="77777777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Inserir Imagem</w:t>
      </w:r>
    </w:p>
    <w:p w14:paraId="1F95DD21" w14:textId="77777777" w:rsidR="00B27AE8" w:rsidRPr="00B27AE8" w:rsidRDefault="00B27AE8" w:rsidP="00B27AE8">
      <w:pPr>
        <w:numPr>
          <w:ilvl w:val="0"/>
          <w:numId w:val="150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B27AE8">
        <w:rPr>
          <w:rFonts w:ascii="Times New Roman" w:eastAsia="Times New Roman" w:hAnsi="Times New Roman" w:cs="Times New Roman"/>
        </w:rPr>
        <w:t>: Solicitar upload de imagem da balança.</w:t>
      </w:r>
    </w:p>
    <w:p w14:paraId="5350F655" w14:textId="77777777" w:rsidR="00B27AE8" w:rsidRPr="00B27AE8" w:rsidRDefault="00B27AE8" w:rsidP="00B27AE8">
      <w:pPr>
        <w:numPr>
          <w:ilvl w:val="0"/>
          <w:numId w:val="150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do</w:t>
      </w:r>
      <w:r w:rsidRPr="00B27AE8">
        <w:rPr>
          <w:rFonts w:ascii="Times New Roman" w:eastAsia="Times New Roman" w:hAnsi="Times New Roman" w:cs="Times New Roman"/>
        </w:rPr>
        <w:t>: Aguardar imagem.</w:t>
      </w:r>
    </w:p>
    <w:p w14:paraId="6406EF52" w14:textId="77777777" w:rsidR="00B27AE8" w:rsidRPr="00B27AE8" w:rsidRDefault="00B27AE8" w:rsidP="00B27AE8">
      <w:pPr>
        <w:numPr>
          <w:ilvl w:val="0"/>
          <w:numId w:val="150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B27AE8">
        <w:rPr>
          <w:rFonts w:ascii="Times New Roman" w:eastAsia="Times New Roman" w:hAnsi="Times New Roman" w:cs="Times New Roman"/>
        </w:rPr>
        <w:t>: Imagem recebida.</w:t>
      </w:r>
    </w:p>
    <w:p w14:paraId="791811D3" w14:textId="77777777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Extrair Dados da Imagem</w:t>
      </w:r>
    </w:p>
    <w:p w14:paraId="2B70C137" w14:textId="77777777" w:rsidR="00B27AE8" w:rsidRPr="00B27AE8" w:rsidRDefault="00B27AE8" w:rsidP="00B27AE8">
      <w:pPr>
        <w:numPr>
          <w:ilvl w:val="0"/>
          <w:numId w:val="15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B27AE8">
        <w:rPr>
          <w:rFonts w:ascii="Times New Roman" w:eastAsia="Times New Roman" w:hAnsi="Times New Roman" w:cs="Times New Roman"/>
        </w:rPr>
        <w:t>: Processar imagem.</w:t>
      </w:r>
    </w:p>
    <w:p w14:paraId="1FB134AC" w14:textId="77777777" w:rsidR="00B27AE8" w:rsidRPr="00B27AE8" w:rsidRDefault="00B27AE8" w:rsidP="00B27AE8">
      <w:pPr>
        <w:numPr>
          <w:ilvl w:val="0"/>
          <w:numId w:val="15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do</w:t>
      </w:r>
      <w:r w:rsidRPr="00B27AE8">
        <w:rPr>
          <w:rFonts w:ascii="Times New Roman" w:eastAsia="Times New Roman" w:hAnsi="Times New Roman" w:cs="Times New Roman"/>
        </w:rPr>
        <w:t>: Extrair dados.</w:t>
      </w:r>
    </w:p>
    <w:p w14:paraId="6C3E6E38" w14:textId="77777777" w:rsidR="00B27AE8" w:rsidRPr="00B27AE8" w:rsidRDefault="00B27AE8" w:rsidP="00B27AE8">
      <w:pPr>
        <w:numPr>
          <w:ilvl w:val="0"/>
          <w:numId w:val="15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B27AE8">
        <w:rPr>
          <w:rFonts w:ascii="Times New Roman" w:eastAsia="Times New Roman" w:hAnsi="Times New Roman" w:cs="Times New Roman"/>
        </w:rPr>
        <w:t>: Dados extraídos.</w:t>
      </w:r>
    </w:p>
    <w:p w14:paraId="32173BFA" w14:textId="77777777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Confirmar Dados</w:t>
      </w:r>
    </w:p>
    <w:p w14:paraId="4064B35F" w14:textId="77777777" w:rsidR="00B27AE8" w:rsidRPr="00B27AE8" w:rsidRDefault="00B27AE8" w:rsidP="00B27AE8">
      <w:pPr>
        <w:numPr>
          <w:ilvl w:val="0"/>
          <w:numId w:val="15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B27AE8">
        <w:rPr>
          <w:rFonts w:ascii="Times New Roman" w:eastAsia="Times New Roman" w:hAnsi="Times New Roman" w:cs="Times New Roman"/>
        </w:rPr>
        <w:t>: Exibir dados para verificação.</w:t>
      </w:r>
    </w:p>
    <w:p w14:paraId="72421D46" w14:textId="77777777" w:rsidR="00B27AE8" w:rsidRPr="00B27AE8" w:rsidRDefault="00B27AE8" w:rsidP="00B27AE8">
      <w:pPr>
        <w:numPr>
          <w:ilvl w:val="0"/>
          <w:numId w:val="15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do</w:t>
      </w:r>
      <w:r w:rsidRPr="00B27AE8">
        <w:rPr>
          <w:rFonts w:ascii="Times New Roman" w:eastAsia="Times New Roman" w:hAnsi="Times New Roman" w:cs="Times New Roman"/>
        </w:rPr>
        <w:t>: Extrair e validar dados.</w:t>
      </w:r>
    </w:p>
    <w:p w14:paraId="6D69F77E" w14:textId="77777777" w:rsidR="00B27AE8" w:rsidRPr="00B27AE8" w:rsidRDefault="00B27AE8" w:rsidP="00B27AE8">
      <w:pPr>
        <w:numPr>
          <w:ilvl w:val="0"/>
          <w:numId w:val="15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B27AE8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B27AE8">
        <w:rPr>
          <w:rFonts w:ascii="Times New Roman" w:eastAsia="Times New Roman" w:hAnsi="Times New Roman" w:cs="Times New Roman"/>
        </w:rPr>
        <w:t>: Dados confirmados.</w:t>
      </w:r>
    </w:p>
    <w:p w14:paraId="1548A0BA" w14:textId="77777777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  <w:b/>
          <w:bCs/>
        </w:rPr>
        <w:t>Estados Finais (</w:t>
      </w:r>
      <w:r w:rsidRPr="00B27AE8">
        <w:rPr>
          <w:rFonts w:ascii="Cambria Math" w:eastAsia="Times New Roman" w:hAnsi="Cambria Math" w:cs="Cambria Math"/>
          <w:b/>
          <w:bCs/>
        </w:rPr>
        <w:t>◎</w:t>
      </w:r>
      <w:r w:rsidRPr="00B27AE8">
        <w:rPr>
          <w:rFonts w:ascii="Times New Roman" w:eastAsia="Times New Roman" w:hAnsi="Times New Roman" w:cs="Times New Roman"/>
          <w:b/>
          <w:bCs/>
        </w:rPr>
        <w:t>)</w:t>
      </w:r>
    </w:p>
    <w:p w14:paraId="1E4AAE1A" w14:textId="77777777" w:rsidR="00B27AE8" w:rsidRPr="00B27AE8" w:rsidRDefault="00B27AE8" w:rsidP="00B27AE8">
      <w:pPr>
        <w:numPr>
          <w:ilvl w:val="0"/>
          <w:numId w:val="15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</w:rPr>
        <w:t>Após visualizar progresso.</w:t>
      </w:r>
    </w:p>
    <w:p w14:paraId="3205ED91" w14:textId="77777777" w:rsidR="00B27AE8" w:rsidRPr="00B27AE8" w:rsidRDefault="00B27AE8" w:rsidP="00B27AE8">
      <w:pPr>
        <w:numPr>
          <w:ilvl w:val="0"/>
          <w:numId w:val="153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B27AE8">
        <w:rPr>
          <w:rFonts w:ascii="Times New Roman" w:eastAsia="Times New Roman" w:hAnsi="Times New Roman" w:cs="Times New Roman"/>
        </w:rPr>
        <w:t>Após confirmar dados.</w:t>
      </w:r>
    </w:p>
    <w:p w14:paraId="2877B084" w14:textId="6090212C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</w:p>
    <w:p w14:paraId="775D23B4" w14:textId="77777777" w:rsid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40D94DD8" w14:textId="77777777" w:rsid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7ED7A443" w14:textId="77777777" w:rsid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0482782E" w14:textId="77777777" w:rsid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74A13C2F" w14:textId="77777777" w:rsid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55CEC18F" w14:textId="77777777" w:rsid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1173FA1E" w14:textId="77777777" w:rsid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56EEEDFA" w14:textId="77777777" w:rsid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49612F59" w14:textId="77777777" w:rsid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16112B53" w14:textId="77777777" w:rsidR="00187DD4" w:rsidRDefault="00187DD4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6B0E1109" w14:textId="77777777" w:rsidR="00187DD4" w:rsidRDefault="00187DD4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</w:p>
    <w:p w14:paraId="12BB6D74" w14:textId="222470F4" w:rsidR="00B27AE8" w:rsidRPr="00B27AE8" w:rsidRDefault="00B27AE8" w:rsidP="00B27AE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B27AE8">
        <w:rPr>
          <w:rFonts w:ascii="Times New Roman" w:eastAsia="Times New Roman" w:hAnsi="Times New Roman" w:cs="Times New Roman"/>
          <w:b/>
          <w:bCs/>
        </w:rPr>
        <w:lastRenderedPageBreak/>
        <w:t>3. Transições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5"/>
        <w:gridCol w:w="1850"/>
        <w:gridCol w:w="2109"/>
        <w:gridCol w:w="2055"/>
        <w:gridCol w:w="1192"/>
      </w:tblGrid>
      <w:tr w:rsidR="00B27AE8" w:rsidRPr="00B27AE8" w14:paraId="3AC02A3C" w14:textId="77777777" w:rsidTr="00B27AE8">
        <w:trPr>
          <w:tblHeader/>
          <w:tblCellSpacing w:w="15" w:type="dxa"/>
        </w:trPr>
        <w:tc>
          <w:tcPr>
            <w:tcW w:w="1820" w:type="dxa"/>
            <w:vAlign w:val="center"/>
            <w:hideMark/>
          </w:tcPr>
          <w:p w14:paraId="3B62C924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27AE8">
              <w:rPr>
                <w:rFonts w:ascii="Times New Roman" w:eastAsia="Times New Roman" w:hAnsi="Times New Roman" w:cs="Times New Roman"/>
                <w:b/>
                <w:bCs/>
              </w:rPr>
              <w:t>Origem</w:t>
            </w:r>
          </w:p>
        </w:tc>
        <w:tc>
          <w:tcPr>
            <w:tcW w:w="1820" w:type="dxa"/>
            <w:vAlign w:val="center"/>
            <w:hideMark/>
          </w:tcPr>
          <w:p w14:paraId="57CB474A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27AE8">
              <w:rPr>
                <w:rFonts w:ascii="Times New Roman" w:eastAsia="Times New Roman" w:hAnsi="Times New Roman" w:cs="Times New Roman"/>
                <w:b/>
                <w:bCs/>
              </w:rPr>
              <w:t>Destino</w:t>
            </w:r>
          </w:p>
        </w:tc>
        <w:tc>
          <w:tcPr>
            <w:tcW w:w="0" w:type="auto"/>
            <w:vAlign w:val="center"/>
            <w:hideMark/>
          </w:tcPr>
          <w:p w14:paraId="2C7ABA3A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27AE8">
              <w:rPr>
                <w:rFonts w:ascii="Times New Roman" w:eastAsia="Times New Roman" w:hAnsi="Times New Roman" w:cs="Times New Roman"/>
                <w:b/>
                <w:bCs/>
              </w:rPr>
              <w:t>Evento (Trigger)</w:t>
            </w:r>
          </w:p>
        </w:tc>
        <w:tc>
          <w:tcPr>
            <w:tcW w:w="0" w:type="auto"/>
            <w:vAlign w:val="center"/>
            <w:hideMark/>
          </w:tcPr>
          <w:p w14:paraId="7B46FC76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27AE8">
              <w:rPr>
                <w:rFonts w:ascii="Times New Roman" w:eastAsia="Times New Roman" w:hAnsi="Times New Roman" w:cs="Times New Roman"/>
                <w:b/>
                <w:bCs/>
              </w:rPr>
              <w:t>Condição de Guarda (Guard)</w:t>
            </w:r>
          </w:p>
        </w:tc>
        <w:tc>
          <w:tcPr>
            <w:tcW w:w="0" w:type="auto"/>
            <w:vAlign w:val="center"/>
            <w:hideMark/>
          </w:tcPr>
          <w:p w14:paraId="6D504050" w14:textId="77777777" w:rsidR="00B27AE8" w:rsidRPr="00B27AE8" w:rsidRDefault="00B27AE8" w:rsidP="00B27AE8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27AE8">
              <w:rPr>
                <w:rFonts w:ascii="Times New Roman" w:eastAsia="Times New Roman" w:hAnsi="Times New Roman" w:cs="Times New Roman"/>
                <w:b/>
                <w:bCs/>
              </w:rPr>
              <w:t>Ação (</w:t>
            </w:r>
            <w:proofErr w:type="spellStart"/>
            <w:r w:rsidRPr="00B27AE8">
              <w:rPr>
                <w:rFonts w:ascii="Times New Roman" w:eastAsia="Times New Roman" w:hAnsi="Times New Roman" w:cs="Times New Roman"/>
                <w:b/>
                <w:bCs/>
              </w:rPr>
              <w:t>Action</w:t>
            </w:r>
            <w:proofErr w:type="spellEnd"/>
            <w:r w:rsidRPr="00B27AE8">
              <w:rPr>
                <w:rFonts w:ascii="Times New Roman" w:eastAsia="Times New Roman" w:hAnsi="Times New Roman" w:cs="Times New Roman"/>
                <w:b/>
                <w:bCs/>
              </w:rPr>
              <w:t>)</w:t>
            </w:r>
          </w:p>
        </w:tc>
      </w:tr>
      <w:tr w:rsidR="00B27AE8" w:rsidRPr="00B27AE8" w14:paraId="4883DF8F" w14:textId="77777777" w:rsidTr="00B27AE8">
        <w:trPr>
          <w:tblCellSpacing w:w="15" w:type="dxa"/>
        </w:trPr>
        <w:tc>
          <w:tcPr>
            <w:tcW w:w="1820" w:type="dxa"/>
            <w:vAlign w:val="center"/>
            <w:hideMark/>
          </w:tcPr>
          <w:p w14:paraId="79210C4C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Estado Inicial (●)</w:t>
            </w:r>
          </w:p>
        </w:tc>
        <w:tc>
          <w:tcPr>
            <w:tcW w:w="1820" w:type="dxa"/>
            <w:vAlign w:val="center"/>
            <w:hideMark/>
          </w:tcPr>
          <w:p w14:paraId="03E1AAE9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Iniciando Sistema</w:t>
            </w:r>
          </w:p>
        </w:tc>
        <w:tc>
          <w:tcPr>
            <w:tcW w:w="0" w:type="auto"/>
            <w:vAlign w:val="center"/>
            <w:hideMark/>
          </w:tcPr>
          <w:p w14:paraId="03666452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Inicialização do sistema</w:t>
            </w:r>
          </w:p>
        </w:tc>
        <w:tc>
          <w:tcPr>
            <w:tcW w:w="0" w:type="auto"/>
            <w:vAlign w:val="center"/>
            <w:hideMark/>
          </w:tcPr>
          <w:p w14:paraId="0A234FB2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07B51218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B27AE8" w:rsidRPr="00B27AE8" w14:paraId="17D76670" w14:textId="77777777" w:rsidTr="00B27AE8">
        <w:trPr>
          <w:tblCellSpacing w:w="15" w:type="dxa"/>
        </w:trPr>
        <w:tc>
          <w:tcPr>
            <w:tcW w:w="1820" w:type="dxa"/>
            <w:vAlign w:val="center"/>
            <w:hideMark/>
          </w:tcPr>
          <w:p w14:paraId="06245DAD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Iniciando Sistema</w:t>
            </w:r>
          </w:p>
        </w:tc>
        <w:tc>
          <w:tcPr>
            <w:tcW w:w="1820" w:type="dxa"/>
            <w:vAlign w:val="center"/>
            <w:hideMark/>
          </w:tcPr>
          <w:p w14:paraId="3C2A5877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Aguardando Ação do Usuário</w:t>
            </w:r>
          </w:p>
        </w:tc>
        <w:tc>
          <w:tcPr>
            <w:tcW w:w="0" w:type="auto"/>
            <w:vAlign w:val="center"/>
            <w:hideMark/>
          </w:tcPr>
          <w:p w14:paraId="3F90A3EC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Sistema carregado</w:t>
            </w:r>
          </w:p>
        </w:tc>
        <w:tc>
          <w:tcPr>
            <w:tcW w:w="0" w:type="auto"/>
            <w:vAlign w:val="center"/>
            <w:hideMark/>
          </w:tcPr>
          <w:p w14:paraId="2AED74A5" w14:textId="77777777" w:rsidR="00B27AE8" w:rsidRPr="00B27AE8" w:rsidRDefault="00B27AE8" w:rsidP="00B27AE8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72A0A499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B27AE8" w:rsidRPr="00B27AE8" w14:paraId="46F5924F" w14:textId="77777777" w:rsidTr="00B27AE8">
        <w:trPr>
          <w:tblCellSpacing w:w="15" w:type="dxa"/>
        </w:trPr>
        <w:tc>
          <w:tcPr>
            <w:tcW w:w="1820" w:type="dxa"/>
            <w:vAlign w:val="center"/>
            <w:hideMark/>
          </w:tcPr>
          <w:p w14:paraId="3D819D0C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Aguardando Ação do Usuário</w:t>
            </w:r>
          </w:p>
        </w:tc>
        <w:tc>
          <w:tcPr>
            <w:tcW w:w="1820" w:type="dxa"/>
            <w:vAlign w:val="center"/>
            <w:hideMark/>
          </w:tcPr>
          <w:p w14:paraId="30729E57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Visualizar Progresso</w:t>
            </w:r>
          </w:p>
        </w:tc>
        <w:tc>
          <w:tcPr>
            <w:tcW w:w="0" w:type="auto"/>
            <w:vAlign w:val="center"/>
            <w:hideMark/>
          </w:tcPr>
          <w:p w14:paraId="3831464C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Usuário escolhe visualizar progresso</w:t>
            </w:r>
          </w:p>
        </w:tc>
        <w:tc>
          <w:tcPr>
            <w:tcW w:w="0" w:type="auto"/>
            <w:vAlign w:val="center"/>
            <w:hideMark/>
          </w:tcPr>
          <w:p w14:paraId="5562B184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opção == "visualizar progresso"</w:t>
            </w:r>
          </w:p>
        </w:tc>
        <w:tc>
          <w:tcPr>
            <w:tcW w:w="0" w:type="auto"/>
            <w:vAlign w:val="center"/>
            <w:hideMark/>
          </w:tcPr>
          <w:p w14:paraId="464101F9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B27AE8" w:rsidRPr="00B27AE8" w14:paraId="1F216C61" w14:textId="77777777" w:rsidTr="00B27AE8">
        <w:trPr>
          <w:tblCellSpacing w:w="15" w:type="dxa"/>
        </w:trPr>
        <w:tc>
          <w:tcPr>
            <w:tcW w:w="1820" w:type="dxa"/>
            <w:vAlign w:val="center"/>
            <w:hideMark/>
          </w:tcPr>
          <w:p w14:paraId="55FACD45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Aguardando Ação do Usuário</w:t>
            </w:r>
          </w:p>
        </w:tc>
        <w:tc>
          <w:tcPr>
            <w:tcW w:w="1820" w:type="dxa"/>
            <w:vAlign w:val="center"/>
            <w:hideMark/>
          </w:tcPr>
          <w:p w14:paraId="11A1B17A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Acessar Registro</w:t>
            </w:r>
          </w:p>
        </w:tc>
        <w:tc>
          <w:tcPr>
            <w:tcW w:w="0" w:type="auto"/>
            <w:vAlign w:val="center"/>
            <w:hideMark/>
          </w:tcPr>
          <w:p w14:paraId="03224DE5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Usuário escolhe acessar registro</w:t>
            </w:r>
          </w:p>
        </w:tc>
        <w:tc>
          <w:tcPr>
            <w:tcW w:w="0" w:type="auto"/>
            <w:vAlign w:val="center"/>
            <w:hideMark/>
          </w:tcPr>
          <w:p w14:paraId="561302FC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opção == "acessar registro"</w:t>
            </w:r>
          </w:p>
        </w:tc>
        <w:tc>
          <w:tcPr>
            <w:tcW w:w="0" w:type="auto"/>
            <w:vAlign w:val="center"/>
            <w:hideMark/>
          </w:tcPr>
          <w:p w14:paraId="3266719D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B27AE8" w:rsidRPr="00B27AE8" w14:paraId="571DC008" w14:textId="77777777" w:rsidTr="00B27AE8">
        <w:trPr>
          <w:tblCellSpacing w:w="15" w:type="dxa"/>
        </w:trPr>
        <w:tc>
          <w:tcPr>
            <w:tcW w:w="1820" w:type="dxa"/>
            <w:vAlign w:val="center"/>
            <w:hideMark/>
          </w:tcPr>
          <w:p w14:paraId="60477EA2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Acessar Registro</w:t>
            </w:r>
          </w:p>
        </w:tc>
        <w:tc>
          <w:tcPr>
            <w:tcW w:w="1820" w:type="dxa"/>
            <w:vAlign w:val="center"/>
            <w:hideMark/>
          </w:tcPr>
          <w:p w14:paraId="31D1EBF0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Registro Manual</w:t>
            </w:r>
          </w:p>
        </w:tc>
        <w:tc>
          <w:tcPr>
            <w:tcW w:w="0" w:type="auto"/>
            <w:vAlign w:val="center"/>
            <w:hideMark/>
          </w:tcPr>
          <w:p w14:paraId="5D551CEB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Usuário escolhe registro manual</w:t>
            </w:r>
          </w:p>
        </w:tc>
        <w:tc>
          <w:tcPr>
            <w:tcW w:w="0" w:type="auto"/>
            <w:vAlign w:val="center"/>
            <w:hideMark/>
          </w:tcPr>
          <w:p w14:paraId="25434F32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B27AE8">
              <w:rPr>
                <w:rFonts w:ascii="Times New Roman" w:eastAsia="Times New Roman" w:hAnsi="Times New Roman" w:cs="Times New Roman"/>
              </w:rPr>
              <w:t>opçãoRegistro</w:t>
            </w:r>
            <w:proofErr w:type="spellEnd"/>
            <w:r w:rsidRPr="00B27AE8">
              <w:rPr>
                <w:rFonts w:ascii="Times New Roman" w:eastAsia="Times New Roman" w:hAnsi="Times New Roman" w:cs="Times New Roman"/>
              </w:rPr>
              <w:t xml:space="preserve"> == "manual"</w:t>
            </w:r>
          </w:p>
        </w:tc>
        <w:tc>
          <w:tcPr>
            <w:tcW w:w="0" w:type="auto"/>
            <w:vAlign w:val="center"/>
            <w:hideMark/>
          </w:tcPr>
          <w:p w14:paraId="2241F341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B27AE8" w:rsidRPr="00B27AE8" w14:paraId="41DA22BC" w14:textId="77777777" w:rsidTr="00B27AE8">
        <w:trPr>
          <w:tblCellSpacing w:w="15" w:type="dxa"/>
        </w:trPr>
        <w:tc>
          <w:tcPr>
            <w:tcW w:w="1820" w:type="dxa"/>
            <w:vAlign w:val="center"/>
            <w:hideMark/>
          </w:tcPr>
          <w:p w14:paraId="2B5CCE52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Acessar Registro</w:t>
            </w:r>
          </w:p>
        </w:tc>
        <w:tc>
          <w:tcPr>
            <w:tcW w:w="1820" w:type="dxa"/>
            <w:vAlign w:val="center"/>
            <w:hideMark/>
          </w:tcPr>
          <w:p w14:paraId="2263EA58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Inserir Imagem</w:t>
            </w:r>
          </w:p>
        </w:tc>
        <w:tc>
          <w:tcPr>
            <w:tcW w:w="0" w:type="auto"/>
            <w:vAlign w:val="center"/>
            <w:hideMark/>
          </w:tcPr>
          <w:p w14:paraId="6E22018A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Usuário escolhe inserir imagem</w:t>
            </w:r>
          </w:p>
        </w:tc>
        <w:tc>
          <w:tcPr>
            <w:tcW w:w="0" w:type="auto"/>
            <w:vAlign w:val="center"/>
            <w:hideMark/>
          </w:tcPr>
          <w:p w14:paraId="29A20797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B27AE8">
              <w:rPr>
                <w:rFonts w:ascii="Times New Roman" w:eastAsia="Times New Roman" w:hAnsi="Times New Roman" w:cs="Times New Roman"/>
              </w:rPr>
              <w:t>opçãoRegistro</w:t>
            </w:r>
            <w:proofErr w:type="spellEnd"/>
            <w:r w:rsidRPr="00B27AE8">
              <w:rPr>
                <w:rFonts w:ascii="Times New Roman" w:eastAsia="Times New Roman" w:hAnsi="Times New Roman" w:cs="Times New Roman"/>
              </w:rPr>
              <w:t xml:space="preserve"> == "imagem"</w:t>
            </w:r>
          </w:p>
        </w:tc>
        <w:tc>
          <w:tcPr>
            <w:tcW w:w="0" w:type="auto"/>
            <w:vAlign w:val="center"/>
            <w:hideMark/>
          </w:tcPr>
          <w:p w14:paraId="4809FA75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B27AE8" w:rsidRPr="00B27AE8" w14:paraId="3A55408B" w14:textId="77777777" w:rsidTr="00B27AE8">
        <w:trPr>
          <w:tblCellSpacing w:w="15" w:type="dxa"/>
        </w:trPr>
        <w:tc>
          <w:tcPr>
            <w:tcW w:w="1820" w:type="dxa"/>
            <w:vAlign w:val="center"/>
            <w:hideMark/>
          </w:tcPr>
          <w:p w14:paraId="68736408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Registro Manual</w:t>
            </w:r>
          </w:p>
        </w:tc>
        <w:tc>
          <w:tcPr>
            <w:tcW w:w="1820" w:type="dxa"/>
            <w:vAlign w:val="center"/>
            <w:hideMark/>
          </w:tcPr>
          <w:p w14:paraId="2DD169AA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Confirmar Dados</w:t>
            </w:r>
          </w:p>
        </w:tc>
        <w:tc>
          <w:tcPr>
            <w:tcW w:w="0" w:type="auto"/>
            <w:vAlign w:val="center"/>
            <w:hideMark/>
          </w:tcPr>
          <w:p w14:paraId="55CF61AB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Dados prontos</w:t>
            </w:r>
          </w:p>
        </w:tc>
        <w:tc>
          <w:tcPr>
            <w:tcW w:w="0" w:type="auto"/>
            <w:vAlign w:val="center"/>
            <w:hideMark/>
          </w:tcPr>
          <w:p w14:paraId="0FE2BED5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08BF9F77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B27AE8" w:rsidRPr="00B27AE8" w14:paraId="07E60FF4" w14:textId="77777777" w:rsidTr="00B27AE8">
        <w:trPr>
          <w:tblCellSpacing w:w="15" w:type="dxa"/>
        </w:trPr>
        <w:tc>
          <w:tcPr>
            <w:tcW w:w="1820" w:type="dxa"/>
            <w:vAlign w:val="center"/>
            <w:hideMark/>
          </w:tcPr>
          <w:p w14:paraId="7399E3B1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Inserir Imagem</w:t>
            </w:r>
          </w:p>
        </w:tc>
        <w:tc>
          <w:tcPr>
            <w:tcW w:w="1820" w:type="dxa"/>
            <w:vAlign w:val="center"/>
            <w:hideMark/>
          </w:tcPr>
          <w:p w14:paraId="71C0FD47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Extrair Dados da Imagem</w:t>
            </w:r>
          </w:p>
        </w:tc>
        <w:tc>
          <w:tcPr>
            <w:tcW w:w="0" w:type="auto"/>
            <w:vAlign w:val="center"/>
            <w:hideMark/>
          </w:tcPr>
          <w:p w14:paraId="13C16FED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Imagem recebida</w:t>
            </w:r>
          </w:p>
        </w:tc>
        <w:tc>
          <w:tcPr>
            <w:tcW w:w="0" w:type="auto"/>
            <w:vAlign w:val="center"/>
            <w:hideMark/>
          </w:tcPr>
          <w:p w14:paraId="7EEF968F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486FE662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B27AE8" w:rsidRPr="00B27AE8" w14:paraId="09F112D7" w14:textId="77777777" w:rsidTr="00B27AE8">
        <w:trPr>
          <w:tblCellSpacing w:w="15" w:type="dxa"/>
        </w:trPr>
        <w:tc>
          <w:tcPr>
            <w:tcW w:w="1820" w:type="dxa"/>
            <w:vAlign w:val="center"/>
            <w:hideMark/>
          </w:tcPr>
          <w:p w14:paraId="1FFEA8A8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Extrair Dados da Imagem</w:t>
            </w:r>
          </w:p>
        </w:tc>
        <w:tc>
          <w:tcPr>
            <w:tcW w:w="1820" w:type="dxa"/>
            <w:vAlign w:val="center"/>
            <w:hideMark/>
          </w:tcPr>
          <w:p w14:paraId="07990489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Confirmar Dados</w:t>
            </w:r>
          </w:p>
        </w:tc>
        <w:tc>
          <w:tcPr>
            <w:tcW w:w="0" w:type="auto"/>
            <w:vAlign w:val="center"/>
            <w:hideMark/>
          </w:tcPr>
          <w:p w14:paraId="144FA489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Dados extraídos</w:t>
            </w:r>
          </w:p>
        </w:tc>
        <w:tc>
          <w:tcPr>
            <w:tcW w:w="0" w:type="auto"/>
            <w:vAlign w:val="center"/>
            <w:hideMark/>
          </w:tcPr>
          <w:p w14:paraId="4E67C80D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7E7281F8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B27AE8" w:rsidRPr="00B27AE8" w14:paraId="0FBDA2A3" w14:textId="77777777" w:rsidTr="00B27AE8">
        <w:trPr>
          <w:tblCellSpacing w:w="15" w:type="dxa"/>
        </w:trPr>
        <w:tc>
          <w:tcPr>
            <w:tcW w:w="1820" w:type="dxa"/>
            <w:vAlign w:val="center"/>
            <w:hideMark/>
          </w:tcPr>
          <w:p w14:paraId="006C6C72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Visualizar Progresso</w:t>
            </w:r>
          </w:p>
        </w:tc>
        <w:tc>
          <w:tcPr>
            <w:tcW w:w="1820" w:type="dxa"/>
            <w:vAlign w:val="center"/>
            <w:hideMark/>
          </w:tcPr>
          <w:p w14:paraId="5A88F694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Estado Final (</w:t>
            </w:r>
            <w:r w:rsidRPr="00B27AE8">
              <w:rPr>
                <w:rFonts w:ascii="Cambria Math" w:eastAsia="Times New Roman" w:hAnsi="Cambria Math" w:cs="Cambria Math"/>
              </w:rPr>
              <w:t>◎</w:t>
            </w:r>
            <w:r w:rsidRPr="00B27AE8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3686934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Retornar ao menu</w:t>
            </w:r>
          </w:p>
        </w:tc>
        <w:tc>
          <w:tcPr>
            <w:tcW w:w="0" w:type="auto"/>
            <w:vAlign w:val="center"/>
            <w:hideMark/>
          </w:tcPr>
          <w:p w14:paraId="6798C23C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6A606989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B27AE8" w:rsidRPr="00B27AE8" w14:paraId="455CF773" w14:textId="77777777" w:rsidTr="00B27AE8">
        <w:trPr>
          <w:tblCellSpacing w:w="15" w:type="dxa"/>
        </w:trPr>
        <w:tc>
          <w:tcPr>
            <w:tcW w:w="1820" w:type="dxa"/>
            <w:vAlign w:val="center"/>
            <w:hideMark/>
          </w:tcPr>
          <w:p w14:paraId="7914EFF9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Confirmar Dados</w:t>
            </w:r>
          </w:p>
        </w:tc>
        <w:tc>
          <w:tcPr>
            <w:tcW w:w="1820" w:type="dxa"/>
            <w:vAlign w:val="center"/>
            <w:hideMark/>
          </w:tcPr>
          <w:p w14:paraId="33471C78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Estado Final (</w:t>
            </w:r>
            <w:r w:rsidRPr="00B27AE8">
              <w:rPr>
                <w:rFonts w:ascii="Cambria Math" w:eastAsia="Times New Roman" w:hAnsi="Cambria Math" w:cs="Cambria Math"/>
              </w:rPr>
              <w:t>◎</w:t>
            </w:r>
            <w:r w:rsidRPr="00B27AE8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A1BE88E" w14:textId="77777777" w:rsidR="00B27AE8" w:rsidRP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Dados confirmados</w:t>
            </w:r>
          </w:p>
        </w:tc>
        <w:tc>
          <w:tcPr>
            <w:tcW w:w="0" w:type="auto"/>
            <w:vAlign w:val="center"/>
            <w:hideMark/>
          </w:tcPr>
          <w:p w14:paraId="2BB57BEF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6C604C53" w14:textId="77777777" w:rsidR="00B27AE8" w:rsidRPr="00B27AE8" w:rsidRDefault="00B27AE8" w:rsidP="00B27AE8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B27AE8">
              <w:rPr>
                <w:rFonts w:ascii="Times New Roman" w:eastAsia="Times New Roman" w:hAnsi="Times New Roman" w:cs="Times New Roman"/>
              </w:rPr>
              <w:t>—</w:t>
            </w:r>
          </w:p>
        </w:tc>
      </w:tr>
    </w:tbl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5349" w:author="WESLEY DOS SANTOS GATINHO" w:date="2025-06-13T21:21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5350">
          <w:tblGrid>
            <w:gridCol w:w="40"/>
            <w:gridCol w:w="9020"/>
            <w:gridCol w:w="40"/>
          </w:tblGrid>
        </w:tblGridChange>
      </w:tblGrid>
      <w:tr w:rsidR="6C00A397" w:rsidRPr="001F772C" w14:paraId="3F2802D1" w14:textId="77777777" w:rsidTr="00CE44F7">
        <w:trPr>
          <w:trHeight w:val="300"/>
          <w:trPrChange w:id="5351" w:author="WESLEY DOS SANTOS GATINHO" w:date="2025-06-13T21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52" w:author="WESLEY DOS SANTOS GATINHO" w:date="2025-06-13T21:21:00Z">
              <w:tcPr>
                <w:tcW w:w="9060" w:type="dxa"/>
                <w:gridSpan w:val="2"/>
              </w:tcPr>
            </w:tcPrChange>
          </w:tcPr>
          <w:p w14:paraId="07E924AB" w14:textId="77777777" w:rsidR="00E94A9A" w:rsidRDefault="00E94A9A">
            <w:pPr>
              <w:spacing w:line="276" w:lineRule="auto"/>
              <w:jc w:val="center"/>
              <w:rPr>
                <w:ins w:id="5353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7729A5A4" w14:textId="77777777" w:rsidR="00E94A9A" w:rsidRDefault="00E94A9A">
            <w:pPr>
              <w:spacing w:line="276" w:lineRule="auto"/>
              <w:jc w:val="center"/>
              <w:rPr>
                <w:ins w:id="5354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1EF299C2" w14:textId="77777777" w:rsidR="00E94A9A" w:rsidRDefault="00E94A9A">
            <w:pPr>
              <w:spacing w:line="276" w:lineRule="auto"/>
              <w:jc w:val="center"/>
              <w:rPr>
                <w:ins w:id="5355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41863920" w14:textId="77777777" w:rsidR="00E94A9A" w:rsidRDefault="00E94A9A">
            <w:pPr>
              <w:spacing w:line="276" w:lineRule="auto"/>
              <w:jc w:val="center"/>
              <w:rPr>
                <w:ins w:id="5356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28CC82CB" w14:textId="77777777" w:rsidR="00E94A9A" w:rsidRDefault="00E94A9A">
            <w:pPr>
              <w:spacing w:line="276" w:lineRule="auto"/>
              <w:jc w:val="center"/>
              <w:rPr>
                <w:ins w:id="5357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24DFBFF9" w14:textId="77777777" w:rsidR="00E94A9A" w:rsidRDefault="00E94A9A">
            <w:pPr>
              <w:spacing w:line="276" w:lineRule="auto"/>
              <w:jc w:val="center"/>
              <w:rPr>
                <w:ins w:id="5358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07720DDA" w14:textId="77777777" w:rsidR="00E94A9A" w:rsidRDefault="00E94A9A">
            <w:pPr>
              <w:spacing w:line="276" w:lineRule="auto"/>
              <w:jc w:val="center"/>
              <w:rPr>
                <w:ins w:id="5359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134EB619" w14:textId="77777777" w:rsidR="00E94A9A" w:rsidRDefault="00E94A9A">
            <w:pPr>
              <w:spacing w:line="276" w:lineRule="auto"/>
              <w:jc w:val="center"/>
              <w:rPr>
                <w:ins w:id="5360" w:author="WESLEY DOS SANTOS GATINHO" w:date="2025-06-13T21:26:00Z"/>
                <w:rFonts w:ascii="Times New Roman" w:eastAsia="Times New Roman" w:hAnsi="Times New Roman" w:cs="Times New Roman"/>
              </w:rPr>
            </w:pPr>
          </w:p>
          <w:p w14:paraId="0A0F2193" w14:textId="77777777" w:rsidR="00B27AE8" w:rsidRDefault="00B27AE8" w:rsidP="00B27AE8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02529731" w14:textId="77777777" w:rsidR="00B27AE8" w:rsidRDefault="00B27AE8" w:rsidP="00B27AE8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3B935D4E" w14:textId="77777777" w:rsidR="00B27AE8" w:rsidRDefault="00B27AE8" w:rsidP="00B27AE8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  <w:p w14:paraId="66C5FBE4" w14:textId="77777777" w:rsidR="00B27AE8" w:rsidRDefault="00B27AE8" w:rsidP="00B27AE8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ABA1F3F" w14:textId="3257A0F1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361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t xml:space="preserve">Figura </w:t>
            </w:r>
            <w:del w:id="5362" w:author="WESLEY DOS SANTOS GATINHO" w:date="2025-06-13T21:21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</w:delText>
              </w:r>
            </w:del>
            <w:ins w:id="5363" w:author="WESLEY DOS SANTOS GATINHO" w:date="2025-06-13T21:21:00Z">
              <w:r w:rsidR="00073D74">
                <w:rPr>
                  <w:rFonts w:ascii="Times New Roman" w:eastAsia="Times New Roman" w:hAnsi="Times New Roman" w:cs="Times New Roman"/>
                </w:rPr>
                <w:t>31</w:t>
              </w:r>
            </w:ins>
            <w:del w:id="5364" w:author="WESLEY DOS SANTOS GATINHO" w:date="2025-06-13T21:21:00Z">
              <w:r w:rsidRPr="001F772C" w:rsidDel="00073D74">
                <w:rPr>
                  <w:rFonts w:ascii="Times New Roman" w:eastAsia="Times New Roman" w:hAnsi="Times New Roman" w:cs="Times New Roman"/>
                </w:rPr>
                <w:delText>)</w:delText>
              </w:r>
            </w:del>
            <w:r w:rsidRPr="001F772C">
              <w:rPr>
                <w:rFonts w:ascii="Times New Roman" w:eastAsia="Times New Roman" w:hAnsi="Times New Roman" w:cs="Times New Roman"/>
              </w:rPr>
              <w:t xml:space="preserve">: Estado da Análise de progresso </w:t>
            </w:r>
            <w:r w:rsidR="231AFA2C" w:rsidRPr="001F772C">
              <w:rPr>
                <w:rFonts w:ascii="Times New Roman" w:eastAsia="Times New Roman" w:hAnsi="Times New Roman" w:cs="Times New Roman"/>
              </w:rPr>
              <w:t>de peso</w:t>
            </w:r>
            <w:r w:rsidRPr="001F772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6C00A397" w:rsidRPr="001F772C" w14:paraId="4E6312BD" w14:textId="77777777" w:rsidTr="00CE44F7">
        <w:trPr>
          <w:trHeight w:val="300"/>
          <w:trPrChange w:id="5365" w:author="WESLEY DOS SANTOS GATINHO" w:date="2025-06-13T21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66" w:author="WESLEY DOS SANTOS GATINHO" w:date="2025-06-13T21:21:00Z">
              <w:tcPr>
                <w:tcW w:w="9060" w:type="dxa"/>
                <w:gridSpan w:val="2"/>
              </w:tcPr>
            </w:tcPrChange>
          </w:tcPr>
          <w:p w14:paraId="6FCC3406" w14:textId="120C906F" w:rsidR="1141654A" w:rsidRPr="001F772C" w:rsidRDefault="1141654A">
            <w:pPr>
              <w:spacing w:line="276" w:lineRule="auto"/>
              <w:jc w:val="center"/>
              <w:rPr>
                <w:rFonts w:ascii="Times New Roman" w:hAnsi="Times New Roman" w:cs="Times New Roman"/>
                <w:rPrChange w:id="5367" w:author="WESLEY DOS SANTOS GATINHO" w:date="2025-06-13T20:43:00Z">
                  <w:rPr/>
                </w:rPrChange>
              </w:rPr>
              <w:pPrChange w:id="5368" w:author="WESLEY DOS SANTOS GATINHO" w:date="2025-06-13T21:21:00Z">
                <w:pPr>
                  <w:spacing w:line="276" w:lineRule="auto"/>
                </w:pPr>
              </w:pPrChange>
            </w:pPr>
            <w:r>
              <w:rPr>
                <w:noProof/>
              </w:rPr>
              <w:drawing>
                <wp:inline distT="0" distB="0" distL="0" distR="0" wp14:anchorId="33E48E5C" wp14:editId="41E28DEC">
                  <wp:extent cx="5600700" cy="5248276"/>
                  <wp:effectExtent l="0" t="0" r="0" b="0"/>
                  <wp:docPr id="814167434" name="Picture 814167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4167434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524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5D3A6AC5" w14:textId="77777777" w:rsidTr="00CE44F7">
        <w:trPr>
          <w:trHeight w:val="300"/>
          <w:trPrChange w:id="5369" w:author="WESLEY DOS SANTOS GATINHO" w:date="2025-06-13T21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70" w:author="WESLEY DOS SANTOS GATINHO" w:date="2025-06-13T21:21:00Z">
              <w:tcPr>
                <w:tcW w:w="9060" w:type="dxa"/>
                <w:gridSpan w:val="2"/>
              </w:tcPr>
            </w:tcPrChange>
          </w:tcPr>
          <w:p w14:paraId="7614EDC7" w14:textId="2F32212F" w:rsidR="6C00A397" w:rsidRPr="00CE44F7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5371" w:author="WESLEY DOS SANTOS GATINHO" w:date="2025-06-13T21:21:00Z">
                  <w:rPr/>
                </w:rPrChange>
              </w:rPr>
              <w:pPrChange w:id="5372" w:author="WESLEY DOS SANTOS GATINHO" w:date="2025-06-13T20:45:00Z">
                <w:pPr>
                  <w:jc w:val="center"/>
                </w:pPr>
              </w:pPrChange>
            </w:pPr>
            <w:r w:rsidRPr="00CE44F7">
              <w:rPr>
                <w:rFonts w:ascii="Times New Roman" w:hAnsi="Times New Roman" w:cs="Times New Roman"/>
                <w:b/>
                <w:bCs/>
                <w:rPrChange w:id="5373" w:author="WESLEY DOS SANTOS GATINHO" w:date="2025-06-13T21:21:00Z">
                  <w:rPr/>
                </w:rPrChange>
              </w:rPr>
              <w:t>Fonte: Autores, 2025.</w:t>
            </w:r>
          </w:p>
        </w:tc>
      </w:tr>
    </w:tbl>
    <w:p w14:paraId="289B83F7" w14:textId="1BAE2AA6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rPrChange w:id="5374" w:author="WESLEY DOS SANTOS GATINHO" w:date="2025-06-13T20:43:00Z">
            <w:rPr/>
          </w:rPrChange>
        </w:rPr>
        <w:pPrChange w:id="5375" w:author="WESLEY DOS SANTOS GATINHO" w:date="2025-06-13T20:45:00Z">
          <w:pPr/>
        </w:pPrChange>
      </w:pPr>
    </w:p>
    <w:p w14:paraId="60730C3B" w14:textId="6F4E7640" w:rsidR="1EB511E6" w:rsidRPr="001F772C" w:rsidRDefault="1EB511E6">
      <w:pPr>
        <w:spacing w:line="276" w:lineRule="auto"/>
        <w:rPr>
          <w:rFonts w:ascii="Times New Roman" w:eastAsia="Times New Roman" w:hAnsi="Times New Roman" w:cs="Times New Roman"/>
          <w:b/>
          <w:bCs/>
          <w:rPrChange w:id="5376" w:author="WESLEY DOS SANTOS GATINHO" w:date="2025-06-13T20:43:00Z">
            <w:rPr/>
          </w:rPrChange>
        </w:rPr>
        <w:pPrChange w:id="5377" w:author="WESLEY DOS SANTOS GATINHO" w:date="2025-06-13T20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8.5. Diagrama de estado: Análise de progresso de</w:t>
      </w:r>
      <w:r w:rsidR="7E5A81C0" w:rsidRPr="001F772C">
        <w:rPr>
          <w:rFonts w:ascii="Times New Roman" w:eastAsia="Times New Roman" w:hAnsi="Times New Roman" w:cs="Times New Roman"/>
          <w:b/>
          <w:bCs/>
        </w:rPr>
        <w:t xml:space="preserve"> medidas</w:t>
      </w:r>
      <w:r w:rsidRPr="001F772C">
        <w:rPr>
          <w:rFonts w:ascii="Times New Roman" w:eastAsia="Times New Roman" w:hAnsi="Times New Roman" w:cs="Times New Roman"/>
          <w:b/>
          <w:bCs/>
        </w:rPr>
        <w:t>.</w:t>
      </w:r>
    </w:p>
    <w:p w14:paraId="41814B89" w14:textId="77777777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187DD4">
        <w:rPr>
          <w:rFonts w:ascii="Times New Roman" w:eastAsia="Times New Roman" w:hAnsi="Times New Roman" w:cs="Times New Roman"/>
          <w:b/>
          <w:bCs/>
        </w:rPr>
        <w:t>1. Descrição Geral</w:t>
      </w:r>
    </w:p>
    <w:p w14:paraId="7886185C" w14:textId="77777777" w:rsid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</w:rPr>
        <w:t xml:space="preserve">O diagrama modela o ciclo de vida do </w:t>
      </w:r>
      <w:r w:rsidRPr="00187DD4">
        <w:rPr>
          <w:rFonts w:ascii="Times New Roman" w:eastAsia="Times New Roman" w:hAnsi="Times New Roman" w:cs="Times New Roman"/>
          <w:b/>
          <w:bCs/>
        </w:rPr>
        <w:t>objeto de Análise de Progresso de Medidas</w:t>
      </w:r>
      <w:r w:rsidRPr="00187DD4">
        <w:rPr>
          <w:rFonts w:ascii="Times New Roman" w:eastAsia="Times New Roman" w:hAnsi="Times New Roman" w:cs="Times New Roman"/>
        </w:rPr>
        <w:t xml:space="preserve"> dentro de um sistema de acompanhamento físico.</w:t>
      </w:r>
    </w:p>
    <w:p w14:paraId="0BB6967E" w14:textId="546D19DD" w:rsid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</w:rPr>
        <w:br/>
        <w:t>Ele descreve o fluxo de interação do usuário com a funcionalidade, desde a visualização do progresso até o registro manual de novas medidas, incluindo verificação, edição e confirmação dos dados.</w:t>
      </w:r>
    </w:p>
    <w:p w14:paraId="183BA64E" w14:textId="1EB7C969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</w:rPr>
        <w:lastRenderedPageBreak/>
        <w:br/>
        <w:t>O objetivo do mapeamento é formalizar as regras e condições que regem as mudanças de estado do objeto, facilitando o entendimento e a implementação consistente no software.</w:t>
      </w:r>
    </w:p>
    <w:p w14:paraId="4367C884" w14:textId="78C3C577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</w:p>
    <w:p w14:paraId="7F84430C" w14:textId="77777777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187DD4">
        <w:rPr>
          <w:rFonts w:ascii="Times New Roman" w:eastAsia="Times New Roman" w:hAnsi="Times New Roman" w:cs="Times New Roman"/>
          <w:b/>
          <w:bCs/>
        </w:rPr>
        <w:t>2. Estados</w:t>
      </w:r>
    </w:p>
    <w:p w14:paraId="100D0E0F" w14:textId="77777777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Estado Inicial (●)</w:t>
      </w:r>
    </w:p>
    <w:p w14:paraId="5FE12219" w14:textId="77777777" w:rsidR="00187DD4" w:rsidRPr="00187DD4" w:rsidRDefault="00187DD4" w:rsidP="00187DD4">
      <w:pPr>
        <w:numPr>
          <w:ilvl w:val="0"/>
          <w:numId w:val="15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</w:rPr>
        <w:t>Ponto de partida antes de qualquer interação com o módulo.</w:t>
      </w:r>
    </w:p>
    <w:p w14:paraId="5AE61251" w14:textId="77777777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Aguardando Interação</w:t>
      </w:r>
    </w:p>
    <w:p w14:paraId="47598338" w14:textId="77777777" w:rsidR="00187DD4" w:rsidRPr="00187DD4" w:rsidRDefault="00187DD4" w:rsidP="00187DD4">
      <w:pPr>
        <w:numPr>
          <w:ilvl w:val="0"/>
          <w:numId w:val="155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187DD4">
        <w:rPr>
          <w:rFonts w:ascii="Times New Roman" w:eastAsia="Times New Roman" w:hAnsi="Times New Roman" w:cs="Times New Roman"/>
        </w:rPr>
        <w:t>: Exibir tela inicial de progresso.</w:t>
      </w:r>
    </w:p>
    <w:p w14:paraId="500BD45C" w14:textId="77777777" w:rsidR="00187DD4" w:rsidRPr="00187DD4" w:rsidRDefault="00187DD4" w:rsidP="00187DD4">
      <w:pPr>
        <w:numPr>
          <w:ilvl w:val="0"/>
          <w:numId w:val="155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do</w:t>
      </w:r>
      <w:r w:rsidRPr="00187DD4">
        <w:rPr>
          <w:rFonts w:ascii="Times New Roman" w:eastAsia="Times New Roman" w:hAnsi="Times New Roman" w:cs="Times New Roman"/>
        </w:rPr>
        <w:t>: Esperar ação do usuário.</w:t>
      </w:r>
    </w:p>
    <w:p w14:paraId="70DE9F2A" w14:textId="77777777" w:rsidR="00187DD4" w:rsidRPr="00187DD4" w:rsidRDefault="00187DD4" w:rsidP="00187DD4">
      <w:pPr>
        <w:numPr>
          <w:ilvl w:val="0"/>
          <w:numId w:val="155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187DD4">
        <w:rPr>
          <w:rFonts w:ascii="Times New Roman" w:eastAsia="Times New Roman" w:hAnsi="Times New Roman" w:cs="Times New Roman"/>
        </w:rPr>
        <w:t>: Registrar opção escolhida.</w:t>
      </w:r>
    </w:p>
    <w:p w14:paraId="278D14FB" w14:textId="77777777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Visualizando Progresso</w:t>
      </w:r>
    </w:p>
    <w:p w14:paraId="6A6AAB6F" w14:textId="77777777" w:rsidR="00187DD4" w:rsidRPr="00187DD4" w:rsidRDefault="00187DD4" w:rsidP="00187DD4">
      <w:pPr>
        <w:numPr>
          <w:ilvl w:val="0"/>
          <w:numId w:val="156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187DD4">
        <w:rPr>
          <w:rFonts w:ascii="Times New Roman" w:eastAsia="Times New Roman" w:hAnsi="Times New Roman" w:cs="Times New Roman"/>
        </w:rPr>
        <w:t>: Carregar dados de progresso.</w:t>
      </w:r>
    </w:p>
    <w:p w14:paraId="193FC1C1" w14:textId="77777777" w:rsidR="00187DD4" w:rsidRPr="00187DD4" w:rsidRDefault="00187DD4" w:rsidP="00187DD4">
      <w:pPr>
        <w:numPr>
          <w:ilvl w:val="0"/>
          <w:numId w:val="156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do</w:t>
      </w:r>
      <w:r w:rsidRPr="00187DD4">
        <w:rPr>
          <w:rFonts w:ascii="Times New Roman" w:eastAsia="Times New Roman" w:hAnsi="Times New Roman" w:cs="Times New Roman"/>
        </w:rPr>
        <w:t>: Exibir gráficos e tabelas.</w:t>
      </w:r>
    </w:p>
    <w:p w14:paraId="3DF8C954" w14:textId="77777777" w:rsidR="00187DD4" w:rsidRPr="00187DD4" w:rsidRDefault="00187DD4" w:rsidP="00187DD4">
      <w:pPr>
        <w:numPr>
          <w:ilvl w:val="0"/>
          <w:numId w:val="156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187DD4">
        <w:rPr>
          <w:rFonts w:ascii="Times New Roman" w:eastAsia="Times New Roman" w:hAnsi="Times New Roman" w:cs="Times New Roman"/>
        </w:rPr>
        <w:t>: Voltar à tela anterior.</w:t>
      </w:r>
    </w:p>
    <w:p w14:paraId="0C50688C" w14:textId="77777777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Acessando Registro</w:t>
      </w:r>
    </w:p>
    <w:p w14:paraId="03C76BD9" w14:textId="77777777" w:rsidR="00187DD4" w:rsidRPr="00187DD4" w:rsidRDefault="00187DD4" w:rsidP="00187DD4">
      <w:pPr>
        <w:numPr>
          <w:ilvl w:val="0"/>
          <w:numId w:val="15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187DD4">
        <w:rPr>
          <w:rFonts w:ascii="Times New Roman" w:eastAsia="Times New Roman" w:hAnsi="Times New Roman" w:cs="Times New Roman"/>
        </w:rPr>
        <w:t>: Carregar histórico de medições.</w:t>
      </w:r>
    </w:p>
    <w:p w14:paraId="14812506" w14:textId="77777777" w:rsidR="00187DD4" w:rsidRPr="00187DD4" w:rsidRDefault="00187DD4" w:rsidP="00187DD4">
      <w:pPr>
        <w:numPr>
          <w:ilvl w:val="0"/>
          <w:numId w:val="15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do</w:t>
      </w:r>
      <w:r w:rsidRPr="00187DD4">
        <w:rPr>
          <w:rFonts w:ascii="Times New Roman" w:eastAsia="Times New Roman" w:hAnsi="Times New Roman" w:cs="Times New Roman"/>
        </w:rPr>
        <w:t xml:space="preserve">: Exibir opções (peso, </w:t>
      </w:r>
      <w:proofErr w:type="gramStart"/>
      <w:r w:rsidRPr="00187DD4">
        <w:rPr>
          <w:rFonts w:ascii="Times New Roman" w:eastAsia="Times New Roman" w:hAnsi="Times New Roman" w:cs="Times New Roman"/>
        </w:rPr>
        <w:t>medidas, etc.</w:t>
      </w:r>
      <w:proofErr w:type="gramEnd"/>
      <w:r w:rsidRPr="00187DD4">
        <w:rPr>
          <w:rFonts w:ascii="Times New Roman" w:eastAsia="Times New Roman" w:hAnsi="Times New Roman" w:cs="Times New Roman"/>
        </w:rPr>
        <w:t>).</w:t>
      </w:r>
    </w:p>
    <w:p w14:paraId="39760BB5" w14:textId="77777777" w:rsidR="00187DD4" w:rsidRPr="00187DD4" w:rsidRDefault="00187DD4" w:rsidP="00187DD4">
      <w:pPr>
        <w:numPr>
          <w:ilvl w:val="0"/>
          <w:numId w:val="15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187DD4">
        <w:rPr>
          <w:rFonts w:ascii="Times New Roman" w:eastAsia="Times New Roman" w:hAnsi="Times New Roman" w:cs="Times New Roman"/>
        </w:rPr>
        <w:t>: Selecionar item.</w:t>
      </w:r>
    </w:p>
    <w:p w14:paraId="00ABDEE6" w14:textId="77777777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Acessando Opção Peso</w:t>
      </w:r>
    </w:p>
    <w:p w14:paraId="5C92BD3F" w14:textId="77777777" w:rsidR="00187DD4" w:rsidRPr="00187DD4" w:rsidRDefault="00187DD4" w:rsidP="00187DD4">
      <w:pPr>
        <w:numPr>
          <w:ilvl w:val="0"/>
          <w:numId w:val="158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187DD4">
        <w:rPr>
          <w:rFonts w:ascii="Times New Roman" w:eastAsia="Times New Roman" w:hAnsi="Times New Roman" w:cs="Times New Roman"/>
        </w:rPr>
        <w:t>: Exibir formulário.</w:t>
      </w:r>
    </w:p>
    <w:p w14:paraId="047313BA" w14:textId="77777777" w:rsidR="00187DD4" w:rsidRPr="00187DD4" w:rsidRDefault="00187DD4" w:rsidP="00187DD4">
      <w:pPr>
        <w:numPr>
          <w:ilvl w:val="0"/>
          <w:numId w:val="158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do</w:t>
      </w:r>
      <w:r w:rsidRPr="00187DD4">
        <w:rPr>
          <w:rFonts w:ascii="Times New Roman" w:eastAsia="Times New Roman" w:hAnsi="Times New Roman" w:cs="Times New Roman"/>
        </w:rPr>
        <w:t>: Esperar ação do usuário.</w:t>
      </w:r>
    </w:p>
    <w:p w14:paraId="4DC86C7C" w14:textId="77777777" w:rsidR="00187DD4" w:rsidRPr="00187DD4" w:rsidRDefault="00187DD4" w:rsidP="00187DD4">
      <w:pPr>
        <w:numPr>
          <w:ilvl w:val="0"/>
          <w:numId w:val="158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187DD4">
        <w:rPr>
          <w:rFonts w:ascii="Times New Roman" w:eastAsia="Times New Roman" w:hAnsi="Times New Roman" w:cs="Times New Roman"/>
        </w:rPr>
        <w:t>: Validar entrada.</w:t>
      </w:r>
    </w:p>
    <w:p w14:paraId="1CF6A771" w14:textId="77777777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Registrando Dados</w:t>
      </w:r>
    </w:p>
    <w:p w14:paraId="3D825E16" w14:textId="77777777" w:rsidR="00187DD4" w:rsidRPr="00187DD4" w:rsidRDefault="00187DD4" w:rsidP="00187DD4">
      <w:pPr>
        <w:numPr>
          <w:ilvl w:val="0"/>
          <w:numId w:val="15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187DD4">
        <w:rPr>
          <w:rFonts w:ascii="Times New Roman" w:eastAsia="Times New Roman" w:hAnsi="Times New Roman" w:cs="Times New Roman"/>
        </w:rPr>
        <w:t>: Exibir campos de preenchimento.</w:t>
      </w:r>
    </w:p>
    <w:p w14:paraId="4D604922" w14:textId="77777777" w:rsidR="00187DD4" w:rsidRPr="00187DD4" w:rsidRDefault="00187DD4" w:rsidP="00187DD4">
      <w:pPr>
        <w:numPr>
          <w:ilvl w:val="0"/>
          <w:numId w:val="15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do</w:t>
      </w:r>
      <w:r w:rsidRPr="00187DD4">
        <w:rPr>
          <w:rFonts w:ascii="Times New Roman" w:eastAsia="Times New Roman" w:hAnsi="Times New Roman" w:cs="Times New Roman"/>
        </w:rPr>
        <w:t>: Aguardar entrada do usuário.</w:t>
      </w:r>
    </w:p>
    <w:p w14:paraId="01E280B6" w14:textId="77777777" w:rsidR="00187DD4" w:rsidRPr="00187DD4" w:rsidRDefault="00187DD4" w:rsidP="00187DD4">
      <w:pPr>
        <w:numPr>
          <w:ilvl w:val="0"/>
          <w:numId w:val="159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187DD4">
        <w:rPr>
          <w:rFonts w:ascii="Times New Roman" w:eastAsia="Times New Roman" w:hAnsi="Times New Roman" w:cs="Times New Roman"/>
        </w:rPr>
        <w:t>: Dados prontos para confirmação.</w:t>
      </w:r>
    </w:p>
    <w:p w14:paraId="6970740C" w14:textId="77777777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Confirmando Dados</w:t>
      </w:r>
    </w:p>
    <w:p w14:paraId="1A20D777" w14:textId="77777777" w:rsidR="00187DD4" w:rsidRPr="00187DD4" w:rsidRDefault="00187DD4" w:rsidP="00187DD4">
      <w:pPr>
        <w:numPr>
          <w:ilvl w:val="0"/>
          <w:numId w:val="160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187DD4">
        <w:rPr>
          <w:rFonts w:ascii="Times New Roman" w:eastAsia="Times New Roman" w:hAnsi="Times New Roman" w:cs="Times New Roman"/>
        </w:rPr>
        <w:t>: Mostrar resumo dos dados.</w:t>
      </w:r>
    </w:p>
    <w:p w14:paraId="78F6B84F" w14:textId="77777777" w:rsidR="00187DD4" w:rsidRPr="00187DD4" w:rsidRDefault="00187DD4" w:rsidP="00187DD4">
      <w:pPr>
        <w:numPr>
          <w:ilvl w:val="0"/>
          <w:numId w:val="160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do</w:t>
      </w:r>
      <w:r w:rsidRPr="00187DD4">
        <w:rPr>
          <w:rFonts w:ascii="Times New Roman" w:eastAsia="Times New Roman" w:hAnsi="Times New Roman" w:cs="Times New Roman"/>
        </w:rPr>
        <w:t>: Confirmar ou editar.</w:t>
      </w:r>
    </w:p>
    <w:p w14:paraId="2C09A4DD" w14:textId="77777777" w:rsidR="00187DD4" w:rsidRPr="00187DD4" w:rsidRDefault="00187DD4" w:rsidP="00187DD4">
      <w:pPr>
        <w:numPr>
          <w:ilvl w:val="0"/>
          <w:numId w:val="160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lastRenderedPageBreak/>
        <w:t>exit</w:t>
      </w:r>
      <w:proofErr w:type="spellEnd"/>
      <w:r w:rsidRPr="00187DD4">
        <w:rPr>
          <w:rFonts w:ascii="Times New Roman" w:eastAsia="Times New Roman" w:hAnsi="Times New Roman" w:cs="Times New Roman"/>
        </w:rPr>
        <w:t>: Salvar ou cancelar.</w:t>
      </w:r>
    </w:p>
    <w:p w14:paraId="09067700" w14:textId="77777777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Adicionando Medida</w:t>
      </w:r>
    </w:p>
    <w:p w14:paraId="580FDDC4" w14:textId="77777777" w:rsidR="00187DD4" w:rsidRPr="00187DD4" w:rsidRDefault="00187DD4" w:rsidP="00187DD4">
      <w:pPr>
        <w:numPr>
          <w:ilvl w:val="0"/>
          <w:numId w:val="16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t>entry</w:t>
      </w:r>
      <w:proofErr w:type="spellEnd"/>
      <w:r w:rsidRPr="00187DD4">
        <w:rPr>
          <w:rFonts w:ascii="Times New Roman" w:eastAsia="Times New Roman" w:hAnsi="Times New Roman" w:cs="Times New Roman"/>
        </w:rPr>
        <w:t>: Salvar dados no sistema.</w:t>
      </w:r>
    </w:p>
    <w:p w14:paraId="73BB8CD4" w14:textId="77777777" w:rsidR="00187DD4" w:rsidRPr="00187DD4" w:rsidRDefault="00187DD4" w:rsidP="00187DD4">
      <w:pPr>
        <w:numPr>
          <w:ilvl w:val="0"/>
          <w:numId w:val="16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do</w:t>
      </w:r>
      <w:r w:rsidRPr="00187DD4">
        <w:rPr>
          <w:rFonts w:ascii="Times New Roman" w:eastAsia="Times New Roman" w:hAnsi="Times New Roman" w:cs="Times New Roman"/>
        </w:rPr>
        <w:t>: Atualizar histórico.</w:t>
      </w:r>
    </w:p>
    <w:p w14:paraId="7D169F0B" w14:textId="77777777" w:rsidR="00187DD4" w:rsidRPr="00187DD4" w:rsidRDefault="00187DD4" w:rsidP="00187DD4">
      <w:pPr>
        <w:numPr>
          <w:ilvl w:val="0"/>
          <w:numId w:val="16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87DD4">
        <w:rPr>
          <w:rFonts w:ascii="Times New Roman" w:eastAsia="Times New Roman" w:hAnsi="Times New Roman" w:cs="Times New Roman"/>
          <w:b/>
          <w:bCs/>
        </w:rPr>
        <w:t>exit</w:t>
      </w:r>
      <w:proofErr w:type="spellEnd"/>
      <w:r w:rsidRPr="00187DD4">
        <w:rPr>
          <w:rFonts w:ascii="Times New Roman" w:eastAsia="Times New Roman" w:hAnsi="Times New Roman" w:cs="Times New Roman"/>
        </w:rPr>
        <w:t>: Medida registrada.</w:t>
      </w:r>
    </w:p>
    <w:p w14:paraId="67E056EA" w14:textId="77777777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  <w:b/>
          <w:bCs/>
        </w:rPr>
        <w:t>Estado Final (</w:t>
      </w:r>
      <w:r w:rsidRPr="00187DD4">
        <w:rPr>
          <w:rFonts w:ascii="Cambria Math" w:eastAsia="Times New Roman" w:hAnsi="Cambria Math" w:cs="Cambria Math"/>
          <w:b/>
          <w:bCs/>
        </w:rPr>
        <w:t>◎</w:t>
      </w:r>
      <w:r w:rsidRPr="00187DD4">
        <w:rPr>
          <w:rFonts w:ascii="Times New Roman" w:eastAsia="Times New Roman" w:hAnsi="Times New Roman" w:cs="Times New Roman"/>
          <w:b/>
          <w:bCs/>
        </w:rPr>
        <w:t>)</w:t>
      </w:r>
    </w:p>
    <w:p w14:paraId="24733AD5" w14:textId="77777777" w:rsidR="00187DD4" w:rsidRPr="00187DD4" w:rsidRDefault="00187DD4" w:rsidP="00187DD4">
      <w:pPr>
        <w:numPr>
          <w:ilvl w:val="0"/>
          <w:numId w:val="16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187DD4">
        <w:rPr>
          <w:rFonts w:ascii="Times New Roman" w:eastAsia="Times New Roman" w:hAnsi="Times New Roman" w:cs="Times New Roman"/>
        </w:rPr>
        <w:t>Encerramento do fluxo após visualização do progresso ou após o registro confirmado de uma nova medida.</w:t>
      </w:r>
    </w:p>
    <w:p w14:paraId="73A4BF76" w14:textId="7FCF6721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</w:rPr>
      </w:pPr>
    </w:p>
    <w:p w14:paraId="12521A04" w14:textId="77777777" w:rsidR="00187DD4" w:rsidRPr="00187DD4" w:rsidRDefault="00187DD4" w:rsidP="00187DD4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</w:rPr>
      </w:pPr>
      <w:r w:rsidRPr="00187DD4">
        <w:rPr>
          <w:rFonts w:ascii="Times New Roman" w:eastAsia="Times New Roman" w:hAnsi="Times New Roman" w:cs="Times New Roman"/>
          <w:b/>
          <w:bCs/>
        </w:rPr>
        <w:t>3. Transições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5"/>
        <w:gridCol w:w="1730"/>
        <w:gridCol w:w="2467"/>
        <w:gridCol w:w="1920"/>
        <w:gridCol w:w="1209"/>
      </w:tblGrid>
      <w:tr w:rsidR="00187DD4" w:rsidRPr="00187DD4" w14:paraId="1EDD3F49" w14:textId="77777777" w:rsidTr="00187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CC093" w14:textId="77777777" w:rsidR="00187DD4" w:rsidRPr="00187DD4" w:rsidRDefault="00187DD4" w:rsidP="00187DD4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187DD4">
              <w:rPr>
                <w:rFonts w:ascii="Times New Roman" w:eastAsia="Times New Roman" w:hAnsi="Times New Roman" w:cs="Times New Roman"/>
                <w:b/>
                <w:bCs/>
              </w:rPr>
              <w:t>Origem</w:t>
            </w:r>
          </w:p>
        </w:tc>
        <w:tc>
          <w:tcPr>
            <w:tcW w:w="0" w:type="auto"/>
            <w:vAlign w:val="center"/>
            <w:hideMark/>
          </w:tcPr>
          <w:p w14:paraId="4E34BF49" w14:textId="77777777" w:rsidR="00187DD4" w:rsidRPr="00187DD4" w:rsidRDefault="00187DD4" w:rsidP="00187DD4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187DD4">
              <w:rPr>
                <w:rFonts w:ascii="Times New Roman" w:eastAsia="Times New Roman" w:hAnsi="Times New Roman" w:cs="Times New Roman"/>
                <w:b/>
                <w:bCs/>
              </w:rPr>
              <w:t>Destino</w:t>
            </w:r>
          </w:p>
        </w:tc>
        <w:tc>
          <w:tcPr>
            <w:tcW w:w="0" w:type="auto"/>
            <w:vAlign w:val="center"/>
            <w:hideMark/>
          </w:tcPr>
          <w:p w14:paraId="589B4556" w14:textId="77777777" w:rsidR="00187DD4" w:rsidRPr="00187DD4" w:rsidRDefault="00187DD4" w:rsidP="00187DD4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187DD4">
              <w:rPr>
                <w:rFonts w:ascii="Times New Roman" w:eastAsia="Times New Roman" w:hAnsi="Times New Roman" w:cs="Times New Roman"/>
                <w:b/>
                <w:bCs/>
              </w:rPr>
              <w:t>Evento (Trigger)</w:t>
            </w:r>
          </w:p>
        </w:tc>
        <w:tc>
          <w:tcPr>
            <w:tcW w:w="0" w:type="auto"/>
            <w:vAlign w:val="center"/>
            <w:hideMark/>
          </w:tcPr>
          <w:p w14:paraId="57BFCAB5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187DD4">
              <w:rPr>
                <w:rFonts w:ascii="Times New Roman" w:eastAsia="Times New Roman" w:hAnsi="Times New Roman" w:cs="Times New Roman"/>
                <w:b/>
                <w:bCs/>
              </w:rPr>
              <w:t>Condição de Guarda (Guard)</w:t>
            </w:r>
          </w:p>
        </w:tc>
        <w:tc>
          <w:tcPr>
            <w:tcW w:w="0" w:type="auto"/>
            <w:vAlign w:val="center"/>
            <w:hideMark/>
          </w:tcPr>
          <w:p w14:paraId="73D0731E" w14:textId="77777777" w:rsidR="00187DD4" w:rsidRPr="00187DD4" w:rsidRDefault="00187DD4" w:rsidP="00187DD4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187DD4">
              <w:rPr>
                <w:rFonts w:ascii="Times New Roman" w:eastAsia="Times New Roman" w:hAnsi="Times New Roman" w:cs="Times New Roman"/>
                <w:b/>
                <w:bCs/>
              </w:rPr>
              <w:t>Ação (</w:t>
            </w:r>
            <w:proofErr w:type="spellStart"/>
            <w:r w:rsidRPr="00187DD4">
              <w:rPr>
                <w:rFonts w:ascii="Times New Roman" w:eastAsia="Times New Roman" w:hAnsi="Times New Roman" w:cs="Times New Roman"/>
                <w:b/>
                <w:bCs/>
              </w:rPr>
              <w:t>Action</w:t>
            </w:r>
            <w:proofErr w:type="spellEnd"/>
            <w:r w:rsidRPr="00187DD4">
              <w:rPr>
                <w:rFonts w:ascii="Times New Roman" w:eastAsia="Times New Roman" w:hAnsi="Times New Roman" w:cs="Times New Roman"/>
                <w:b/>
                <w:bCs/>
              </w:rPr>
              <w:t>)</w:t>
            </w:r>
          </w:p>
        </w:tc>
      </w:tr>
      <w:tr w:rsidR="00187DD4" w:rsidRPr="00187DD4" w14:paraId="5B85B2BA" w14:textId="77777777" w:rsidTr="00187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190E3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Estado Inicial (●)</w:t>
            </w:r>
          </w:p>
        </w:tc>
        <w:tc>
          <w:tcPr>
            <w:tcW w:w="0" w:type="auto"/>
            <w:vAlign w:val="center"/>
            <w:hideMark/>
          </w:tcPr>
          <w:p w14:paraId="0AB0253E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Aguardando Interação</w:t>
            </w:r>
          </w:p>
        </w:tc>
        <w:tc>
          <w:tcPr>
            <w:tcW w:w="0" w:type="auto"/>
            <w:vAlign w:val="center"/>
            <w:hideMark/>
          </w:tcPr>
          <w:p w14:paraId="229167A9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Inicialização do módulo</w:t>
            </w:r>
          </w:p>
        </w:tc>
        <w:tc>
          <w:tcPr>
            <w:tcW w:w="0" w:type="auto"/>
            <w:vAlign w:val="center"/>
            <w:hideMark/>
          </w:tcPr>
          <w:p w14:paraId="3F427159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73032A96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187DD4" w:rsidRPr="00187DD4" w14:paraId="44B1C6E6" w14:textId="77777777" w:rsidTr="00187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67BB0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Aguardando Interação</w:t>
            </w:r>
          </w:p>
        </w:tc>
        <w:tc>
          <w:tcPr>
            <w:tcW w:w="0" w:type="auto"/>
            <w:vAlign w:val="center"/>
            <w:hideMark/>
          </w:tcPr>
          <w:p w14:paraId="6663DAEA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Visualizando Progresso</w:t>
            </w:r>
          </w:p>
        </w:tc>
        <w:tc>
          <w:tcPr>
            <w:tcW w:w="0" w:type="auto"/>
            <w:vAlign w:val="center"/>
            <w:hideMark/>
          </w:tcPr>
          <w:p w14:paraId="1FD223E4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Usuário seleciona “visualizar progresso”</w:t>
            </w:r>
          </w:p>
        </w:tc>
        <w:tc>
          <w:tcPr>
            <w:tcW w:w="0" w:type="auto"/>
            <w:vAlign w:val="center"/>
            <w:hideMark/>
          </w:tcPr>
          <w:p w14:paraId="5BB7B659" w14:textId="7193BFFC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O</w:t>
            </w:r>
            <w:r w:rsidRPr="00187DD4">
              <w:rPr>
                <w:rFonts w:ascii="Times New Roman" w:eastAsia="Times New Roman" w:hAnsi="Times New Roman" w:cs="Times New Roman"/>
              </w:rPr>
              <w:t>pção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187DD4">
              <w:rPr>
                <w:rFonts w:ascii="Times New Roman" w:eastAsia="Times New Roman" w:hAnsi="Times New Roman" w:cs="Times New Roman"/>
              </w:rPr>
              <w:t>== "visualizar progresso"</w:t>
            </w:r>
          </w:p>
        </w:tc>
        <w:tc>
          <w:tcPr>
            <w:tcW w:w="0" w:type="auto"/>
            <w:vAlign w:val="center"/>
            <w:hideMark/>
          </w:tcPr>
          <w:p w14:paraId="31DB49FA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187DD4" w:rsidRPr="00187DD4" w14:paraId="549F5752" w14:textId="77777777" w:rsidTr="00187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83F8A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Aguardando Interação</w:t>
            </w:r>
          </w:p>
        </w:tc>
        <w:tc>
          <w:tcPr>
            <w:tcW w:w="0" w:type="auto"/>
            <w:vAlign w:val="center"/>
            <w:hideMark/>
          </w:tcPr>
          <w:p w14:paraId="6A1A971A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Acessando Registro</w:t>
            </w:r>
          </w:p>
        </w:tc>
        <w:tc>
          <w:tcPr>
            <w:tcW w:w="0" w:type="auto"/>
            <w:vAlign w:val="center"/>
            <w:hideMark/>
          </w:tcPr>
          <w:p w14:paraId="1923B7F5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Usuário seleciona “acessar registro”</w:t>
            </w:r>
          </w:p>
        </w:tc>
        <w:tc>
          <w:tcPr>
            <w:tcW w:w="0" w:type="auto"/>
            <w:vAlign w:val="center"/>
            <w:hideMark/>
          </w:tcPr>
          <w:p w14:paraId="0A5500FB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opção == "acessar registro"</w:t>
            </w:r>
          </w:p>
        </w:tc>
        <w:tc>
          <w:tcPr>
            <w:tcW w:w="0" w:type="auto"/>
            <w:vAlign w:val="center"/>
            <w:hideMark/>
          </w:tcPr>
          <w:p w14:paraId="7A1361E4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187DD4" w:rsidRPr="00187DD4" w14:paraId="2F97EEFD" w14:textId="77777777" w:rsidTr="00187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E5C96A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Visualizando Progresso</w:t>
            </w:r>
          </w:p>
        </w:tc>
        <w:tc>
          <w:tcPr>
            <w:tcW w:w="0" w:type="auto"/>
            <w:vAlign w:val="center"/>
            <w:hideMark/>
          </w:tcPr>
          <w:p w14:paraId="2D6CE58A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Aguardando Interação</w:t>
            </w:r>
          </w:p>
        </w:tc>
        <w:tc>
          <w:tcPr>
            <w:tcW w:w="0" w:type="auto"/>
            <w:vAlign w:val="center"/>
            <w:hideMark/>
          </w:tcPr>
          <w:p w14:paraId="45AEA6B0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Voltar</w:t>
            </w:r>
          </w:p>
        </w:tc>
        <w:tc>
          <w:tcPr>
            <w:tcW w:w="0" w:type="auto"/>
            <w:vAlign w:val="center"/>
            <w:hideMark/>
          </w:tcPr>
          <w:p w14:paraId="583D99AF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4E3DB00E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187DD4" w:rsidRPr="00187DD4" w14:paraId="69CF3AA9" w14:textId="77777777" w:rsidTr="00187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83AF2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Acessando Registro</w:t>
            </w:r>
          </w:p>
        </w:tc>
        <w:tc>
          <w:tcPr>
            <w:tcW w:w="0" w:type="auto"/>
            <w:vAlign w:val="center"/>
            <w:hideMark/>
          </w:tcPr>
          <w:p w14:paraId="20BA4A5B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Acessando Opção Peso</w:t>
            </w:r>
          </w:p>
        </w:tc>
        <w:tc>
          <w:tcPr>
            <w:tcW w:w="0" w:type="auto"/>
            <w:vAlign w:val="center"/>
            <w:hideMark/>
          </w:tcPr>
          <w:p w14:paraId="25C34307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Usuário seleciona “peso”</w:t>
            </w:r>
          </w:p>
        </w:tc>
        <w:tc>
          <w:tcPr>
            <w:tcW w:w="0" w:type="auto"/>
            <w:vAlign w:val="center"/>
            <w:hideMark/>
          </w:tcPr>
          <w:p w14:paraId="4EEF1F56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4691FE22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187DD4" w:rsidRPr="00187DD4" w14:paraId="681F8404" w14:textId="77777777" w:rsidTr="00187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0A5D34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Acessando Opção Peso</w:t>
            </w:r>
          </w:p>
        </w:tc>
        <w:tc>
          <w:tcPr>
            <w:tcW w:w="0" w:type="auto"/>
            <w:vAlign w:val="center"/>
            <w:hideMark/>
          </w:tcPr>
          <w:p w14:paraId="7EA67EBC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Registrando Dados</w:t>
            </w:r>
          </w:p>
        </w:tc>
        <w:tc>
          <w:tcPr>
            <w:tcW w:w="0" w:type="auto"/>
            <w:vAlign w:val="center"/>
            <w:hideMark/>
          </w:tcPr>
          <w:p w14:paraId="5458F33F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Usuário escolhe “registrar manualmente”</w:t>
            </w:r>
          </w:p>
        </w:tc>
        <w:tc>
          <w:tcPr>
            <w:tcW w:w="0" w:type="auto"/>
            <w:vAlign w:val="center"/>
            <w:hideMark/>
          </w:tcPr>
          <w:p w14:paraId="7378A8F3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76F67626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187DD4" w:rsidRPr="00187DD4" w14:paraId="2EA84C87" w14:textId="77777777" w:rsidTr="00187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8832B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Registrando Dados</w:t>
            </w:r>
          </w:p>
        </w:tc>
        <w:tc>
          <w:tcPr>
            <w:tcW w:w="0" w:type="auto"/>
            <w:vAlign w:val="center"/>
            <w:hideMark/>
          </w:tcPr>
          <w:p w14:paraId="736CC9CE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Confirmando Dados</w:t>
            </w:r>
          </w:p>
        </w:tc>
        <w:tc>
          <w:tcPr>
            <w:tcW w:w="0" w:type="auto"/>
            <w:vAlign w:val="center"/>
            <w:hideMark/>
          </w:tcPr>
          <w:p w14:paraId="2F86E517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Usuário envia dados</w:t>
            </w:r>
          </w:p>
        </w:tc>
        <w:tc>
          <w:tcPr>
            <w:tcW w:w="0" w:type="auto"/>
            <w:vAlign w:val="center"/>
            <w:hideMark/>
          </w:tcPr>
          <w:p w14:paraId="650F6391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1A6BA511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187DD4" w:rsidRPr="00187DD4" w14:paraId="16B1B204" w14:textId="77777777" w:rsidTr="00187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C983C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Confirmando Dados</w:t>
            </w:r>
          </w:p>
        </w:tc>
        <w:tc>
          <w:tcPr>
            <w:tcW w:w="0" w:type="auto"/>
            <w:vAlign w:val="center"/>
            <w:hideMark/>
          </w:tcPr>
          <w:p w14:paraId="71B8EA52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Registrando Dados</w:t>
            </w:r>
          </w:p>
        </w:tc>
        <w:tc>
          <w:tcPr>
            <w:tcW w:w="0" w:type="auto"/>
            <w:vAlign w:val="center"/>
            <w:hideMark/>
          </w:tcPr>
          <w:p w14:paraId="5E02324A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Usuário escolhe “corrigir”</w:t>
            </w:r>
          </w:p>
        </w:tc>
        <w:tc>
          <w:tcPr>
            <w:tcW w:w="0" w:type="auto"/>
            <w:vAlign w:val="center"/>
            <w:hideMark/>
          </w:tcPr>
          <w:p w14:paraId="15502D4F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3FE6DCCE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187DD4" w:rsidRPr="00187DD4" w14:paraId="374748A2" w14:textId="77777777" w:rsidTr="00187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6FB80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Confirmando Dados</w:t>
            </w:r>
          </w:p>
        </w:tc>
        <w:tc>
          <w:tcPr>
            <w:tcW w:w="0" w:type="auto"/>
            <w:vAlign w:val="center"/>
            <w:hideMark/>
          </w:tcPr>
          <w:p w14:paraId="38EB323F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Adicionando Medida</w:t>
            </w:r>
          </w:p>
        </w:tc>
        <w:tc>
          <w:tcPr>
            <w:tcW w:w="0" w:type="auto"/>
            <w:vAlign w:val="center"/>
            <w:hideMark/>
          </w:tcPr>
          <w:p w14:paraId="31F35F13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Usuário confirma</w:t>
            </w:r>
          </w:p>
        </w:tc>
        <w:tc>
          <w:tcPr>
            <w:tcW w:w="0" w:type="auto"/>
            <w:vAlign w:val="center"/>
            <w:hideMark/>
          </w:tcPr>
          <w:p w14:paraId="60931A9E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0670FA84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187DD4" w:rsidRPr="00187DD4" w14:paraId="1DA8EE41" w14:textId="77777777" w:rsidTr="00187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A4EE9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lastRenderedPageBreak/>
              <w:t>Adicionando Medida</w:t>
            </w:r>
          </w:p>
        </w:tc>
        <w:tc>
          <w:tcPr>
            <w:tcW w:w="0" w:type="auto"/>
            <w:vAlign w:val="center"/>
            <w:hideMark/>
          </w:tcPr>
          <w:p w14:paraId="3A72153D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Estado Final (</w:t>
            </w:r>
            <w:r w:rsidRPr="00187DD4">
              <w:rPr>
                <w:rFonts w:ascii="Cambria Math" w:eastAsia="Times New Roman" w:hAnsi="Cambria Math" w:cs="Cambria Math"/>
              </w:rPr>
              <w:t>◎</w:t>
            </w:r>
            <w:r w:rsidRPr="00187DD4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5A5A1C6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Medida registrada</w:t>
            </w:r>
          </w:p>
        </w:tc>
        <w:tc>
          <w:tcPr>
            <w:tcW w:w="0" w:type="auto"/>
            <w:vAlign w:val="center"/>
            <w:hideMark/>
          </w:tcPr>
          <w:p w14:paraId="7E3BEFE2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5C6EB1D4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</w:tr>
      <w:tr w:rsidR="00187DD4" w:rsidRPr="00187DD4" w14:paraId="439F55C7" w14:textId="77777777" w:rsidTr="00187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8FE17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Aguardando Interação</w:t>
            </w:r>
          </w:p>
        </w:tc>
        <w:tc>
          <w:tcPr>
            <w:tcW w:w="0" w:type="auto"/>
            <w:vAlign w:val="center"/>
            <w:hideMark/>
          </w:tcPr>
          <w:p w14:paraId="5DC8A753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Estado Final (</w:t>
            </w:r>
            <w:r w:rsidRPr="00187DD4">
              <w:rPr>
                <w:rFonts w:ascii="Cambria Math" w:eastAsia="Times New Roman" w:hAnsi="Cambria Math" w:cs="Cambria Math"/>
              </w:rPr>
              <w:t>◎</w:t>
            </w:r>
            <w:r w:rsidRPr="00187DD4"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5C7F570" w14:textId="77777777" w:rsidR="00187DD4" w:rsidRPr="00187DD4" w:rsidRDefault="00187DD4" w:rsidP="00187DD4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Usuário finaliza</w:t>
            </w:r>
          </w:p>
        </w:tc>
        <w:tc>
          <w:tcPr>
            <w:tcW w:w="0" w:type="auto"/>
            <w:vAlign w:val="center"/>
            <w:hideMark/>
          </w:tcPr>
          <w:p w14:paraId="131FC52C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44DBE9A6" w14:textId="77777777" w:rsidR="00187DD4" w:rsidRPr="00187DD4" w:rsidRDefault="00187DD4" w:rsidP="00187DD4">
            <w:pPr>
              <w:spacing w:line="276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r w:rsidRPr="00187DD4">
              <w:rPr>
                <w:rFonts w:ascii="Times New Roman" w:eastAsia="Times New Roman" w:hAnsi="Times New Roman" w:cs="Times New Roman"/>
              </w:rPr>
              <w:t>—</w:t>
            </w:r>
          </w:p>
        </w:tc>
      </w:tr>
    </w:tbl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5378" w:author="WESLEY DOS SANTOS GATINHO" w:date="2025-06-13T21:21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5379">
          <w:tblGrid>
            <w:gridCol w:w="40"/>
            <w:gridCol w:w="9020"/>
            <w:gridCol w:w="40"/>
          </w:tblGrid>
        </w:tblGridChange>
      </w:tblGrid>
      <w:tr w:rsidR="6C00A397" w:rsidRPr="001F772C" w14:paraId="4F134C4D" w14:textId="77777777" w:rsidTr="00CE44F7">
        <w:trPr>
          <w:trHeight w:val="300"/>
          <w:trPrChange w:id="5380" w:author="WESLEY DOS SANTOS GATINHO" w:date="2025-06-13T21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81" w:author="WESLEY DOS SANTOS GATINHO" w:date="2025-06-13T21:21:00Z">
              <w:tcPr>
                <w:tcW w:w="9060" w:type="dxa"/>
                <w:gridSpan w:val="2"/>
              </w:tcPr>
            </w:tcPrChange>
          </w:tcPr>
          <w:p w14:paraId="4D09EBA8" w14:textId="77777777" w:rsidR="00CE44F7" w:rsidRDefault="00CE44F7">
            <w:pPr>
              <w:spacing w:line="276" w:lineRule="auto"/>
              <w:jc w:val="center"/>
              <w:rPr>
                <w:ins w:id="5382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3DC5FB47" w14:textId="77777777" w:rsidR="00CE44F7" w:rsidRDefault="00CE44F7">
            <w:pPr>
              <w:spacing w:line="276" w:lineRule="auto"/>
              <w:jc w:val="center"/>
              <w:rPr>
                <w:ins w:id="5383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707A560D" w14:textId="77777777" w:rsidR="00CE44F7" w:rsidRDefault="00CE44F7">
            <w:pPr>
              <w:spacing w:line="276" w:lineRule="auto"/>
              <w:jc w:val="center"/>
              <w:rPr>
                <w:ins w:id="5384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58F4304A" w14:textId="77777777" w:rsidR="00CE44F7" w:rsidRDefault="00CE44F7">
            <w:pPr>
              <w:spacing w:line="276" w:lineRule="auto"/>
              <w:jc w:val="center"/>
              <w:rPr>
                <w:ins w:id="5385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4ED659D3" w14:textId="77777777" w:rsidR="00CE44F7" w:rsidRDefault="00CE44F7">
            <w:pPr>
              <w:spacing w:line="276" w:lineRule="auto"/>
              <w:jc w:val="center"/>
              <w:rPr>
                <w:ins w:id="5386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0B2F11BA" w14:textId="77777777" w:rsidR="00CE44F7" w:rsidRDefault="00CE44F7">
            <w:pPr>
              <w:spacing w:line="276" w:lineRule="auto"/>
              <w:jc w:val="center"/>
              <w:rPr>
                <w:ins w:id="5387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271CFB58" w14:textId="77777777" w:rsidR="00CE44F7" w:rsidRDefault="00CE44F7">
            <w:pPr>
              <w:spacing w:line="276" w:lineRule="auto"/>
              <w:jc w:val="center"/>
              <w:rPr>
                <w:ins w:id="5388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1A8BC9DF" w14:textId="77777777" w:rsidR="00CE44F7" w:rsidRDefault="00CE44F7">
            <w:pPr>
              <w:spacing w:line="276" w:lineRule="auto"/>
              <w:jc w:val="center"/>
              <w:rPr>
                <w:ins w:id="5389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0FF5B7BA" w14:textId="77777777" w:rsidR="00CE44F7" w:rsidRDefault="00CE44F7">
            <w:pPr>
              <w:spacing w:line="276" w:lineRule="auto"/>
              <w:jc w:val="center"/>
              <w:rPr>
                <w:ins w:id="5390" w:author="WESLEY DOS SANTOS GATINHO" w:date="2025-06-13T21:22:00Z"/>
                <w:rFonts w:ascii="Times New Roman" w:eastAsia="Times New Roman" w:hAnsi="Times New Roman" w:cs="Times New Roman"/>
              </w:rPr>
            </w:pPr>
          </w:p>
          <w:p w14:paraId="255D15A6" w14:textId="723C5780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5391" w:author="WESLEY DOS SANTOS GATINHO" w:date="2025-06-13T20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t xml:space="preserve">Figura </w:t>
            </w:r>
            <w:del w:id="5392" w:author="WESLEY DOS SANTOS GATINHO" w:date="2025-06-13T21:21:00Z">
              <w:r w:rsidRPr="001F772C" w:rsidDel="00CE44F7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5393" w:author="WESLEY DOS SANTOS GATINHO" w:date="2025-06-13T21:21:00Z">
              <w:r w:rsidR="00CE44F7">
                <w:rPr>
                  <w:rFonts w:ascii="Times New Roman" w:eastAsia="Times New Roman" w:hAnsi="Times New Roman" w:cs="Times New Roman"/>
                </w:rPr>
                <w:t>32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 xml:space="preserve">: Estado da Análise de progresso de </w:t>
            </w:r>
            <w:r w:rsidR="1822A04F" w:rsidRPr="001F772C">
              <w:rPr>
                <w:rFonts w:ascii="Times New Roman" w:eastAsia="Times New Roman" w:hAnsi="Times New Roman" w:cs="Times New Roman"/>
              </w:rPr>
              <w:t>medidas</w:t>
            </w:r>
            <w:r w:rsidRPr="001F772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6C00A397" w:rsidRPr="001F772C" w14:paraId="00571807" w14:textId="77777777" w:rsidTr="00CE44F7">
        <w:trPr>
          <w:trHeight w:val="300"/>
          <w:trPrChange w:id="5394" w:author="WESLEY DOS SANTOS GATINHO" w:date="2025-06-13T21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395" w:author="WESLEY DOS SANTOS GATINHO" w:date="2025-06-13T21:21:00Z">
              <w:tcPr>
                <w:tcW w:w="9060" w:type="dxa"/>
                <w:gridSpan w:val="2"/>
              </w:tcPr>
            </w:tcPrChange>
          </w:tcPr>
          <w:p w14:paraId="606CC021" w14:textId="2572DF42" w:rsidR="47E54594" w:rsidRPr="001F772C" w:rsidRDefault="47E54594">
            <w:pPr>
              <w:spacing w:line="276" w:lineRule="auto"/>
              <w:rPr>
                <w:rFonts w:ascii="Times New Roman" w:hAnsi="Times New Roman" w:cs="Times New Roman"/>
                <w:rPrChange w:id="5396" w:author="WESLEY DOS SANTOS GATINHO" w:date="2025-06-13T20:43:00Z">
                  <w:rPr/>
                </w:rPrChange>
              </w:rPr>
              <w:pPrChange w:id="5397" w:author="WESLEY DOS SANTOS GATINHO" w:date="2025-06-13T20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5398" w:author="WESLEY DOS SANTOS GATINHO" w:date="2025-06-13T20:43:00Z">
                  <w:rPr>
                    <w:noProof/>
                  </w:rPr>
                </w:rPrChange>
              </w:rPr>
              <w:drawing>
                <wp:inline distT="0" distB="0" distL="0" distR="0" wp14:anchorId="16B7F112" wp14:editId="15F34667">
                  <wp:extent cx="5600700" cy="4562475"/>
                  <wp:effectExtent l="0" t="0" r="0" b="0"/>
                  <wp:docPr id="1389093834" name="Picture 1389093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670B96DF" w14:textId="77777777" w:rsidTr="00CE44F7">
        <w:trPr>
          <w:trHeight w:val="300"/>
          <w:trPrChange w:id="5399" w:author="WESLEY DOS SANTOS GATINHO" w:date="2025-06-13T21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5400" w:author="WESLEY DOS SANTOS GATINHO" w:date="2025-06-13T21:21:00Z">
              <w:tcPr>
                <w:tcW w:w="9060" w:type="dxa"/>
                <w:gridSpan w:val="2"/>
              </w:tcPr>
            </w:tcPrChange>
          </w:tcPr>
          <w:p w14:paraId="3C47D8E5" w14:textId="2F32212F" w:rsidR="6C00A397" w:rsidRPr="00CE44F7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5401" w:author="WESLEY DOS SANTOS GATINHO" w:date="2025-06-13T21:22:00Z">
                  <w:rPr/>
                </w:rPrChange>
              </w:rPr>
              <w:pPrChange w:id="5402" w:author="WESLEY DOS SANTOS GATINHO" w:date="2025-06-13T20:45:00Z">
                <w:pPr>
                  <w:jc w:val="center"/>
                </w:pPr>
              </w:pPrChange>
            </w:pPr>
            <w:r w:rsidRPr="00CE44F7">
              <w:rPr>
                <w:rFonts w:ascii="Times New Roman" w:hAnsi="Times New Roman" w:cs="Times New Roman"/>
                <w:b/>
                <w:bCs/>
                <w:rPrChange w:id="5403" w:author="WESLEY DOS SANTOS GATINHO" w:date="2025-06-13T21:22:00Z">
                  <w:rPr/>
                </w:rPrChange>
              </w:rPr>
              <w:t>Fonte: Autores, 2025.</w:t>
            </w:r>
          </w:p>
        </w:tc>
      </w:tr>
    </w:tbl>
    <w:p w14:paraId="54AF49AA" w14:textId="1BAE2AA6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rPrChange w:id="5404" w:author="WESLEY DOS SANTOS GATINHO" w:date="2025-06-13T20:43:00Z">
            <w:rPr/>
          </w:rPrChange>
        </w:rPr>
        <w:pPrChange w:id="5405" w:author="WESLEY DOS SANTOS GATINHO" w:date="2025-06-13T20:45:00Z">
          <w:pPr/>
        </w:pPrChange>
      </w:pPr>
    </w:p>
    <w:p w14:paraId="1483014A" w14:textId="2B18D206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rPrChange w:id="5406" w:author="WESLEY DOS SANTOS GATINHO" w:date="2025-06-13T20:43:00Z">
            <w:rPr/>
          </w:rPrChange>
        </w:rPr>
        <w:pPrChange w:id="5407" w:author="WESLEY DOS SANTOS GATINHO" w:date="2025-06-13T20:45:00Z">
          <w:pPr/>
        </w:pPrChange>
      </w:pPr>
    </w:p>
    <w:p w14:paraId="21BAC52E" w14:textId="7F02476D" w:rsidR="3AAA58C7" w:rsidRPr="001F772C" w:rsidRDefault="3AAA58C7">
      <w:pPr>
        <w:spacing w:line="276" w:lineRule="auto"/>
        <w:rPr>
          <w:rFonts w:ascii="Times New Roman" w:eastAsia="Times New Roman" w:hAnsi="Times New Roman" w:cs="Times New Roman"/>
          <w:rPrChange w:id="5408" w:author="WESLEY DOS SANTOS GATINHO" w:date="2025-06-13T20:43:00Z">
            <w:rPr/>
          </w:rPrChange>
        </w:rPr>
        <w:pPrChange w:id="5409" w:author="WESLEY DOS SANTOS GATINHO" w:date="2025-06-13T20:45:00Z">
          <w:pPr/>
        </w:pPrChange>
      </w:pPr>
    </w:p>
    <w:p w14:paraId="66701AE8" w14:textId="77777777" w:rsidR="00CE44F7" w:rsidRDefault="00CE44F7">
      <w:pPr>
        <w:rPr>
          <w:ins w:id="5410" w:author="WESLEY DOS SANTOS GATINHO" w:date="2025-06-13T21:22:00Z"/>
        </w:rPr>
        <w:pPrChange w:id="5411" w:author="WESLEY DOS SANTOS GATINHO" w:date="2025-06-13T21:22:00Z">
          <w:pPr>
            <w:pStyle w:val="Ttulo3"/>
            <w:spacing w:line="276" w:lineRule="auto"/>
          </w:pPr>
        </w:pPrChange>
      </w:pPr>
    </w:p>
    <w:p w14:paraId="5AAF7FEC" w14:textId="77777777" w:rsidR="00CE44F7" w:rsidRDefault="00CE44F7">
      <w:pPr>
        <w:rPr>
          <w:ins w:id="5412" w:author="WESLEY DOS SANTOS GATINHO" w:date="2025-06-13T21:22:00Z"/>
        </w:rPr>
        <w:pPrChange w:id="5413" w:author="WESLEY DOS SANTOS GATINHO" w:date="2025-06-13T21:22:00Z">
          <w:pPr>
            <w:pStyle w:val="Ttulo3"/>
            <w:spacing w:line="276" w:lineRule="auto"/>
          </w:pPr>
        </w:pPrChange>
      </w:pPr>
    </w:p>
    <w:p w14:paraId="5641EBE3" w14:textId="77777777" w:rsidR="00CE44F7" w:rsidRDefault="00CE44F7">
      <w:pPr>
        <w:rPr>
          <w:ins w:id="5414" w:author="WESLEY DOS SANTOS GATINHO" w:date="2025-06-13T21:22:00Z"/>
        </w:rPr>
        <w:pPrChange w:id="5415" w:author="WESLEY DOS SANTOS GATINHO" w:date="2025-06-13T21:22:00Z">
          <w:pPr>
            <w:pStyle w:val="Ttulo3"/>
            <w:spacing w:line="276" w:lineRule="auto"/>
          </w:pPr>
        </w:pPrChange>
      </w:pPr>
    </w:p>
    <w:p w14:paraId="1D144D66" w14:textId="77777777" w:rsidR="00CE44F7" w:rsidRDefault="00CE44F7">
      <w:pPr>
        <w:rPr>
          <w:ins w:id="5416" w:author="WESLEY DOS SANTOS GATINHO" w:date="2025-06-13T21:22:00Z"/>
        </w:rPr>
        <w:pPrChange w:id="5417" w:author="WESLEY DOS SANTOS GATINHO" w:date="2025-06-13T21:22:00Z">
          <w:pPr>
            <w:pStyle w:val="Ttulo3"/>
            <w:spacing w:line="276" w:lineRule="auto"/>
          </w:pPr>
        </w:pPrChange>
      </w:pPr>
    </w:p>
    <w:p w14:paraId="66814FAA" w14:textId="77777777" w:rsidR="00CE44F7" w:rsidRDefault="00CE44F7">
      <w:pPr>
        <w:rPr>
          <w:ins w:id="5418" w:author="WESLEY DOS SANTOS GATINHO" w:date="2025-06-13T21:22:00Z"/>
        </w:rPr>
        <w:pPrChange w:id="5419" w:author="WESLEY DOS SANTOS GATINHO" w:date="2025-06-13T21:22:00Z">
          <w:pPr>
            <w:pStyle w:val="Ttulo3"/>
            <w:spacing w:line="276" w:lineRule="auto"/>
          </w:pPr>
        </w:pPrChange>
      </w:pPr>
    </w:p>
    <w:p w14:paraId="0FBFA4C7" w14:textId="77777777" w:rsidR="00CE44F7" w:rsidRDefault="00CE44F7">
      <w:pPr>
        <w:rPr>
          <w:ins w:id="5420" w:author="WESLEY DOS SANTOS GATINHO" w:date="2025-06-13T21:22:00Z"/>
        </w:rPr>
        <w:pPrChange w:id="5421" w:author="WESLEY DOS SANTOS GATINHO" w:date="2025-06-13T21:22:00Z">
          <w:pPr>
            <w:pStyle w:val="Ttulo3"/>
            <w:spacing w:line="276" w:lineRule="auto"/>
          </w:pPr>
        </w:pPrChange>
      </w:pPr>
    </w:p>
    <w:p w14:paraId="7642931A" w14:textId="77777777" w:rsidR="00CE44F7" w:rsidRDefault="00CE44F7">
      <w:pPr>
        <w:rPr>
          <w:ins w:id="5422" w:author="WESLEY DOS SANTOS GATINHO" w:date="2025-06-13T21:22:00Z"/>
        </w:rPr>
        <w:pPrChange w:id="5423" w:author="WESLEY DOS SANTOS GATINHO" w:date="2025-06-13T21:22:00Z">
          <w:pPr>
            <w:pStyle w:val="Ttulo3"/>
            <w:spacing w:line="276" w:lineRule="auto"/>
          </w:pPr>
        </w:pPrChange>
      </w:pPr>
    </w:p>
    <w:p w14:paraId="60BE3EBF" w14:textId="77777777" w:rsidR="00CE44F7" w:rsidRDefault="00CE44F7">
      <w:pPr>
        <w:rPr>
          <w:ins w:id="5424" w:author="WESLEY DOS SANTOS GATINHO" w:date="2025-06-13T21:22:00Z"/>
        </w:rPr>
        <w:pPrChange w:id="5425" w:author="WESLEY DOS SANTOS GATINHO" w:date="2025-06-13T21:22:00Z">
          <w:pPr>
            <w:pStyle w:val="Ttulo3"/>
            <w:spacing w:line="276" w:lineRule="auto"/>
          </w:pPr>
        </w:pPrChange>
      </w:pPr>
    </w:p>
    <w:p w14:paraId="12BE2B98" w14:textId="67C1C2EF" w:rsidR="5206A454" w:rsidRPr="001F772C" w:rsidRDefault="1376A79F">
      <w:pPr>
        <w:pStyle w:val="Ttulo3"/>
        <w:spacing w:line="276" w:lineRule="auto"/>
        <w:jc w:val="center"/>
        <w:rPr>
          <w:ins w:id="5426" w:author="WESLEY DOS SANTOS GATINHO" w:date="2025-06-13T19:01:00Z"/>
          <w:rFonts w:ascii="Times New Roman" w:hAnsi="Times New Roman" w:cs="Times New Roman"/>
          <w:b/>
          <w:bCs/>
          <w:color w:val="auto"/>
          <w:sz w:val="24"/>
          <w:szCs w:val="24"/>
          <w:rPrChange w:id="5427" w:author="WESLEY DOS SANTOS GATINHO" w:date="2025-06-13T20:43:00Z">
            <w:rPr>
              <w:ins w:id="5428" w:author="WESLEY DOS SANTOS GATINHO" w:date="2025-06-13T19:01:00Z"/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  <w:pPrChange w:id="5429" w:author="WESLEY DOS SANTOS GATINHO" w:date="2025-06-13T21:22:00Z">
          <w:pPr>
            <w:pStyle w:val="Ttulo3"/>
          </w:pPr>
        </w:pPrChange>
      </w:pPr>
      <w:bookmarkStart w:id="5430" w:name="_Toc408368147"/>
      <w:bookmarkStart w:id="5431" w:name="_Toc2124636813"/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5432" w:author="WESLEY DOS SANTOS GATINHO" w:date="2025-06-13T20:43:00Z">
            <w:rPr/>
          </w:rPrChange>
        </w:rPr>
        <w:t>REFER</w:t>
      </w:r>
      <w:ins w:id="5433" w:author="WESLEY DOS SANTOS GATINHO" w:date="2025-06-13T19:00:00Z">
        <w:r w:rsidRPr="7B0E7946">
          <w:rPr>
            <w:rFonts w:ascii="Times New Roman" w:hAnsi="Times New Roman" w:cs="Times New Roman"/>
            <w:b/>
            <w:bCs/>
            <w:color w:val="auto"/>
            <w:sz w:val="24"/>
            <w:szCs w:val="24"/>
            <w:rPrChange w:id="5434" w:author="WESLEY DOS SANTOS GATINHO" w:date="2025-06-13T20:43:00Z">
              <w:rPr/>
            </w:rPrChange>
          </w:rPr>
          <w:t>Ê</w:t>
        </w:r>
      </w:ins>
      <w:del w:id="5435" w:author="WESLEY DOS SANTOS GATINHO" w:date="2025-06-13T19:00:00Z">
        <w:r w:rsidR="006C411E" w:rsidRPr="7B0E7946" w:rsidDel="0771A8BE">
          <w:rPr>
            <w:rFonts w:ascii="Times New Roman" w:hAnsi="Times New Roman" w:cs="Times New Roman"/>
            <w:b/>
            <w:bCs/>
            <w:color w:val="auto"/>
            <w:sz w:val="24"/>
            <w:szCs w:val="24"/>
            <w:rPrChange w:id="5436" w:author="WESLEY DOS SANTOS GATINHO" w:date="2025-06-13T20:43:00Z">
              <w:rPr>
                <w:rFonts w:ascii="Times New Roman" w:eastAsia="Times New Roman" w:hAnsi="Times New Roman" w:cs="Times New Roman"/>
              </w:rPr>
            </w:rPrChange>
          </w:rPr>
          <w:delText>e</w:delText>
        </w:r>
      </w:del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5437" w:author="WESLEY DOS SANTOS GATINHO" w:date="2025-06-13T20:43:00Z">
            <w:rPr/>
          </w:rPrChange>
        </w:rPr>
        <w:t>NCIAS</w:t>
      </w:r>
      <w:bookmarkEnd w:id="5430"/>
      <w:bookmarkEnd w:id="5431"/>
    </w:p>
    <w:p w14:paraId="0F34924E" w14:textId="77777777" w:rsidR="006C411E" w:rsidRPr="001F772C" w:rsidRDefault="006C411E">
      <w:pPr>
        <w:spacing w:line="276" w:lineRule="auto"/>
        <w:rPr>
          <w:rFonts w:ascii="Times New Roman" w:hAnsi="Times New Roman" w:cs="Times New Roman"/>
          <w:rPrChange w:id="5438" w:author="WESLEY DOS SANTOS GATINHO" w:date="2025-06-13T20:43:00Z">
            <w:rPr/>
          </w:rPrChange>
        </w:rPr>
        <w:pPrChange w:id="5439" w:author="WESLEY DOS SANTOS GATINHO" w:date="2025-06-13T20:45:00Z">
          <w:pPr/>
        </w:pPrChange>
      </w:pPr>
    </w:p>
    <w:p w14:paraId="4D5FAAB7" w14:textId="66757296" w:rsidR="3B0B64AD" w:rsidRPr="001F772C" w:rsidDel="006C411E" w:rsidRDefault="3B0B64AD">
      <w:pPr>
        <w:spacing w:line="276" w:lineRule="auto"/>
        <w:rPr>
          <w:ins w:id="5440" w:author="LUCAS EMANOEL AMARAL GOMES" w:date="2025-06-13T20:51:00Z"/>
          <w:del w:id="5441" w:author="WESLEY DOS SANTOS GATINHO" w:date="2025-06-13T19:00:00Z"/>
          <w:rFonts w:ascii="Times New Roman" w:eastAsia="Times New Roman" w:hAnsi="Times New Roman" w:cs="Times New Roman"/>
          <w:color w:val="000000" w:themeColor="text1"/>
        </w:rPr>
        <w:pPrChange w:id="5442" w:author="WESLEY DOS SANTOS GATINHO" w:date="2025-06-13T20:45:00Z">
          <w:pPr/>
        </w:pPrChange>
      </w:pPr>
      <w:ins w:id="5443" w:author="LUCAS EMANOEL AMARAL GOMES" w:date="2025-06-13T20:50:00Z">
        <w:r w:rsidRPr="001F772C">
          <w:rPr>
            <w:rFonts w:ascii="Times New Roman" w:eastAsia="Times New Roman" w:hAnsi="Times New Roman" w:cs="Times New Roman"/>
            <w:color w:val="000000" w:themeColor="text1"/>
            <w:rPrChange w:id="5444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ABC EVO. </w:t>
        </w:r>
        <w:r w:rsidRPr="001F772C">
          <w:rPr>
            <w:rFonts w:ascii="Times New Roman" w:eastAsia="Times New Roman" w:hAnsi="Times New Roman" w:cs="Times New Roman"/>
            <w:b/>
            <w:bCs/>
            <w:color w:val="000000" w:themeColor="text1"/>
            <w:rPrChange w:id="5445" w:author="WESLEY DOS SANTOS GATINHO" w:date="2025-06-13T20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</w:rPr>
            </w:rPrChange>
          </w:rPr>
          <w:t>Tendências do Mercado Fitness para 2025: Como se preparar para um ano de crescimento</w:t>
        </w:r>
        <w:r w:rsidRPr="001F772C">
          <w:rPr>
            <w:rFonts w:ascii="Times New Roman" w:eastAsia="Times New Roman" w:hAnsi="Times New Roman" w:cs="Times New Roman"/>
            <w:color w:val="000000" w:themeColor="text1"/>
            <w:rPrChange w:id="5446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. ABC EVO, 2025. Disponível em: </w:t>
        </w:r>
      </w:ins>
      <w:ins w:id="5447" w:author="WESLEY DOS SANTOS GATINHO" w:date="2025-06-13T21:27:00Z">
        <w:r w:rsidR="00E94A9A">
          <w:rPr>
            <w:rFonts w:ascii="Times New Roman" w:eastAsia="Lucida Sans" w:hAnsi="Times New Roman" w:cs="Times New Roman"/>
          </w:rPr>
          <w:fldChar w:fldCharType="begin"/>
        </w:r>
        <w:r w:rsidR="00E94A9A">
          <w:rPr>
            <w:rFonts w:ascii="Times New Roman" w:eastAsia="Lucida Sans" w:hAnsi="Times New Roman" w:cs="Times New Roman"/>
          </w:rPr>
          <w:instrText>HYPERLINK "</w:instrText>
        </w:r>
      </w:ins>
      <w:ins w:id="5448" w:author="LUCAS EMANOEL AMARAL GOMES" w:date="2025-06-13T20:50:00Z">
        <w:r w:rsidR="00E94A9A" w:rsidRPr="00E94A9A">
          <w:rPr>
            <w:rFonts w:ascii="Times New Roman" w:hAnsi="Times New Roman" w:cs="Times New Roman"/>
            <w:rPrChange w:id="5449" w:author="WESLEY DOS SANTOS GATINHO" w:date="2025-06-13T21:27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</w:rPr>
            </w:rPrChange>
          </w:rPr>
          <w:instrText>https://blog.abcevo.com.br/tend%C3%AAncias-do-mercado-fitness-para-2025-como-</w:instrText>
        </w:r>
      </w:ins>
      <w:ins w:id="5450" w:author="WESLEY DOS SANTOS GATINHO" w:date="2025-06-13T21:27:00Z">
        <w:r w:rsidR="00E94A9A">
          <w:rPr>
            <w:rFonts w:ascii="Times New Roman" w:eastAsia="Lucida Sans" w:hAnsi="Times New Roman" w:cs="Times New Roman"/>
          </w:rPr>
          <w:instrText>"</w:instrText>
        </w:r>
        <w:r w:rsidR="00E94A9A">
          <w:rPr>
            <w:rFonts w:ascii="Times New Roman" w:eastAsia="Lucida Sans" w:hAnsi="Times New Roman" w:cs="Times New Roman"/>
          </w:rPr>
        </w:r>
        <w:r w:rsidR="00E94A9A">
          <w:rPr>
            <w:rFonts w:ascii="Times New Roman" w:eastAsia="Lucida Sans" w:hAnsi="Times New Roman" w:cs="Times New Roman"/>
          </w:rPr>
          <w:fldChar w:fldCharType="separate"/>
        </w:r>
      </w:ins>
      <w:ins w:id="5451" w:author="LUCAS EMANOEL AMARAL GOMES" w:date="2025-06-13T20:50:00Z">
        <w:r w:rsidR="00E94A9A" w:rsidRPr="003176EE">
          <w:rPr>
            <w:rStyle w:val="Hyperlink"/>
            <w:rFonts w:ascii="Times New Roman" w:eastAsia="Lucida Sans" w:hAnsi="Times New Roman" w:cs="Times New Roman"/>
            <w:rPrChange w:id="5452" w:author="WESLEY DOS SANTOS GATINHO" w:date="2025-06-13T21:27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</w:rPr>
            </w:rPrChange>
          </w:rPr>
          <w:t>https://blog.abcevo.com.br/tend%C3%AAncias-do-mercado-fitness-para-2025-como-</w:t>
        </w:r>
      </w:ins>
      <w:ins w:id="5453" w:author="WESLEY DOS SANTOS GATINHO" w:date="2025-06-13T21:27:00Z">
        <w:r w:rsidR="00E94A9A">
          <w:rPr>
            <w:rFonts w:ascii="Times New Roman" w:eastAsia="Lucida Sans" w:hAnsi="Times New Roman" w:cs="Times New Roman"/>
          </w:rPr>
          <w:fldChar w:fldCharType="end"/>
        </w:r>
      </w:ins>
      <w:ins w:id="5454" w:author="LUCAS EMANOEL AMARAL GOMES" w:date="2025-06-13T20:50:00Z">
        <w:r w:rsidRPr="001F772C">
          <w:rPr>
            <w:rFonts w:ascii="Times New Roman" w:hAnsi="Times New Roman" w:cs="Times New Roman"/>
            <w:rPrChange w:id="5455" w:author="WESLEY DOS SANTOS GATINHO" w:date="2025-06-13T20:43:00Z">
              <w:rPr/>
            </w:rPrChange>
          </w:rPr>
          <w:fldChar w:fldCharType="begin"/>
        </w:r>
        <w:r w:rsidRPr="001F772C">
          <w:rPr>
            <w:rFonts w:ascii="Times New Roman" w:hAnsi="Times New Roman" w:cs="Times New Roman"/>
            <w:rPrChange w:id="5456" w:author="WESLEY DOS SANTOS GATINHO" w:date="2025-06-13T20:43:00Z">
              <w:rPr/>
            </w:rPrChange>
          </w:rPr>
          <w:instrText xml:space="preserve">HYPERLINK "https://blog.abcevo.com.br/tend%C3%AAncias-do-mercado-fitness-para-2025-como-se-preparar-para-um-ano-de-crescimento" </w:instrText>
        </w:r>
        <w:r w:rsidRPr="00DF70C9">
          <w:rPr>
            <w:rFonts w:ascii="Times New Roman" w:hAnsi="Times New Roman" w:cs="Times New Roman"/>
          </w:rPr>
        </w:r>
        <w:r w:rsidRPr="001F772C">
          <w:rPr>
            <w:rFonts w:ascii="Times New Roman" w:hAnsi="Times New Roman" w:cs="Times New Roman"/>
            <w:rPrChange w:id="5457" w:author="WESLEY DOS SANTOS GATINHO" w:date="2025-06-13T20:43:00Z">
              <w:rPr/>
            </w:rPrChange>
          </w:rPr>
          <w:fldChar w:fldCharType="separate"/>
        </w:r>
        <w:r w:rsidRPr="001F772C">
          <w:rPr>
            <w:rStyle w:val="Hyperlink"/>
            <w:rFonts w:ascii="Times New Roman" w:eastAsia="Lucida Sans" w:hAnsi="Times New Roman" w:cs="Times New Roman"/>
            <w:color w:val="0000FF"/>
            <w:rPrChange w:id="5458" w:author="WESLEY DOS SANTOS GATINHO" w:date="2025-06-13T20:43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</w:rPr>
            </w:rPrChange>
          </w:rPr>
          <w:t>se-preparar-para-um-ano-de-crescimento</w:t>
        </w:r>
        <w:r w:rsidRPr="001F772C">
          <w:rPr>
            <w:rFonts w:ascii="Times New Roman" w:hAnsi="Times New Roman" w:cs="Times New Roman"/>
            <w:rPrChange w:id="5459" w:author="WESLEY DOS SANTOS GATINHO" w:date="2025-06-13T20:43:00Z">
              <w:rPr/>
            </w:rPrChange>
          </w:rPr>
          <w:fldChar w:fldCharType="end"/>
        </w:r>
        <w:r w:rsidRPr="001F772C">
          <w:rPr>
            <w:rFonts w:ascii="Times New Roman" w:eastAsia="Times New Roman" w:hAnsi="Times New Roman" w:cs="Times New Roman"/>
            <w:color w:val="000000" w:themeColor="text1"/>
            <w:rPrChange w:id="5460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>.</w:t>
        </w:r>
        <w:r w:rsidRPr="001F772C">
          <w:rPr>
            <w:rFonts w:ascii="Times New Roman" w:eastAsia="Times New Roman" w:hAnsi="Times New Roman" w:cs="Times New Roman"/>
            <w:color w:val="000000" w:themeColor="text1"/>
            <w:rPrChange w:id="5461" w:author="WESLEY DOS SANTOS GATINHO" w:date="2025-06-13T20:43:00Z">
              <w:rPr>
                <w:rFonts w:ascii="Times New Roman" w:eastAsia="Times New Roman" w:hAnsi="Times New Roman" w:cs="Times New Roman"/>
              </w:rPr>
            </w:rPrChange>
          </w:rPr>
          <w:t xml:space="preserve"> </w:t>
        </w:r>
      </w:ins>
      <w:del w:id="5462" w:author="LUCAS EMANOEL AMARAL GOMES" w:date="2025-06-13T20:50:00Z">
        <w:r w:rsidRPr="001F772C" w:rsidDel="5206A454">
          <w:rPr>
            <w:rFonts w:ascii="Times New Roman" w:eastAsia="Times New Roman" w:hAnsi="Times New Roman" w:cs="Times New Roman"/>
            <w:color w:val="000000" w:themeColor="text1"/>
            <w:rPrChange w:id="5463" w:author="WESLEY DOS SANTOS GATINHO" w:date="2025-06-13T20:43:00Z">
              <w:rPr>
                <w:rFonts w:ascii="Times New Roman" w:eastAsia="Times New Roman" w:hAnsi="Times New Roman" w:cs="Times New Roman"/>
              </w:rPr>
            </w:rPrChange>
          </w:rPr>
          <w:delText>ABCE</w:delText>
        </w:r>
      </w:del>
    </w:p>
    <w:p w14:paraId="6E45D8AB" w14:textId="3F603653" w:rsidR="3AAA58C7" w:rsidRPr="001F772C" w:rsidRDefault="3AAA58C7">
      <w:pPr>
        <w:spacing w:line="276" w:lineRule="auto"/>
        <w:rPr>
          <w:ins w:id="5464" w:author="LUCAS EMANOEL AMARAL GOMES" w:date="2025-06-13T20:51:00Z"/>
          <w:rFonts w:ascii="Times New Roman" w:eastAsia="Times New Roman" w:hAnsi="Times New Roman" w:cs="Times New Roman"/>
          <w:color w:val="000000" w:themeColor="text1"/>
        </w:rPr>
        <w:pPrChange w:id="5465" w:author="WESLEY DOS SANTOS GATINHO" w:date="2025-06-13T20:45:00Z">
          <w:pPr/>
        </w:pPrChange>
      </w:pPr>
    </w:p>
    <w:p w14:paraId="5324E965" w14:textId="3F161AA9" w:rsidR="2C5D606A" w:rsidRPr="001F772C" w:rsidRDefault="2C5D606A">
      <w:pPr>
        <w:spacing w:line="276" w:lineRule="auto"/>
        <w:rPr>
          <w:ins w:id="5466" w:author="LUCAS EMANOEL AMARAL GOMES" w:date="2025-06-13T20:53:00Z"/>
          <w:rFonts w:ascii="Times New Roman" w:hAnsi="Times New Roman" w:cs="Times New Roman"/>
          <w:rPrChange w:id="5467" w:author="WESLEY DOS SANTOS GATINHO" w:date="2025-06-13T20:43:00Z">
            <w:rPr>
              <w:ins w:id="5468" w:author="LUCAS EMANOEL AMARAL GOMES" w:date="2025-06-13T20:53:00Z"/>
              <w:rFonts w:ascii="Times New Roman" w:eastAsia="Times New Roman" w:hAnsi="Times New Roman" w:cs="Times New Roman"/>
            </w:rPr>
          </w:rPrChange>
        </w:rPr>
        <w:pPrChange w:id="5469" w:author="WESLEY DOS SANTOS GATINHO" w:date="2025-06-13T20:45:00Z">
          <w:pPr/>
        </w:pPrChange>
      </w:pPr>
      <w:ins w:id="5470" w:author="LUCAS EMANOEL AMARAL GOMES" w:date="2025-06-13T20:51:00Z">
        <w:r w:rsidRPr="001F772C">
          <w:rPr>
            <w:rFonts w:ascii="Times New Roman" w:hAnsi="Times New Roman" w:cs="Times New Roman"/>
            <w:rPrChange w:id="5471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  <w:vertAlign w:val="subscript"/>
              </w:rPr>
            </w:rPrChange>
          </w:rPr>
          <w:t xml:space="preserve">MKT ESPORTIVO. </w:t>
        </w:r>
        <w:r w:rsidRPr="001F772C">
          <w:rPr>
            <w:rFonts w:ascii="Times New Roman" w:hAnsi="Times New Roman" w:cs="Times New Roman"/>
            <w:b/>
            <w:bCs/>
            <w:rPrChange w:id="5472" w:author="WESLEY DOS SANTOS GATINHO" w:date="2025-06-13T20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  <w:vertAlign w:val="subscript"/>
              </w:rPr>
            </w:rPrChange>
          </w:rPr>
          <w:t xml:space="preserve">Top 7 tendências de </w:t>
        </w:r>
        <w:proofErr w:type="spellStart"/>
        <w:r w:rsidRPr="001F772C">
          <w:rPr>
            <w:rFonts w:ascii="Times New Roman" w:hAnsi="Times New Roman" w:cs="Times New Roman"/>
            <w:b/>
            <w:bCs/>
            <w:rPrChange w:id="5473" w:author="WESLEY DOS SANTOS GATINHO" w:date="2025-06-13T20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  <w:vertAlign w:val="subscript"/>
              </w:rPr>
            </w:rPrChange>
          </w:rPr>
          <w:t>wellness</w:t>
        </w:r>
        <w:proofErr w:type="spellEnd"/>
        <w:r w:rsidRPr="001F772C">
          <w:rPr>
            <w:rFonts w:ascii="Times New Roman" w:hAnsi="Times New Roman" w:cs="Times New Roman"/>
            <w:b/>
            <w:bCs/>
            <w:rPrChange w:id="5474" w:author="WESLEY DOS SANTOS GATINHO" w:date="2025-06-13T20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  <w:vertAlign w:val="subscript"/>
              </w:rPr>
            </w:rPrChange>
          </w:rPr>
          <w:t xml:space="preserve"> e fitness para ficar de olho em 2025</w:t>
        </w:r>
        <w:r w:rsidRPr="001F772C">
          <w:rPr>
            <w:rFonts w:ascii="Times New Roman" w:hAnsi="Times New Roman" w:cs="Times New Roman"/>
            <w:rPrChange w:id="5475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  <w:vertAlign w:val="subscript"/>
              </w:rPr>
            </w:rPrChange>
          </w:rPr>
          <w:t xml:space="preserve">. MKT Esportivo, 2025. Disponível em: </w:t>
        </w:r>
        <w:r w:rsidRPr="001F772C">
          <w:rPr>
            <w:rFonts w:ascii="Times New Roman" w:hAnsi="Times New Roman" w:cs="Times New Roman"/>
            <w:rPrChange w:id="5476" w:author="WESLEY DOS SANTOS GATINHO" w:date="2025-06-13T20:43:00Z">
              <w:rPr/>
            </w:rPrChange>
          </w:rPr>
          <w:fldChar w:fldCharType="begin"/>
        </w:r>
        <w:r w:rsidRPr="001F772C">
          <w:rPr>
            <w:rFonts w:ascii="Times New Roman" w:hAnsi="Times New Roman" w:cs="Times New Roman"/>
            <w:rPrChange w:id="5477" w:author="WESLEY DOS SANTOS GATINHO" w:date="2025-06-13T20:43:00Z">
              <w:rPr/>
            </w:rPrChange>
          </w:rPr>
          <w:instrText xml:space="preserve">HYPERLINK "https://www.mktesportivo.com/2025/04/top-7-tendencias-de-wellness-e-fitness-para-ficar-de-olho-em-2025/" </w:instrText>
        </w:r>
        <w:r w:rsidRPr="00DF70C9">
          <w:rPr>
            <w:rFonts w:ascii="Times New Roman" w:hAnsi="Times New Roman" w:cs="Times New Roman"/>
          </w:rPr>
        </w:r>
        <w:r w:rsidRPr="001F772C">
          <w:rPr>
            <w:rFonts w:ascii="Times New Roman" w:hAnsi="Times New Roman" w:cs="Times New Roman"/>
            <w:rPrChange w:id="5478" w:author="WESLEY DOS SANTOS GATINHO" w:date="2025-06-13T20:43:00Z">
              <w:rPr/>
            </w:rPrChange>
          </w:rPr>
          <w:fldChar w:fldCharType="separate"/>
        </w:r>
        <w:r w:rsidRPr="001F772C">
          <w:rPr>
            <w:rStyle w:val="Hyperlink"/>
            <w:rFonts w:ascii="Times New Roman" w:hAnsi="Times New Roman" w:cs="Times New Roman"/>
            <w:rPrChange w:id="5479" w:author="WESLEY DOS SANTOS GATINHO" w:date="2025-06-13T20:43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  <w:vertAlign w:val="subscript"/>
              </w:rPr>
            </w:rPrChange>
          </w:rPr>
          <w:t>https://www.mktesportivo.com/2025/04/top-7-tendencias-de-wellness-e-fitness-</w:t>
        </w:r>
        <w:r w:rsidRPr="001F772C">
          <w:rPr>
            <w:rFonts w:ascii="Times New Roman" w:hAnsi="Times New Roman" w:cs="Times New Roman"/>
            <w:rPrChange w:id="5480" w:author="WESLEY DOS SANTOS GATINHO" w:date="2025-06-13T20:43:00Z">
              <w:rPr/>
            </w:rPrChange>
          </w:rPr>
          <w:fldChar w:fldCharType="end"/>
        </w:r>
        <w:r w:rsidRPr="001F772C">
          <w:rPr>
            <w:rFonts w:ascii="Times New Roman" w:hAnsi="Times New Roman" w:cs="Times New Roman"/>
            <w:rPrChange w:id="5481" w:author="WESLEY DOS SANTOS GATINHO" w:date="2025-06-13T20:43:00Z">
              <w:rPr/>
            </w:rPrChange>
          </w:rPr>
          <w:fldChar w:fldCharType="begin"/>
        </w:r>
        <w:r w:rsidRPr="001F772C">
          <w:rPr>
            <w:rFonts w:ascii="Times New Roman" w:hAnsi="Times New Roman" w:cs="Times New Roman"/>
            <w:rPrChange w:id="5482" w:author="WESLEY DOS SANTOS GATINHO" w:date="2025-06-13T20:43:00Z">
              <w:rPr/>
            </w:rPrChange>
          </w:rPr>
          <w:instrText xml:space="preserve">HYPERLINK "https://www.mktesportivo.com/2025/04/top-7-tendencias-de-wellness-e-fitness-para-ficar-de-olho-em-2025/" </w:instrText>
        </w:r>
        <w:r w:rsidRPr="00DF70C9">
          <w:rPr>
            <w:rFonts w:ascii="Times New Roman" w:hAnsi="Times New Roman" w:cs="Times New Roman"/>
          </w:rPr>
        </w:r>
        <w:r w:rsidRPr="001F772C">
          <w:rPr>
            <w:rFonts w:ascii="Times New Roman" w:hAnsi="Times New Roman" w:cs="Times New Roman"/>
            <w:rPrChange w:id="5483" w:author="WESLEY DOS SANTOS GATINHO" w:date="2025-06-13T20:43:00Z">
              <w:rPr/>
            </w:rPrChange>
          </w:rPr>
          <w:fldChar w:fldCharType="separate"/>
        </w:r>
        <w:r w:rsidRPr="001F772C">
          <w:rPr>
            <w:rStyle w:val="Hyperlink"/>
            <w:rFonts w:ascii="Times New Roman" w:hAnsi="Times New Roman" w:cs="Times New Roman"/>
            <w:rPrChange w:id="5484" w:author="WESLEY DOS SANTOS GATINHO" w:date="2025-06-13T20:43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  <w:vertAlign w:val="subscript"/>
              </w:rPr>
            </w:rPrChange>
          </w:rPr>
          <w:t>para-ficar-de-olho-em-2025/</w:t>
        </w:r>
        <w:r w:rsidRPr="001F772C">
          <w:rPr>
            <w:rFonts w:ascii="Times New Roman" w:hAnsi="Times New Roman" w:cs="Times New Roman"/>
            <w:rPrChange w:id="5485" w:author="WESLEY DOS SANTOS GATINHO" w:date="2025-06-13T20:43:00Z">
              <w:rPr/>
            </w:rPrChange>
          </w:rPr>
          <w:fldChar w:fldCharType="end"/>
        </w:r>
      </w:ins>
    </w:p>
    <w:p w14:paraId="4C51734F" w14:textId="3DFA6EF8" w:rsidR="2D3B179D" w:rsidRPr="001F772C" w:rsidRDefault="2D3B179D">
      <w:pPr>
        <w:spacing w:line="276" w:lineRule="auto"/>
        <w:rPr>
          <w:rFonts w:ascii="Times New Roman" w:eastAsia="Times New Roman" w:hAnsi="Times New Roman" w:cs="Times New Roman"/>
          <w:color w:val="00003B"/>
          <w:rPrChange w:id="5486" w:author="WESLEY DOS SANTOS GATINHO" w:date="2025-06-13T20:43:00Z">
            <w:rPr>
              <w:rFonts w:ascii="Lucida Sans" w:eastAsia="Lucida Sans" w:hAnsi="Lucida Sans" w:cs="Lucida Sans"/>
              <w:sz w:val="39"/>
              <w:szCs w:val="39"/>
            </w:rPr>
          </w:rPrChange>
        </w:rPr>
        <w:pPrChange w:id="5487" w:author="WESLEY DOS SANTOS GATINHO" w:date="2025-06-13T20:45:00Z">
          <w:pPr/>
        </w:pPrChange>
      </w:pPr>
      <w:ins w:id="5488" w:author="LUCAS EMANOEL AMARAL GOMES" w:date="2025-06-13T20:53:00Z">
        <w:r w:rsidRPr="001F772C">
          <w:rPr>
            <w:rFonts w:ascii="Times New Roman" w:eastAsia="Times New Roman" w:hAnsi="Times New Roman" w:cs="Times New Roman"/>
            <w:color w:val="00003B"/>
            <w:rPrChange w:id="5489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MARCOS. </w:t>
        </w:r>
        <w:r w:rsidRPr="001F772C">
          <w:rPr>
            <w:rFonts w:ascii="Times New Roman" w:eastAsia="Times New Roman" w:hAnsi="Times New Roman" w:cs="Times New Roman"/>
            <w:b/>
            <w:bCs/>
            <w:color w:val="00003B"/>
            <w:rPrChange w:id="5490" w:author="WESLEY DOS SANTOS GATINHO" w:date="2025-06-13T20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</w:rPr>
            </w:rPrChange>
          </w:rPr>
          <w:t>Tendências no Setor de Fitness para 2025</w:t>
        </w:r>
        <w:r w:rsidRPr="001F772C">
          <w:rPr>
            <w:rFonts w:ascii="Times New Roman" w:eastAsia="Times New Roman" w:hAnsi="Times New Roman" w:cs="Times New Roman"/>
            <w:color w:val="00003B"/>
            <w:rPrChange w:id="5491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. </w:t>
        </w:r>
        <w:proofErr w:type="spellStart"/>
        <w:r w:rsidRPr="001F772C">
          <w:rPr>
            <w:rFonts w:ascii="Times New Roman" w:eastAsia="Times New Roman" w:hAnsi="Times New Roman" w:cs="Times New Roman"/>
            <w:color w:val="00003B"/>
            <w:rPrChange w:id="5492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>Arcielo</w:t>
        </w:r>
        <w:proofErr w:type="spellEnd"/>
        <w:r w:rsidRPr="001F772C">
          <w:rPr>
            <w:rFonts w:ascii="Times New Roman" w:eastAsia="Times New Roman" w:hAnsi="Times New Roman" w:cs="Times New Roman"/>
            <w:color w:val="00003B"/>
            <w:rPrChange w:id="5493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, 2024. Disponível em: </w:t>
        </w:r>
        <w:r w:rsidRPr="001F772C">
          <w:rPr>
            <w:rFonts w:ascii="Times New Roman" w:hAnsi="Times New Roman" w:cs="Times New Roman"/>
            <w:rPrChange w:id="5494" w:author="WESLEY DOS SANTOS GATINHO" w:date="2025-06-13T20:43:00Z">
              <w:rPr/>
            </w:rPrChange>
          </w:rPr>
          <w:fldChar w:fldCharType="begin"/>
        </w:r>
        <w:r w:rsidRPr="001F772C">
          <w:rPr>
            <w:rFonts w:ascii="Times New Roman" w:hAnsi="Times New Roman" w:cs="Times New Roman"/>
            <w:rPrChange w:id="5495" w:author="WESLEY DOS SANTOS GATINHO" w:date="2025-06-13T20:43:00Z">
              <w:rPr/>
            </w:rPrChange>
          </w:rPr>
          <w:instrText xml:space="preserve">HYPERLINK "https://arcielo.com.br/tendencias-no-setor-de-fitness-para-2025/" </w:instrText>
        </w:r>
        <w:r w:rsidRPr="00DF70C9">
          <w:rPr>
            <w:rFonts w:ascii="Times New Roman" w:hAnsi="Times New Roman" w:cs="Times New Roman"/>
          </w:rPr>
        </w:r>
        <w:r w:rsidRPr="001F772C">
          <w:rPr>
            <w:rFonts w:ascii="Times New Roman" w:hAnsi="Times New Roman" w:cs="Times New Roman"/>
            <w:rPrChange w:id="5496" w:author="WESLEY DOS SANTOS GATINHO" w:date="2025-06-13T20:43:00Z">
              <w:rPr/>
            </w:rPrChange>
          </w:rPr>
          <w:fldChar w:fldCharType="separate"/>
        </w:r>
        <w:r w:rsidRPr="001F772C">
          <w:rPr>
            <w:rStyle w:val="Hyperlink"/>
            <w:rFonts w:ascii="Times New Roman" w:eastAsia="Lucida Sans" w:hAnsi="Times New Roman" w:cs="Times New Roman"/>
            <w:color w:val="0000FF"/>
            <w:rPrChange w:id="5497" w:author="WESLEY DOS SANTOS GATINHO" w:date="2025-06-13T20:43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</w:rPr>
            </w:rPrChange>
          </w:rPr>
          <w:t>https://arcielo.com.br/tendencias-no-setor-de-fitness-para-2025/</w:t>
        </w:r>
        <w:r w:rsidRPr="001F772C">
          <w:rPr>
            <w:rFonts w:ascii="Times New Roman" w:hAnsi="Times New Roman" w:cs="Times New Roman"/>
            <w:rPrChange w:id="5498" w:author="WESLEY DOS SANTOS GATINHO" w:date="2025-06-13T20:43:00Z">
              <w:rPr/>
            </w:rPrChange>
          </w:rPr>
          <w:fldChar w:fldCharType="end"/>
        </w:r>
        <w:r w:rsidRPr="001F772C">
          <w:rPr>
            <w:rFonts w:ascii="Times New Roman" w:eastAsia="Times New Roman" w:hAnsi="Times New Roman" w:cs="Times New Roman"/>
            <w:color w:val="00003B"/>
            <w:rPrChange w:id="5499" w:author="WESLEY DOS SANTOS GATINHO" w:date="2025-06-13T20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>.</w:t>
        </w:r>
      </w:ins>
    </w:p>
    <w:sectPr w:rsidR="2D3B179D" w:rsidRPr="001F772C" w:rsidSect="00D405EB">
      <w:headerReference w:type="default" r:id="rId46"/>
      <w:headerReference w:type="first" r:id="rId47"/>
      <w:pgSz w:w="11906" w:h="16838"/>
      <w:pgMar w:top="1701" w:right="1134" w:bottom="1134" w:left="1701" w:header="720" w:footer="720" w:gutter="0"/>
      <w:cols w:space="720"/>
      <w:titlePg/>
      <w:docGrid w:linePitch="360"/>
      <w:sectPrChange w:id="5514" w:author="WESLEY DOS SANTOS GATINHO" w:date="2025-06-12T13:04:00Z">
        <w:sectPr w:rsidR="2D3B179D" w:rsidRPr="001F772C" w:rsidSect="00D405EB">
          <w:pgMar w:top="1440" w:right="1440" w:bottom="1440" w:left="1440" w:header="720" w:footer="720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89D554" w14:textId="77777777" w:rsidR="00E33295" w:rsidRDefault="00E33295">
      <w:pPr>
        <w:spacing w:after="0" w:line="240" w:lineRule="auto"/>
      </w:pPr>
      <w:r>
        <w:separator/>
      </w:r>
    </w:p>
  </w:endnote>
  <w:endnote w:type="continuationSeparator" w:id="0">
    <w:p w14:paraId="25D784CC" w14:textId="77777777" w:rsidR="00E33295" w:rsidRDefault="00E33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2D8D33D" w14:paraId="09FA50BD" w14:textId="77777777" w:rsidTr="32D8D33D">
      <w:trPr>
        <w:trHeight w:val="300"/>
      </w:trPr>
      <w:tc>
        <w:tcPr>
          <w:tcW w:w="3005" w:type="dxa"/>
        </w:tcPr>
        <w:p w14:paraId="38410034" w14:textId="104CCA44" w:rsidR="32D8D33D" w:rsidRDefault="32D8D33D" w:rsidP="32D8D33D">
          <w:pPr>
            <w:pStyle w:val="Cabealho"/>
            <w:ind w:left="-115"/>
          </w:pPr>
        </w:p>
      </w:tc>
      <w:tc>
        <w:tcPr>
          <w:tcW w:w="3005" w:type="dxa"/>
        </w:tcPr>
        <w:p w14:paraId="13A88D3C" w14:textId="5A2B20AF" w:rsidR="32D8D33D" w:rsidRDefault="32D8D33D" w:rsidP="32D8D33D">
          <w:pPr>
            <w:pStyle w:val="Cabealho"/>
            <w:jc w:val="center"/>
          </w:pPr>
        </w:p>
      </w:tc>
      <w:tc>
        <w:tcPr>
          <w:tcW w:w="3005" w:type="dxa"/>
        </w:tcPr>
        <w:p w14:paraId="6ECCBD51" w14:textId="31E6DD49" w:rsidR="32D8D33D" w:rsidRDefault="32D8D33D" w:rsidP="32D8D33D">
          <w:pPr>
            <w:pStyle w:val="Cabealho"/>
            <w:ind w:right="-115"/>
            <w:jc w:val="right"/>
          </w:pPr>
        </w:p>
      </w:tc>
    </w:tr>
  </w:tbl>
  <w:p w14:paraId="5DC5D597" w14:textId="79B4BE3B" w:rsidR="32D8D33D" w:rsidRDefault="32D8D33D" w:rsidP="32D8D33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  <w:tblPrChange w:id="517" w:author="WESLEY DOS SANTOS GATINHO" w:date="2025-06-12T16:01:00Z">
        <w:tblPr>
          <w:tblStyle w:val="Tabelacomgrade"/>
          <w:tblW w:w="0" w:type="nil"/>
          <w:tblLayout w:type="fixed"/>
          <w:tblLook w:val="06A0" w:firstRow="1" w:lastRow="0" w:firstColumn="1" w:lastColumn="0" w:noHBand="1" w:noVBand="1"/>
        </w:tblPr>
      </w:tblPrChange>
    </w:tblPr>
    <w:tblGrid>
      <w:gridCol w:w="3005"/>
      <w:gridCol w:w="3005"/>
      <w:gridCol w:w="3005"/>
      <w:tblGridChange w:id="518">
        <w:tblGrid>
          <w:gridCol w:w="70"/>
          <w:gridCol w:w="2935"/>
          <w:gridCol w:w="70"/>
          <w:gridCol w:w="2935"/>
          <w:gridCol w:w="70"/>
          <w:gridCol w:w="2935"/>
          <w:gridCol w:w="70"/>
        </w:tblGrid>
      </w:tblGridChange>
    </w:tblGrid>
    <w:tr w:rsidR="32D8D33D" w14:paraId="175B574D" w14:textId="77777777" w:rsidTr="32D8D33D">
      <w:trPr>
        <w:trHeight w:val="300"/>
        <w:trPrChange w:id="519" w:author="WESLEY DOS SANTOS GATINHO" w:date="2025-06-12T16:01:00Z">
          <w:trPr>
            <w:gridBefore w:val="1"/>
            <w:trHeight w:val="300"/>
          </w:trPr>
        </w:trPrChange>
      </w:trPr>
      <w:tc>
        <w:tcPr>
          <w:tcW w:w="3005" w:type="dxa"/>
          <w:tcPrChange w:id="520" w:author="WESLEY DOS SANTOS GATINHO" w:date="2025-06-12T16:01:00Z">
            <w:tcPr>
              <w:tcW w:w="3005" w:type="dxa"/>
              <w:gridSpan w:val="2"/>
            </w:tcPr>
          </w:tcPrChange>
        </w:tcPr>
        <w:p w14:paraId="4E90B9FB" w14:textId="1DC88F88" w:rsidR="32D8D33D" w:rsidRDefault="32D8D33D">
          <w:pPr>
            <w:pStyle w:val="Cabealho"/>
            <w:ind w:left="-115"/>
            <w:pPrChange w:id="521" w:author="WESLEY DOS SANTOS GATINHO" w:date="2025-06-12T16:01:00Z">
              <w:pPr/>
            </w:pPrChange>
          </w:pPr>
        </w:p>
      </w:tc>
      <w:tc>
        <w:tcPr>
          <w:tcW w:w="3005" w:type="dxa"/>
          <w:tcPrChange w:id="522" w:author="WESLEY DOS SANTOS GATINHO" w:date="2025-06-12T16:01:00Z">
            <w:tcPr>
              <w:tcW w:w="3005" w:type="dxa"/>
              <w:gridSpan w:val="2"/>
            </w:tcPr>
          </w:tcPrChange>
        </w:tcPr>
        <w:p w14:paraId="39C48A80" w14:textId="5A8142F1" w:rsidR="32D8D33D" w:rsidRDefault="32D8D33D">
          <w:pPr>
            <w:pStyle w:val="Cabealho"/>
            <w:jc w:val="center"/>
            <w:pPrChange w:id="523" w:author="WESLEY DOS SANTOS GATINHO" w:date="2025-06-12T16:01:00Z">
              <w:pPr/>
            </w:pPrChange>
          </w:pPr>
        </w:p>
      </w:tc>
      <w:tc>
        <w:tcPr>
          <w:tcW w:w="3005" w:type="dxa"/>
          <w:tcPrChange w:id="524" w:author="WESLEY DOS SANTOS GATINHO" w:date="2025-06-12T16:01:00Z">
            <w:tcPr>
              <w:tcW w:w="3005" w:type="dxa"/>
              <w:gridSpan w:val="2"/>
            </w:tcPr>
          </w:tcPrChange>
        </w:tcPr>
        <w:p w14:paraId="4BD68345" w14:textId="0E2220EE" w:rsidR="32D8D33D" w:rsidRDefault="32D8D33D">
          <w:pPr>
            <w:pStyle w:val="Cabealho"/>
            <w:ind w:right="-115"/>
            <w:jc w:val="right"/>
            <w:pPrChange w:id="525" w:author="WESLEY DOS SANTOS GATINHO" w:date="2025-06-12T16:01:00Z">
              <w:pPr/>
            </w:pPrChange>
          </w:pPr>
        </w:p>
      </w:tc>
    </w:tr>
  </w:tbl>
  <w:p w14:paraId="7BFA6FA7" w14:textId="4009AB3C" w:rsidR="32D8D33D" w:rsidRDefault="32D8D33D">
    <w:pPr>
      <w:pStyle w:val="Rodap"/>
      <w:pPrChange w:id="526" w:author="WESLEY DOS SANTOS GATINHO" w:date="2025-06-12T16:01:00Z">
        <w:pPr/>
      </w:pPrChange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4D5743" w14:textId="77777777" w:rsidR="00E33295" w:rsidRDefault="00E33295">
      <w:pPr>
        <w:spacing w:after="0" w:line="240" w:lineRule="auto"/>
      </w:pPr>
      <w:r>
        <w:separator/>
      </w:r>
    </w:p>
  </w:footnote>
  <w:footnote w:type="continuationSeparator" w:id="0">
    <w:p w14:paraId="0BA78DA2" w14:textId="77777777" w:rsidR="00E33295" w:rsidRDefault="00E332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2D8D33D" w14:paraId="2C3B7108" w14:textId="77777777" w:rsidTr="32D8D33D">
      <w:trPr>
        <w:trHeight w:val="300"/>
      </w:trPr>
      <w:tc>
        <w:tcPr>
          <w:tcW w:w="3005" w:type="dxa"/>
        </w:tcPr>
        <w:p w14:paraId="6BD2BA10" w14:textId="2EC640D3" w:rsidR="32D8D33D" w:rsidRDefault="32D8D33D" w:rsidP="32D8D33D">
          <w:pPr>
            <w:pStyle w:val="Cabealho"/>
            <w:ind w:left="-115"/>
          </w:pPr>
        </w:p>
      </w:tc>
      <w:tc>
        <w:tcPr>
          <w:tcW w:w="3005" w:type="dxa"/>
        </w:tcPr>
        <w:p w14:paraId="33DA6F57" w14:textId="3BA33630" w:rsidR="32D8D33D" w:rsidRDefault="32D8D33D" w:rsidP="32D8D33D">
          <w:pPr>
            <w:pStyle w:val="Cabealho"/>
            <w:jc w:val="center"/>
          </w:pPr>
        </w:p>
      </w:tc>
      <w:tc>
        <w:tcPr>
          <w:tcW w:w="3005" w:type="dxa"/>
        </w:tcPr>
        <w:p w14:paraId="12295C15" w14:textId="55F0D705" w:rsidR="32D8D33D" w:rsidRDefault="32D8D33D" w:rsidP="32D8D33D">
          <w:pPr>
            <w:pStyle w:val="Cabealho"/>
            <w:ind w:right="-115"/>
            <w:jc w:val="right"/>
          </w:pPr>
          <w:del w:id="506" w:author="WESLEY DOS SANTOS GATINHO" w:date="2025-06-12T13:07:00Z">
            <w:r w:rsidDel="008F4D38">
              <w:fldChar w:fldCharType="begin"/>
            </w:r>
            <w:r w:rsidDel="008F4D38">
              <w:delInstrText>PAGE</w:delInstrText>
            </w:r>
            <w:r w:rsidDel="008F4D38">
              <w:fldChar w:fldCharType="separate"/>
            </w:r>
            <w:r w:rsidR="00262FD4" w:rsidDel="008F4D38">
              <w:rPr>
                <w:noProof/>
              </w:rPr>
              <w:delText>2</w:delText>
            </w:r>
            <w:r w:rsidDel="008F4D38">
              <w:fldChar w:fldCharType="end"/>
            </w:r>
          </w:del>
        </w:p>
      </w:tc>
    </w:tr>
  </w:tbl>
  <w:p w14:paraId="041D9F50" w14:textId="7C34CE12" w:rsidR="32D8D33D" w:rsidRDefault="32D8D33D" w:rsidP="32D8D33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  <w:tblPrChange w:id="507" w:author="WESLEY DOS SANTOS GATINHO" w:date="2025-06-12T16:01:00Z">
        <w:tblPr>
          <w:tblStyle w:val="Tabelacomgrade"/>
          <w:tblW w:w="0" w:type="nil"/>
          <w:tblLayout w:type="fixed"/>
          <w:tblLook w:val="06A0" w:firstRow="1" w:lastRow="0" w:firstColumn="1" w:lastColumn="0" w:noHBand="1" w:noVBand="1"/>
        </w:tblPr>
      </w:tblPrChange>
    </w:tblPr>
    <w:tblGrid>
      <w:gridCol w:w="3005"/>
      <w:gridCol w:w="3005"/>
      <w:gridCol w:w="3005"/>
      <w:tblGridChange w:id="508">
        <w:tblGrid>
          <w:gridCol w:w="70"/>
          <w:gridCol w:w="2935"/>
          <w:gridCol w:w="70"/>
          <w:gridCol w:w="2935"/>
          <w:gridCol w:w="70"/>
          <w:gridCol w:w="2935"/>
          <w:gridCol w:w="70"/>
        </w:tblGrid>
      </w:tblGridChange>
    </w:tblGrid>
    <w:tr w:rsidR="32D8D33D" w14:paraId="221FF738" w14:textId="77777777" w:rsidTr="32D8D33D">
      <w:trPr>
        <w:trHeight w:val="300"/>
        <w:trPrChange w:id="509" w:author="WESLEY DOS SANTOS GATINHO" w:date="2025-06-12T16:01:00Z">
          <w:trPr>
            <w:gridBefore w:val="1"/>
            <w:trHeight w:val="300"/>
          </w:trPr>
        </w:trPrChange>
      </w:trPr>
      <w:tc>
        <w:tcPr>
          <w:tcW w:w="3005" w:type="dxa"/>
          <w:tcPrChange w:id="510" w:author="WESLEY DOS SANTOS GATINHO" w:date="2025-06-12T16:01:00Z">
            <w:tcPr>
              <w:tcW w:w="3005" w:type="dxa"/>
              <w:gridSpan w:val="2"/>
            </w:tcPr>
          </w:tcPrChange>
        </w:tcPr>
        <w:p w14:paraId="20C972D3" w14:textId="552508B0" w:rsidR="32D8D33D" w:rsidRDefault="32D8D33D">
          <w:pPr>
            <w:pStyle w:val="Cabealho"/>
            <w:ind w:left="-115"/>
            <w:pPrChange w:id="511" w:author="WESLEY DOS SANTOS GATINHO" w:date="2025-06-12T16:01:00Z">
              <w:pPr/>
            </w:pPrChange>
          </w:pPr>
        </w:p>
      </w:tc>
      <w:tc>
        <w:tcPr>
          <w:tcW w:w="3005" w:type="dxa"/>
          <w:tcPrChange w:id="512" w:author="WESLEY DOS SANTOS GATINHO" w:date="2025-06-12T16:01:00Z">
            <w:tcPr>
              <w:tcW w:w="3005" w:type="dxa"/>
              <w:gridSpan w:val="2"/>
            </w:tcPr>
          </w:tcPrChange>
        </w:tcPr>
        <w:p w14:paraId="393AC3A9" w14:textId="39A05A72" w:rsidR="32D8D33D" w:rsidRDefault="32D8D33D">
          <w:pPr>
            <w:pStyle w:val="Cabealho"/>
            <w:jc w:val="center"/>
            <w:pPrChange w:id="513" w:author="WESLEY DOS SANTOS GATINHO" w:date="2025-06-12T16:01:00Z">
              <w:pPr/>
            </w:pPrChange>
          </w:pPr>
        </w:p>
      </w:tc>
      <w:tc>
        <w:tcPr>
          <w:tcW w:w="3005" w:type="dxa"/>
          <w:tcPrChange w:id="514" w:author="WESLEY DOS SANTOS GATINHO" w:date="2025-06-12T16:01:00Z">
            <w:tcPr>
              <w:tcW w:w="3005" w:type="dxa"/>
              <w:gridSpan w:val="2"/>
            </w:tcPr>
          </w:tcPrChange>
        </w:tcPr>
        <w:p w14:paraId="216641BF" w14:textId="18BCA0FD" w:rsidR="32D8D33D" w:rsidRDefault="32D8D33D">
          <w:pPr>
            <w:pStyle w:val="Cabealho"/>
            <w:ind w:right="-115"/>
            <w:jc w:val="right"/>
            <w:pPrChange w:id="515" w:author="WESLEY DOS SANTOS GATINHO" w:date="2025-06-12T16:01:00Z">
              <w:pPr/>
            </w:pPrChange>
          </w:pPr>
        </w:p>
      </w:tc>
    </w:tr>
  </w:tbl>
  <w:p w14:paraId="1B086070" w14:textId="15D6B275" w:rsidR="32D8D33D" w:rsidRDefault="32D8D33D">
    <w:pPr>
      <w:pStyle w:val="Cabealho"/>
      <w:pPrChange w:id="516" w:author="WESLEY DOS SANTOS GATINHO" w:date="2025-06-12T16:01:00Z">
        <w:pPr/>
      </w:pPrChange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ustomXmlInsRangeStart w:id="5500" w:author="WESLEY DOS SANTOS GATINHO" w:date="2025-06-13T21:31:00Z"/>
  <w:sdt>
    <w:sdtPr>
      <w:id w:val="1907181852"/>
      <w:docPartObj>
        <w:docPartGallery w:val="Page Numbers (Top of Page)"/>
        <w:docPartUnique/>
      </w:docPartObj>
    </w:sdtPr>
    <w:sdtContent>
      <w:customXmlInsRangeEnd w:id="5500"/>
      <w:p w14:paraId="29D50A20" w14:textId="2316B2D1" w:rsidR="008A4FBA" w:rsidRDefault="008A4FBA">
        <w:pPr>
          <w:pStyle w:val="Cabealho"/>
          <w:jc w:val="right"/>
          <w:rPr>
            <w:ins w:id="5501" w:author="WESLEY DOS SANTOS GATINHO" w:date="2025-06-13T21:31:00Z"/>
          </w:rPr>
        </w:pPr>
        <w:ins w:id="5502" w:author="WESLEY DOS SANTOS GATINHO" w:date="2025-06-13T21:31:00Z">
          <w:r w:rsidRPr="00842BBB">
            <w:rPr>
              <w:rFonts w:ascii="Times New Roman" w:hAnsi="Times New Roman" w:cs="Times New Roman"/>
              <w:rPrChange w:id="5503" w:author="WESLEY DOS SANTOS GATINHO" w:date="2025-06-13T21:44:00Z">
                <w:rPr/>
              </w:rPrChange>
            </w:rPr>
            <w:fldChar w:fldCharType="begin"/>
          </w:r>
          <w:r w:rsidRPr="00842BBB">
            <w:rPr>
              <w:rFonts w:ascii="Times New Roman" w:hAnsi="Times New Roman" w:cs="Times New Roman"/>
              <w:rPrChange w:id="5504" w:author="WESLEY DOS SANTOS GATINHO" w:date="2025-06-13T21:44:00Z">
                <w:rPr/>
              </w:rPrChange>
            </w:rPr>
            <w:instrText>PAGE   \* MERGEFORMAT</w:instrText>
          </w:r>
          <w:r w:rsidRPr="00842BBB">
            <w:rPr>
              <w:rFonts w:ascii="Times New Roman" w:hAnsi="Times New Roman" w:cs="Times New Roman"/>
              <w:rPrChange w:id="5505" w:author="WESLEY DOS SANTOS GATINHO" w:date="2025-06-13T21:44:00Z">
                <w:rPr/>
              </w:rPrChange>
            </w:rPr>
            <w:fldChar w:fldCharType="separate"/>
          </w:r>
          <w:r w:rsidRPr="00842BBB">
            <w:rPr>
              <w:rFonts w:ascii="Times New Roman" w:hAnsi="Times New Roman" w:cs="Times New Roman"/>
              <w:rPrChange w:id="5506" w:author="WESLEY DOS SANTOS GATINHO" w:date="2025-06-13T21:44:00Z">
                <w:rPr/>
              </w:rPrChange>
            </w:rPr>
            <w:t>2</w:t>
          </w:r>
          <w:r w:rsidRPr="00842BBB">
            <w:rPr>
              <w:rFonts w:ascii="Times New Roman" w:hAnsi="Times New Roman" w:cs="Times New Roman"/>
              <w:rPrChange w:id="5507" w:author="WESLEY DOS SANTOS GATINHO" w:date="2025-06-13T21:44:00Z">
                <w:rPr/>
              </w:rPrChange>
            </w:rPr>
            <w:fldChar w:fldCharType="end"/>
          </w:r>
        </w:ins>
      </w:p>
      <w:customXmlInsRangeStart w:id="5508" w:author="WESLEY DOS SANTOS GATINHO" w:date="2025-06-13T21:31:00Z"/>
    </w:sdtContent>
  </w:sdt>
  <w:customXmlInsRangeEnd w:id="5508"/>
  <w:p w14:paraId="24F4F341" w14:textId="77777777" w:rsidR="00665D4A" w:rsidRDefault="00665D4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ustomXmlInsRangeStart w:id="5509" w:author="WESLEY DOS SANTOS GATINHO" w:date="2025-06-13T21:30:00Z"/>
  <w:sdt>
    <w:sdtPr>
      <w:id w:val="600074657"/>
      <w:docPartObj>
        <w:docPartGallery w:val="Page Numbers (Top of Page)"/>
        <w:docPartUnique/>
      </w:docPartObj>
    </w:sdtPr>
    <w:sdtContent>
      <w:customXmlInsRangeEnd w:id="5509"/>
      <w:p w14:paraId="4FFD2AB3" w14:textId="660611B6" w:rsidR="00665D4A" w:rsidRDefault="00665D4A">
        <w:pPr>
          <w:pStyle w:val="Cabealho"/>
          <w:jc w:val="right"/>
          <w:rPr>
            <w:ins w:id="5510" w:author="WESLEY DOS SANTOS GATINHO" w:date="2025-06-13T21:30:00Z"/>
          </w:rPr>
        </w:pPr>
        <w:ins w:id="5511" w:author="WESLEY DOS SANTOS GATINHO" w:date="2025-06-13T21:30:00Z"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2</w:t>
          </w:r>
          <w:r>
            <w:fldChar w:fldCharType="end"/>
          </w:r>
        </w:ins>
      </w:p>
      <w:customXmlInsRangeStart w:id="5512" w:author="WESLEY DOS SANTOS GATINHO" w:date="2025-06-13T21:30:00Z"/>
    </w:sdtContent>
  </w:sdt>
  <w:customXmlInsRangeEnd w:id="5512"/>
  <w:p w14:paraId="346350B4" w14:textId="77777777" w:rsidR="00665D4A" w:rsidRDefault="00665D4A">
    <w:pPr>
      <w:pStyle w:val="Cabealho"/>
      <w:pPrChange w:id="5513" w:author="WESLEY DOS SANTOS GATINHO" w:date="2025-06-12T16:01:00Z">
        <w:pPr/>
      </w:pPrChange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0" type="#_x0000_t75" style="width:10.95pt;height:10.95pt" o:bullet="t">
        <v:imagedata r:id="rId1" o:title="msoAD8D"/>
      </v:shape>
    </w:pict>
  </w:numPicBullet>
  <w:abstractNum w:abstractNumId="0" w15:restartNumberingAfterBreak="0">
    <w:nsid w:val="006007E6"/>
    <w:multiLevelType w:val="hybridMultilevel"/>
    <w:tmpl w:val="66A2E4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67A66"/>
    <w:multiLevelType w:val="multilevel"/>
    <w:tmpl w:val="E20A3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4B2106"/>
    <w:multiLevelType w:val="hybridMultilevel"/>
    <w:tmpl w:val="50F8A69E"/>
    <w:lvl w:ilvl="0" w:tplc="7F2407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29ED44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FCD2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F9873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9A49C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2307C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F82F4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656B2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5F830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3A0786"/>
    <w:multiLevelType w:val="multilevel"/>
    <w:tmpl w:val="7DC42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D716E4"/>
    <w:multiLevelType w:val="hybridMultilevel"/>
    <w:tmpl w:val="FFFFFFFF"/>
    <w:lvl w:ilvl="0" w:tplc="C284DF60">
      <w:start w:val="1"/>
      <w:numFmt w:val="decimal"/>
      <w:lvlText w:val="%1."/>
      <w:lvlJc w:val="left"/>
      <w:pPr>
        <w:ind w:left="720" w:hanging="360"/>
      </w:pPr>
    </w:lvl>
    <w:lvl w:ilvl="1" w:tplc="EC066060">
      <w:start w:val="1"/>
      <w:numFmt w:val="lowerLetter"/>
      <w:lvlText w:val="%2."/>
      <w:lvlJc w:val="left"/>
      <w:pPr>
        <w:ind w:left="1440" w:hanging="360"/>
      </w:pPr>
    </w:lvl>
    <w:lvl w:ilvl="2" w:tplc="BC5A5F62">
      <w:start w:val="1"/>
      <w:numFmt w:val="lowerRoman"/>
      <w:lvlText w:val="%3."/>
      <w:lvlJc w:val="right"/>
      <w:pPr>
        <w:ind w:left="2160" w:hanging="180"/>
      </w:pPr>
    </w:lvl>
    <w:lvl w:ilvl="3" w:tplc="B2120DF2">
      <w:start w:val="1"/>
      <w:numFmt w:val="decimal"/>
      <w:lvlText w:val="%4."/>
      <w:lvlJc w:val="left"/>
      <w:pPr>
        <w:ind w:left="2880" w:hanging="360"/>
      </w:pPr>
    </w:lvl>
    <w:lvl w:ilvl="4" w:tplc="478060EC">
      <w:start w:val="1"/>
      <w:numFmt w:val="lowerLetter"/>
      <w:lvlText w:val="%5."/>
      <w:lvlJc w:val="left"/>
      <w:pPr>
        <w:ind w:left="3600" w:hanging="360"/>
      </w:pPr>
    </w:lvl>
    <w:lvl w:ilvl="5" w:tplc="BC3851EE">
      <w:start w:val="1"/>
      <w:numFmt w:val="lowerRoman"/>
      <w:lvlText w:val="%6."/>
      <w:lvlJc w:val="right"/>
      <w:pPr>
        <w:ind w:left="4320" w:hanging="180"/>
      </w:pPr>
    </w:lvl>
    <w:lvl w:ilvl="6" w:tplc="7B76CA90">
      <w:start w:val="1"/>
      <w:numFmt w:val="decimal"/>
      <w:lvlText w:val="%7."/>
      <w:lvlJc w:val="left"/>
      <w:pPr>
        <w:ind w:left="5040" w:hanging="360"/>
      </w:pPr>
    </w:lvl>
    <w:lvl w:ilvl="7" w:tplc="ABEC2EAA">
      <w:start w:val="1"/>
      <w:numFmt w:val="lowerLetter"/>
      <w:lvlText w:val="%8."/>
      <w:lvlJc w:val="left"/>
      <w:pPr>
        <w:ind w:left="5760" w:hanging="360"/>
      </w:pPr>
    </w:lvl>
    <w:lvl w:ilvl="8" w:tplc="BAD4041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DD46F9"/>
    <w:multiLevelType w:val="hybridMultilevel"/>
    <w:tmpl w:val="F32EB536"/>
    <w:lvl w:ilvl="0" w:tplc="52C81B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9FEBD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B647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4CE41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33A95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8947FD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4261A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BD439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F3202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E15F98"/>
    <w:multiLevelType w:val="multilevel"/>
    <w:tmpl w:val="50589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7A4A1D"/>
    <w:multiLevelType w:val="hybridMultilevel"/>
    <w:tmpl w:val="185CC264"/>
    <w:lvl w:ilvl="0" w:tplc="EE3AEE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B5E2D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904F1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384DB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1203D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EEC9A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6C20C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C6E3A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326B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5FE1E08"/>
    <w:multiLevelType w:val="multilevel"/>
    <w:tmpl w:val="B1E8A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157183"/>
    <w:multiLevelType w:val="multilevel"/>
    <w:tmpl w:val="1D383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A75991"/>
    <w:multiLevelType w:val="hybridMultilevel"/>
    <w:tmpl w:val="91DC1FAA"/>
    <w:lvl w:ilvl="0" w:tplc="267CBE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D6612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46D5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C988D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D8CA7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4DE0F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7E802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2A673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250B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BD16FB"/>
    <w:multiLevelType w:val="multilevel"/>
    <w:tmpl w:val="9C666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82F10DF"/>
    <w:multiLevelType w:val="multilevel"/>
    <w:tmpl w:val="B7EC4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C42174"/>
    <w:multiLevelType w:val="multilevel"/>
    <w:tmpl w:val="1318B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306660"/>
    <w:multiLevelType w:val="hybridMultilevel"/>
    <w:tmpl w:val="FFFFFFFF"/>
    <w:lvl w:ilvl="0" w:tplc="E40EA94C">
      <w:start w:val="1"/>
      <w:numFmt w:val="decimal"/>
      <w:lvlText w:val="%1."/>
      <w:lvlJc w:val="left"/>
      <w:pPr>
        <w:ind w:left="720" w:hanging="360"/>
      </w:pPr>
    </w:lvl>
    <w:lvl w:ilvl="1" w:tplc="3BF23990">
      <w:start w:val="1"/>
      <w:numFmt w:val="lowerLetter"/>
      <w:lvlText w:val="%2."/>
      <w:lvlJc w:val="left"/>
      <w:pPr>
        <w:ind w:left="1440" w:hanging="360"/>
      </w:pPr>
    </w:lvl>
    <w:lvl w:ilvl="2" w:tplc="DB70D34A">
      <w:start w:val="1"/>
      <w:numFmt w:val="lowerRoman"/>
      <w:lvlText w:val="%3."/>
      <w:lvlJc w:val="right"/>
      <w:pPr>
        <w:ind w:left="2160" w:hanging="180"/>
      </w:pPr>
    </w:lvl>
    <w:lvl w:ilvl="3" w:tplc="44943C02">
      <w:start w:val="1"/>
      <w:numFmt w:val="decimal"/>
      <w:lvlText w:val="%4."/>
      <w:lvlJc w:val="left"/>
      <w:pPr>
        <w:ind w:left="2880" w:hanging="360"/>
      </w:pPr>
    </w:lvl>
    <w:lvl w:ilvl="4" w:tplc="6FFA4F88">
      <w:start w:val="1"/>
      <w:numFmt w:val="lowerLetter"/>
      <w:lvlText w:val="%5."/>
      <w:lvlJc w:val="left"/>
      <w:pPr>
        <w:ind w:left="3600" w:hanging="360"/>
      </w:pPr>
    </w:lvl>
    <w:lvl w:ilvl="5" w:tplc="A48E63C4">
      <w:start w:val="1"/>
      <w:numFmt w:val="lowerRoman"/>
      <w:lvlText w:val="%6."/>
      <w:lvlJc w:val="right"/>
      <w:pPr>
        <w:ind w:left="4320" w:hanging="180"/>
      </w:pPr>
    </w:lvl>
    <w:lvl w:ilvl="6" w:tplc="AE64E818">
      <w:start w:val="1"/>
      <w:numFmt w:val="decimal"/>
      <w:lvlText w:val="%7."/>
      <w:lvlJc w:val="left"/>
      <w:pPr>
        <w:ind w:left="5040" w:hanging="360"/>
      </w:pPr>
    </w:lvl>
    <w:lvl w:ilvl="7" w:tplc="87D80F42">
      <w:start w:val="1"/>
      <w:numFmt w:val="lowerLetter"/>
      <w:lvlText w:val="%8."/>
      <w:lvlJc w:val="left"/>
      <w:pPr>
        <w:ind w:left="5760" w:hanging="360"/>
      </w:pPr>
    </w:lvl>
    <w:lvl w:ilvl="8" w:tplc="96C6B1C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323E50"/>
    <w:multiLevelType w:val="multilevel"/>
    <w:tmpl w:val="97AC3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B556722"/>
    <w:multiLevelType w:val="multilevel"/>
    <w:tmpl w:val="93887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E841984"/>
    <w:multiLevelType w:val="multilevel"/>
    <w:tmpl w:val="320C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F4B5F18"/>
    <w:multiLevelType w:val="multilevel"/>
    <w:tmpl w:val="B7CCA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FE90F1F"/>
    <w:multiLevelType w:val="multilevel"/>
    <w:tmpl w:val="B6404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21F7196"/>
    <w:multiLevelType w:val="multilevel"/>
    <w:tmpl w:val="97283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2CF5464"/>
    <w:multiLevelType w:val="multilevel"/>
    <w:tmpl w:val="7D78E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3345BED"/>
    <w:multiLevelType w:val="multilevel"/>
    <w:tmpl w:val="BC603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3637C98"/>
    <w:multiLevelType w:val="multilevel"/>
    <w:tmpl w:val="3942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49B436E"/>
    <w:multiLevelType w:val="hybridMultilevel"/>
    <w:tmpl w:val="23F8490C"/>
    <w:lvl w:ilvl="0" w:tplc="B1B053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BA48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0AE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DEEA3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F761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FCE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0782E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18463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0E454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4F817E5"/>
    <w:multiLevelType w:val="multilevel"/>
    <w:tmpl w:val="C56C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55DFA94"/>
    <w:multiLevelType w:val="multilevel"/>
    <w:tmpl w:val="64405A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27" w15:restartNumberingAfterBreak="0">
    <w:nsid w:val="1596460E"/>
    <w:multiLevelType w:val="multilevel"/>
    <w:tmpl w:val="A4B6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61A1955"/>
    <w:multiLevelType w:val="multilevel"/>
    <w:tmpl w:val="101E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6F2656F"/>
    <w:multiLevelType w:val="multilevel"/>
    <w:tmpl w:val="3C587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7153523"/>
    <w:multiLevelType w:val="multilevel"/>
    <w:tmpl w:val="9B544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76414BF"/>
    <w:multiLevelType w:val="multilevel"/>
    <w:tmpl w:val="170EB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7791FAC"/>
    <w:multiLevelType w:val="multilevel"/>
    <w:tmpl w:val="8F229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79E3616"/>
    <w:multiLevelType w:val="hybridMultilevel"/>
    <w:tmpl w:val="4A064116"/>
    <w:lvl w:ilvl="0" w:tplc="3C04C9A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4A0B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8EA1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C2ED0D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91A17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1F89A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A589C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8C815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71C86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8C85A8A"/>
    <w:multiLevelType w:val="multilevel"/>
    <w:tmpl w:val="526A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924348E"/>
    <w:multiLevelType w:val="multilevel"/>
    <w:tmpl w:val="E5EC1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99F2570"/>
    <w:multiLevelType w:val="multilevel"/>
    <w:tmpl w:val="D6B2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A0A3287"/>
    <w:multiLevelType w:val="multilevel"/>
    <w:tmpl w:val="21CAA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AEE5499"/>
    <w:multiLevelType w:val="hybridMultilevel"/>
    <w:tmpl w:val="5B50A15C"/>
    <w:lvl w:ilvl="0" w:tplc="C218B5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7060F6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F8B4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9F61D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07C12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2420A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5ECF81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45E4E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888935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BAB2F4F"/>
    <w:multiLevelType w:val="multilevel"/>
    <w:tmpl w:val="35382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BEE1E2F"/>
    <w:multiLevelType w:val="multilevel"/>
    <w:tmpl w:val="6A5A6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D475916"/>
    <w:multiLevelType w:val="multilevel"/>
    <w:tmpl w:val="B50AE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D76679E"/>
    <w:multiLevelType w:val="multilevel"/>
    <w:tmpl w:val="C55A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ED1690A"/>
    <w:multiLevelType w:val="multilevel"/>
    <w:tmpl w:val="E3165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EE32C0C"/>
    <w:multiLevelType w:val="multilevel"/>
    <w:tmpl w:val="21CAA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FB34489"/>
    <w:multiLevelType w:val="multilevel"/>
    <w:tmpl w:val="23003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01D35EE"/>
    <w:multiLevelType w:val="multilevel"/>
    <w:tmpl w:val="3EEE7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1712786"/>
    <w:multiLevelType w:val="multilevel"/>
    <w:tmpl w:val="F6DC1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1823393"/>
    <w:multiLevelType w:val="multilevel"/>
    <w:tmpl w:val="82A4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2BE1645"/>
    <w:multiLevelType w:val="hybridMultilevel"/>
    <w:tmpl w:val="31FA9928"/>
    <w:lvl w:ilvl="0" w:tplc="1BD039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7DC2C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7CB5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9067B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D0291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F0487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B281E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E560C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D4A55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3DB3340"/>
    <w:multiLevelType w:val="hybridMultilevel"/>
    <w:tmpl w:val="D36C79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4602873"/>
    <w:multiLevelType w:val="multilevel"/>
    <w:tmpl w:val="EC9A8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4632AC9"/>
    <w:multiLevelType w:val="multilevel"/>
    <w:tmpl w:val="507E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57710A5"/>
    <w:multiLevelType w:val="multilevel"/>
    <w:tmpl w:val="7840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6CB6650"/>
    <w:multiLevelType w:val="multilevel"/>
    <w:tmpl w:val="97AAF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6F06D7D"/>
    <w:multiLevelType w:val="hybridMultilevel"/>
    <w:tmpl w:val="2D4C2E10"/>
    <w:lvl w:ilvl="0" w:tplc="62A83E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FCCC7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5465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8DE36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5EA80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DCACA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65A4C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2A2F5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3220E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87416FD"/>
    <w:multiLevelType w:val="multilevel"/>
    <w:tmpl w:val="14F4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8B270B6"/>
    <w:multiLevelType w:val="multilevel"/>
    <w:tmpl w:val="21CAA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8FB4DAF"/>
    <w:multiLevelType w:val="hybridMultilevel"/>
    <w:tmpl w:val="F4342C00"/>
    <w:lvl w:ilvl="0" w:tplc="6D06F7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748BB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3A0E9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23C7E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2AA7E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2EAAA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5B2E0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4AEF1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19EF6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9387C15"/>
    <w:multiLevelType w:val="hybridMultilevel"/>
    <w:tmpl w:val="092E6674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2A0ABAAA"/>
    <w:multiLevelType w:val="hybridMultilevel"/>
    <w:tmpl w:val="427E38E6"/>
    <w:lvl w:ilvl="0" w:tplc="380A64A2">
      <w:start w:val="1"/>
      <w:numFmt w:val="decimal"/>
      <w:lvlText w:val="%1."/>
      <w:lvlJc w:val="left"/>
      <w:pPr>
        <w:ind w:left="720" w:hanging="360"/>
      </w:pPr>
    </w:lvl>
    <w:lvl w:ilvl="1" w:tplc="37B0CEDA">
      <w:start w:val="1"/>
      <w:numFmt w:val="lowerLetter"/>
      <w:lvlText w:val="%2."/>
      <w:lvlJc w:val="left"/>
      <w:pPr>
        <w:ind w:left="1440" w:hanging="360"/>
      </w:pPr>
    </w:lvl>
    <w:lvl w:ilvl="2" w:tplc="3E3ABA14">
      <w:start w:val="1"/>
      <w:numFmt w:val="lowerRoman"/>
      <w:lvlText w:val="%3."/>
      <w:lvlJc w:val="right"/>
      <w:pPr>
        <w:ind w:left="2160" w:hanging="180"/>
      </w:pPr>
    </w:lvl>
    <w:lvl w:ilvl="3" w:tplc="2E5E434C">
      <w:start w:val="1"/>
      <w:numFmt w:val="decimal"/>
      <w:lvlText w:val="%4."/>
      <w:lvlJc w:val="left"/>
      <w:pPr>
        <w:ind w:left="2880" w:hanging="360"/>
      </w:pPr>
    </w:lvl>
    <w:lvl w:ilvl="4" w:tplc="174030B4">
      <w:start w:val="1"/>
      <w:numFmt w:val="lowerLetter"/>
      <w:lvlText w:val="%5."/>
      <w:lvlJc w:val="left"/>
      <w:pPr>
        <w:ind w:left="3600" w:hanging="360"/>
      </w:pPr>
    </w:lvl>
    <w:lvl w:ilvl="5" w:tplc="D65873D8">
      <w:start w:val="1"/>
      <w:numFmt w:val="lowerRoman"/>
      <w:lvlText w:val="%6."/>
      <w:lvlJc w:val="right"/>
      <w:pPr>
        <w:ind w:left="4320" w:hanging="180"/>
      </w:pPr>
    </w:lvl>
    <w:lvl w:ilvl="6" w:tplc="A6C2F90A">
      <w:start w:val="1"/>
      <w:numFmt w:val="decimal"/>
      <w:lvlText w:val="%7."/>
      <w:lvlJc w:val="left"/>
      <w:pPr>
        <w:ind w:left="5040" w:hanging="360"/>
      </w:pPr>
    </w:lvl>
    <w:lvl w:ilvl="7" w:tplc="9796DDB0">
      <w:start w:val="1"/>
      <w:numFmt w:val="lowerLetter"/>
      <w:lvlText w:val="%8."/>
      <w:lvlJc w:val="left"/>
      <w:pPr>
        <w:ind w:left="5760" w:hanging="360"/>
      </w:pPr>
    </w:lvl>
    <w:lvl w:ilvl="8" w:tplc="3CE81284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A5952FD"/>
    <w:multiLevelType w:val="multilevel"/>
    <w:tmpl w:val="D848E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A68163C"/>
    <w:multiLevelType w:val="multilevel"/>
    <w:tmpl w:val="4C967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AA414D7"/>
    <w:multiLevelType w:val="multilevel"/>
    <w:tmpl w:val="4E241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B63320C"/>
    <w:multiLevelType w:val="hybridMultilevel"/>
    <w:tmpl w:val="47AE2A5E"/>
    <w:lvl w:ilvl="0" w:tplc="AAB0D3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EE478C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AC61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424AE2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836E15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4182A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D8082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62264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96803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C422C8D"/>
    <w:multiLevelType w:val="multilevel"/>
    <w:tmpl w:val="B3AC5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CBB4F26"/>
    <w:multiLevelType w:val="multilevel"/>
    <w:tmpl w:val="3BBCF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D926AF1"/>
    <w:multiLevelType w:val="multilevel"/>
    <w:tmpl w:val="DCBA6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2E0F20DA"/>
    <w:multiLevelType w:val="multilevel"/>
    <w:tmpl w:val="FC480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E180396"/>
    <w:multiLevelType w:val="multilevel"/>
    <w:tmpl w:val="21CAA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2E975F86"/>
    <w:multiLevelType w:val="hybridMultilevel"/>
    <w:tmpl w:val="D6CCF468"/>
    <w:lvl w:ilvl="0" w:tplc="F5C677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8B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78BC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BEC5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4836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6A18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9AE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0F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0440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EE07BA3"/>
    <w:multiLevelType w:val="hybridMultilevel"/>
    <w:tmpl w:val="F0F44B86"/>
    <w:lvl w:ilvl="0" w:tplc="B52626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950A4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A65F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2F6F3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18807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44CCA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08877F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F04DF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33C28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2FAC102A"/>
    <w:multiLevelType w:val="multilevel"/>
    <w:tmpl w:val="ADE6E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FF17D24"/>
    <w:multiLevelType w:val="multilevel"/>
    <w:tmpl w:val="5CB4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01E2557"/>
    <w:multiLevelType w:val="multilevel"/>
    <w:tmpl w:val="50589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30BD7F35"/>
    <w:multiLevelType w:val="multilevel"/>
    <w:tmpl w:val="DEC02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1443348"/>
    <w:multiLevelType w:val="multilevel"/>
    <w:tmpl w:val="F9C48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1E900CE"/>
    <w:multiLevelType w:val="multilevel"/>
    <w:tmpl w:val="3F1EB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4A55A97"/>
    <w:multiLevelType w:val="hybridMultilevel"/>
    <w:tmpl w:val="47F6197C"/>
    <w:lvl w:ilvl="0" w:tplc="F99ECB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EBCBBA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A4E3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A454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C3644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68289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3F8656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C20A0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BC80C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4CD4896"/>
    <w:multiLevelType w:val="hybridMultilevel"/>
    <w:tmpl w:val="CC44E3C6"/>
    <w:lvl w:ilvl="0" w:tplc="C1AC92C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14A2E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EA0CD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FBE2DB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62A94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6D2A1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BA093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E04FD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FE252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5C5164E"/>
    <w:multiLevelType w:val="multilevel"/>
    <w:tmpl w:val="B0E2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5EE307C"/>
    <w:multiLevelType w:val="multilevel"/>
    <w:tmpl w:val="93B2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6756B1B"/>
    <w:multiLevelType w:val="hybridMultilevel"/>
    <w:tmpl w:val="5136FECA"/>
    <w:lvl w:ilvl="0" w:tplc="1FB4B7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A12D99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5A38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BF293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E8029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7409A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57A70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1049D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3280B9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67C0418"/>
    <w:multiLevelType w:val="multilevel"/>
    <w:tmpl w:val="7570E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6B50F31"/>
    <w:multiLevelType w:val="multilevel"/>
    <w:tmpl w:val="50589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85" w15:restartNumberingAfterBreak="0">
    <w:nsid w:val="371024DB"/>
    <w:multiLevelType w:val="multilevel"/>
    <w:tmpl w:val="57827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7B71BEE"/>
    <w:multiLevelType w:val="multilevel"/>
    <w:tmpl w:val="730A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37D478BC"/>
    <w:multiLevelType w:val="multilevel"/>
    <w:tmpl w:val="272AB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37E92A7A"/>
    <w:multiLevelType w:val="hybridMultilevel"/>
    <w:tmpl w:val="73866436"/>
    <w:lvl w:ilvl="0" w:tplc="E01410C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A868B2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F8A1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C6A02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F7460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262AC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70E92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33288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79CD8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38D06D2F"/>
    <w:multiLevelType w:val="hybridMultilevel"/>
    <w:tmpl w:val="E4460B44"/>
    <w:lvl w:ilvl="0" w:tplc="AF7EF578">
      <w:start w:val="1"/>
      <w:numFmt w:val="decimal"/>
      <w:lvlText w:val="%1."/>
      <w:lvlJc w:val="left"/>
      <w:pPr>
        <w:ind w:left="3900" w:hanging="360"/>
      </w:pPr>
    </w:lvl>
    <w:lvl w:ilvl="1" w:tplc="AD34213C">
      <w:start w:val="1"/>
      <w:numFmt w:val="lowerLetter"/>
      <w:lvlText w:val="%2."/>
      <w:lvlJc w:val="left"/>
      <w:pPr>
        <w:ind w:left="4620" w:hanging="360"/>
      </w:pPr>
    </w:lvl>
    <w:lvl w:ilvl="2" w:tplc="64E87BC4">
      <w:start w:val="1"/>
      <w:numFmt w:val="lowerRoman"/>
      <w:lvlText w:val="%3."/>
      <w:lvlJc w:val="right"/>
      <w:pPr>
        <w:ind w:left="5340" w:hanging="180"/>
      </w:pPr>
    </w:lvl>
    <w:lvl w:ilvl="3" w:tplc="7F126A50">
      <w:start w:val="1"/>
      <w:numFmt w:val="decimal"/>
      <w:lvlText w:val="%4."/>
      <w:lvlJc w:val="left"/>
      <w:pPr>
        <w:ind w:left="6060" w:hanging="360"/>
      </w:pPr>
    </w:lvl>
    <w:lvl w:ilvl="4" w:tplc="D57C8DEC">
      <w:start w:val="1"/>
      <w:numFmt w:val="lowerLetter"/>
      <w:lvlText w:val="%5."/>
      <w:lvlJc w:val="left"/>
      <w:pPr>
        <w:ind w:left="6780" w:hanging="360"/>
      </w:pPr>
    </w:lvl>
    <w:lvl w:ilvl="5" w:tplc="FA88DCD8">
      <w:start w:val="1"/>
      <w:numFmt w:val="lowerRoman"/>
      <w:lvlText w:val="%6."/>
      <w:lvlJc w:val="right"/>
      <w:pPr>
        <w:ind w:left="7500" w:hanging="180"/>
      </w:pPr>
    </w:lvl>
    <w:lvl w:ilvl="6" w:tplc="D0DC2C58">
      <w:start w:val="1"/>
      <w:numFmt w:val="decimal"/>
      <w:lvlText w:val="%7."/>
      <w:lvlJc w:val="left"/>
      <w:pPr>
        <w:ind w:left="8220" w:hanging="360"/>
      </w:pPr>
    </w:lvl>
    <w:lvl w:ilvl="7" w:tplc="B4BAEAB6">
      <w:start w:val="1"/>
      <w:numFmt w:val="lowerLetter"/>
      <w:lvlText w:val="%8."/>
      <w:lvlJc w:val="left"/>
      <w:pPr>
        <w:ind w:left="8940" w:hanging="360"/>
      </w:pPr>
    </w:lvl>
    <w:lvl w:ilvl="8" w:tplc="D78CB970">
      <w:start w:val="1"/>
      <w:numFmt w:val="lowerRoman"/>
      <w:lvlText w:val="%9."/>
      <w:lvlJc w:val="right"/>
      <w:pPr>
        <w:ind w:left="9660" w:hanging="180"/>
      </w:pPr>
    </w:lvl>
  </w:abstractNum>
  <w:abstractNum w:abstractNumId="90" w15:restartNumberingAfterBreak="0">
    <w:nsid w:val="394D02AD"/>
    <w:multiLevelType w:val="multilevel"/>
    <w:tmpl w:val="9A728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A825BE9"/>
    <w:multiLevelType w:val="multilevel"/>
    <w:tmpl w:val="97064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AAD42EA"/>
    <w:multiLevelType w:val="multilevel"/>
    <w:tmpl w:val="8C4A9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3ABC0678"/>
    <w:multiLevelType w:val="multilevel"/>
    <w:tmpl w:val="D93A2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3B711F08"/>
    <w:multiLevelType w:val="multilevel"/>
    <w:tmpl w:val="40C6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3B903DD0"/>
    <w:multiLevelType w:val="multilevel"/>
    <w:tmpl w:val="074A1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BEF6F52"/>
    <w:multiLevelType w:val="multilevel"/>
    <w:tmpl w:val="B2D4F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CB249F7"/>
    <w:multiLevelType w:val="hybridMultilevel"/>
    <w:tmpl w:val="B0A2B02C"/>
    <w:lvl w:ilvl="0" w:tplc="0FC420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A94322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4E26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DC80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540B5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7E842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FE254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71286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0E43D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3D3F55BB"/>
    <w:multiLevelType w:val="multilevel"/>
    <w:tmpl w:val="3C588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3D647806"/>
    <w:multiLevelType w:val="multilevel"/>
    <w:tmpl w:val="B062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E4806C9"/>
    <w:multiLevelType w:val="multilevel"/>
    <w:tmpl w:val="0B40E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41B214E4"/>
    <w:multiLevelType w:val="multilevel"/>
    <w:tmpl w:val="2B769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1F35639"/>
    <w:multiLevelType w:val="multilevel"/>
    <w:tmpl w:val="0FAA6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4535C36"/>
    <w:multiLevelType w:val="multilevel"/>
    <w:tmpl w:val="9C1C4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44DD26E3"/>
    <w:multiLevelType w:val="multilevel"/>
    <w:tmpl w:val="652E0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45563DF5"/>
    <w:multiLevelType w:val="multilevel"/>
    <w:tmpl w:val="43DE2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5D77DAD"/>
    <w:multiLevelType w:val="multilevel"/>
    <w:tmpl w:val="680E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5F5080D"/>
    <w:multiLevelType w:val="hybridMultilevel"/>
    <w:tmpl w:val="216A28BE"/>
    <w:lvl w:ilvl="0" w:tplc="7602994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34C23A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7889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DA6C0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DE066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03485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DFA48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4BC68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05AA4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6450CCA"/>
    <w:multiLevelType w:val="multilevel"/>
    <w:tmpl w:val="C5E22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464F785F"/>
    <w:multiLevelType w:val="multilevel"/>
    <w:tmpl w:val="31981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465E4FEB"/>
    <w:multiLevelType w:val="hybridMultilevel"/>
    <w:tmpl w:val="BE4292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467F4A60"/>
    <w:multiLevelType w:val="hybridMultilevel"/>
    <w:tmpl w:val="028E7DF2"/>
    <w:lvl w:ilvl="0" w:tplc="2E865A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6EA2E0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9AA7F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484AD5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23037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580F2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D6C7D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278B6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C0051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7124CEE"/>
    <w:multiLevelType w:val="multilevel"/>
    <w:tmpl w:val="2A4AC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4730529B"/>
    <w:multiLevelType w:val="multilevel"/>
    <w:tmpl w:val="9E78D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474576B0"/>
    <w:multiLevelType w:val="multilevel"/>
    <w:tmpl w:val="38A45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97841B4"/>
    <w:multiLevelType w:val="hybridMultilevel"/>
    <w:tmpl w:val="AB32324C"/>
    <w:lvl w:ilvl="0" w:tplc="E3583E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0FA1B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48379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C0A9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86AB8C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29823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E024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8E92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FF4846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4AC6592C"/>
    <w:multiLevelType w:val="hybridMultilevel"/>
    <w:tmpl w:val="6EF8AC68"/>
    <w:lvl w:ilvl="0" w:tplc="8BA6CD6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6E2759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9239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3E4A8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9FC8E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63075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66C35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DDC7D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3D27E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4AE02FFA"/>
    <w:multiLevelType w:val="multilevel"/>
    <w:tmpl w:val="8F228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4B58422E"/>
    <w:multiLevelType w:val="multilevel"/>
    <w:tmpl w:val="486A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4BA71BAD"/>
    <w:multiLevelType w:val="multilevel"/>
    <w:tmpl w:val="F07A0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4CBA4BC4"/>
    <w:multiLevelType w:val="multilevel"/>
    <w:tmpl w:val="CDC2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4CFA5234"/>
    <w:multiLevelType w:val="hybridMultilevel"/>
    <w:tmpl w:val="D55812DE"/>
    <w:lvl w:ilvl="0" w:tplc="39EC9A2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C56182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6298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A46DB4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DBEF6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7BEA5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78C39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D8A37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6A4EB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4D964C09"/>
    <w:multiLevelType w:val="multilevel"/>
    <w:tmpl w:val="5FD4B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4FBC352E"/>
    <w:multiLevelType w:val="multilevel"/>
    <w:tmpl w:val="DC82E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4FC16553"/>
    <w:multiLevelType w:val="multilevel"/>
    <w:tmpl w:val="E56A9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4FD7317A"/>
    <w:multiLevelType w:val="multilevel"/>
    <w:tmpl w:val="9C945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4FE37C74"/>
    <w:multiLevelType w:val="multilevel"/>
    <w:tmpl w:val="789C6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51C83D64"/>
    <w:multiLevelType w:val="multilevel"/>
    <w:tmpl w:val="ECDC6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52F42038"/>
    <w:multiLevelType w:val="multilevel"/>
    <w:tmpl w:val="80F4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53081319"/>
    <w:multiLevelType w:val="hybridMultilevel"/>
    <w:tmpl w:val="C11A7F14"/>
    <w:lvl w:ilvl="0" w:tplc="A2D8B3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4085D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A4C5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00CE7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6BA4E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C9E4F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DBA72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834D7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EEAC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544B0DE1"/>
    <w:multiLevelType w:val="multilevel"/>
    <w:tmpl w:val="2DC65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56344CE1"/>
    <w:multiLevelType w:val="multilevel"/>
    <w:tmpl w:val="3CB41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57674F6E"/>
    <w:multiLevelType w:val="multilevel"/>
    <w:tmpl w:val="C6C2A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57692D17"/>
    <w:multiLevelType w:val="multilevel"/>
    <w:tmpl w:val="11FC2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7AA5551"/>
    <w:multiLevelType w:val="multilevel"/>
    <w:tmpl w:val="86F27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58037B9D"/>
    <w:multiLevelType w:val="hybridMultilevel"/>
    <w:tmpl w:val="D46A6FF2"/>
    <w:lvl w:ilvl="0" w:tplc="F3FCAD84">
      <w:start w:val="1"/>
      <w:numFmt w:val="decimal"/>
      <w:lvlText w:val="%1."/>
      <w:lvlJc w:val="left"/>
      <w:pPr>
        <w:ind w:left="720" w:hanging="360"/>
      </w:pPr>
    </w:lvl>
    <w:lvl w:ilvl="1" w:tplc="1C08DD44">
      <w:start w:val="1"/>
      <w:numFmt w:val="lowerLetter"/>
      <w:lvlText w:val="%2."/>
      <w:lvlJc w:val="left"/>
      <w:pPr>
        <w:ind w:left="1440" w:hanging="360"/>
      </w:pPr>
    </w:lvl>
    <w:lvl w:ilvl="2" w:tplc="3046793C">
      <w:start w:val="1"/>
      <w:numFmt w:val="lowerRoman"/>
      <w:lvlText w:val="%3."/>
      <w:lvlJc w:val="right"/>
      <w:pPr>
        <w:ind w:left="2160" w:hanging="180"/>
      </w:pPr>
    </w:lvl>
    <w:lvl w:ilvl="3" w:tplc="5C28F07E">
      <w:start w:val="1"/>
      <w:numFmt w:val="decimal"/>
      <w:lvlText w:val="%4."/>
      <w:lvlJc w:val="left"/>
      <w:pPr>
        <w:ind w:left="2880" w:hanging="360"/>
      </w:pPr>
    </w:lvl>
    <w:lvl w:ilvl="4" w:tplc="DC649CD6">
      <w:start w:val="1"/>
      <w:numFmt w:val="lowerLetter"/>
      <w:lvlText w:val="%5."/>
      <w:lvlJc w:val="left"/>
      <w:pPr>
        <w:ind w:left="3600" w:hanging="360"/>
      </w:pPr>
    </w:lvl>
    <w:lvl w:ilvl="5" w:tplc="2B607240">
      <w:start w:val="1"/>
      <w:numFmt w:val="lowerRoman"/>
      <w:lvlText w:val="%6."/>
      <w:lvlJc w:val="right"/>
      <w:pPr>
        <w:ind w:left="4320" w:hanging="180"/>
      </w:pPr>
    </w:lvl>
    <w:lvl w:ilvl="6" w:tplc="A4D62E60">
      <w:start w:val="1"/>
      <w:numFmt w:val="decimal"/>
      <w:lvlText w:val="%7."/>
      <w:lvlJc w:val="left"/>
      <w:pPr>
        <w:ind w:left="5040" w:hanging="360"/>
      </w:pPr>
    </w:lvl>
    <w:lvl w:ilvl="7" w:tplc="949E1B16">
      <w:start w:val="1"/>
      <w:numFmt w:val="lowerLetter"/>
      <w:lvlText w:val="%8."/>
      <w:lvlJc w:val="left"/>
      <w:pPr>
        <w:ind w:left="5760" w:hanging="360"/>
      </w:pPr>
    </w:lvl>
    <w:lvl w:ilvl="8" w:tplc="76B6BD3E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58980DB2"/>
    <w:multiLevelType w:val="multilevel"/>
    <w:tmpl w:val="196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96245AD"/>
    <w:multiLevelType w:val="multilevel"/>
    <w:tmpl w:val="A2A87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59B52C0F"/>
    <w:multiLevelType w:val="multilevel"/>
    <w:tmpl w:val="21CAA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5A4008B3"/>
    <w:multiLevelType w:val="multilevel"/>
    <w:tmpl w:val="D13C9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AB357C5"/>
    <w:multiLevelType w:val="multilevel"/>
    <w:tmpl w:val="B7142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5B04776B"/>
    <w:multiLevelType w:val="multilevel"/>
    <w:tmpl w:val="2BB2D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5B4B2187"/>
    <w:multiLevelType w:val="multilevel"/>
    <w:tmpl w:val="BE8CB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B6F6E6A"/>
    <w:multiLevelType w:val="multilevel"/>
    <w:tmpl w:val="64DA7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5BFF12CF"/>
    <w:multiLevelType w:val="multilevel"/>
    <w:tmpl w:val="6D6A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5C79650D"/>
    <w:multiLevelType w:val="hybridMultilevel"/>
    <w:tmpl w:val="E2B287E0"/>
    <w:lvl w:ilvl="0" w:tplc="3DA8BC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F1CF7B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DECDA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12D85C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0FE16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6FA60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C42B1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91478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2EADE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5C8F1449"/>
    <w:multiLevelType w:val="multilevel"/>
    <w:tmpl w:val="EED85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5D891925"/>
    <w:multiLevelType w:val="multilevel"/>
    <w:tmpl w:val="9DE4B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E0F3095"/>
    <w:multiLevelType w:val="multilevel"/>
    <w:tmpl w:val="1A84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608763EB"/>
    <w:multiLevelType w:val="hybridMultilevel"/>
    <w:tmpl w:val="CF0A5A78"/>
    <w:lvl w:ilvl="0" w:tplc="4462E82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6EEBA0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E26B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A3EA6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0407C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460BE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5AA02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FF880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C7469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609E6A33"/>
    <w:multiLevelType w:val="multilevel"/>
    <w:tmpl w:val="0338B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6146081A"/>
    <w:multiLevelType w:val="multilevel"/>
    <w:tmpl w:val="03EA9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62441F84"/>
    <w:multiLevelType w:val="multilevel"/>
    <w:tmpl w:val="9DAE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62B75A11"/>
    <w:multiLevelType w:val="multilevel"/>
    <w:tmpl w:val="067A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643A4958"/>
    <w:multiLevelType w:val="multilevel"/>
    <w:tmpl w:val="0EB69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645D1387"/>
    <w:multiLevelType w:val="multilevel"/>
    <w:tmpl w:val="C94E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65B21911"/>
    <w:multiLevelType w:val="multilevel"/>
    <w:tmpl w:val="B23E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66A7511D"/>
    <w:multiLevelType w:val="hybridMultilevel"/>
    <w:tmpl w:val="132A971C"/>
    <w:lvl w:ilvl="0" w:tplc="7C10FC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E6E657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10B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07201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FC19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48658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9889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E0854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A6856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66A8188A"/>
    <w:multiLevelType w:val="multilevel"/>
    <w:tmpl w:val="4A6C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66C42FBA"/>
    <w:multiLevelType w:val="multilevel"/>
    <w:tmpl w:val="58C60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67F20371"/>
    <w:multiLevelType w:val="hybridMultilevel"/>
    <w:tmpl w:val="53845916"/>
    <w:lvl w:ilvl="0" w:tplc="24B6A2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A8593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4C46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1202E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3128A0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40CC0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7E85A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194FC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2DE33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680F54B4"/>
    <w:multiLevelType w:val="multilevel"/>
    <w:tmpl w:val="6A246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68386AAF"/>
    <w:multiLevelType w:val="multilevel"/>
    <w:tmpl w:val="2A0A3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8526111"/>
    <w:multiLevelType w:val="multilevel"/>
    <w:tmpl w:val="4560E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68A251D7"/>
    <w:multiLevelType w:val="multilevel"/>
    <w:tmpl w:val="ED9E5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69ED6B6A"/>
    <w:multiLevelType w:val="multilevel"/>
    <w:tmpl w:val="34ACF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6A8F2CDB"/>
    <w:multiLevelType w:val="multilevel"/>
    <w:tmpl w:val="063E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6ACB3E8C"/>
    <w:multiLevelType w:val="hybridMultilevel"/>
    <w:tmpl w:val="6A62B6B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6BEB5967"/>
    <w:multiLevelType w:val="multilevel"/>
    <w:tmpl w:val="0F60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6CAE1367"/>
    <w:multiLevelType w:val="hybridMultilevel"/>
    <w:tmpl w:val="03E6D326"/>
    <w:lvl w:ilvl="0" w:tplc="F398A45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3A800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023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10CAD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74E2F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D2C4F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F08D5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AF23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336E7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6DE2BA66"/>
    <w:multiLevelType w:val="hybridMultilevel"/>
    <w:tmpl w:val="FFFFFFFF"/>
    <w:lvl w:ilvl="0" w:tplc="CFE63F4E">
      <w:start w:val="1"/>
      <w:numFmt w:val="decimal"/>
      <w:lvlText w:val="%1."/>
      <w:lvlJc w:val="left"/>
      <w:pPr>
        <w:ind w:left="720" w:hanging="360"/>
      </w:pPr>
    </w:lvl>
    <w:lvl w:ilvl="1" w:tplc="209ED760">
      <w:start w:val="1"/>
      <w:numFmt w:val="lowerLetter"/>
      <w:lvlText w:val="%2."/>
      <w:lvlJc w:val="left"/>
      <w:pPr>
        <w:ind w:left="1440" w:hanging="360"/>
      </w:pPr>
    </w:lvl>
    <w:lvl w:ilvl="2" w:tplc="1B1A1B0E">
      <w:start w:val="1"/>
      <w:numFmt w:val="lowerRoman"/>
      <w:lvlText w:val="%3."/>
      <w:lvlJc w:val="right"/>
      <w:pPr>
        <w:ind w:left="2160" w:hanging="180"/>
      </w:pPr>
    </w:lvl>
    <w:lvl w:ilvl="3" w:tplc="28721AA4">
      <w:start w:val="1"/>
      <w:numFmt w:val="decimal"/>
      <w:lvlText w:val="%4."/>
      <w:lvlJc w:val="left"/>
      <w:pPr>
        <w:ind w:left="2880" w:hanging="360"/>
      </w:pPr>
    </w:lvl>
    <w:lvl w:ilvl="4" w:tplc="6E007A4E">
      <w:start w:val="1"/>
      <w:numFmt w:val="lowerLetter"/>
      <w:lvlText w:val="%5."/>
      <w:lvlJc w:val="left"/>
      <w:pPr>
        <w:ind w:left="3600" w:hanging="360"/>
      </w:pPr>
    </w:lvl>
    <w:lvl w:ilvl="5" w:tplc="9F724E60">
      <w:start w:val="1"/>
      <w:numFmt w:val="lowerRoman"/>
      <w:lvlText w:val="%6."/>
      <w:lvlJc w:val="right"/>
      <w:pPr>
        <w:ind w:left="4320" w:hanging="180"/>
      </w:pPr>
    </w:lvl>
    <w:lvl w:ilvl="6" w:tplc="52F023AA">
      <w:start w:val="1"/>
      <w:numFmt w:val="decimal"/>
      <w:lvlText w:val="%7."/>
      <w:lvlJc w:val="left"/>
      <w:pPr>
        <w:ind w:left="5040" w:hanging="360"/>
      </w:pPr>
    </w:lvl>
    <w:lvl w:ilvl="7" w:tplc="97261912">
      <w:start w:val="1"/>
      <w:numFmt w:val="lowerLetter"/>
      <w:lvlText w:val="%8."/>
      <w:lvlJc w:val="left"/>
      <w:pPr>
        <w:ind w:left="5760" w:hanging="360"/>
      </w:pPr>
    </w:lvl>
    <w:lvl w:ilvl="8" w:tplc="0AE08178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6E120287"/>
    <w:multiLevelType w:val="multilevel"/>
    <w:tmpl w:val="38A8F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6E6D194F"/>
    <w:multiLevelType w:val="multilevel"/>
    <w:tmpl w:val="247C1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6EE80041"/>
    <w:multiLevelType w:val="hybridMultilevel"/>
    <w:tmpl w:val="C54EE4EA"/>
    <w:lvl w:ilvl="0" w:tplc="A3AA280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866174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C43D2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740E8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AAAC6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AF8D0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E5A5E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E800B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DC83E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6F6C5EB0"/>
    <w:multiLevelType w:val="multilevel"/>
    <w:tmpl w:val="A066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7051258F"/>
    <w:multiLevelType w:val="multilevel"/>
    <w:tmpl w:val="0A5CC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714B22FD"/>
    <w:multiLevelType w:val="multilevel"/>
    <w:tmpl w:val="F838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715B0D23"/>
    <w:multiLevelType w:val="hybridMultilevel"/>
    <w:tmpl w:val="3070BB0E"/>
    <w:lvl w:ilvl="0" w:tplc="AA2C0E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A5EDD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A6D4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E18F8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8CCF39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340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4A02AE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C8842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5B6C8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71CD1515"/>
    <w:multiLevelType w:val="multilevel"/>
    <w:tmpl w:val="0C80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72EC0960"/>
    <w:multiLevelType w:val="multilevel"/>
    <w:tmpl w:val="A55EA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73FD0A4B"/>
    <w:multiLevelType w:val="multilevel"/>
    <w:tmpl w:val="057A6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74495BEF"/>
    <w:multiLevelType w:val="multilevel"/>
    <w:tmpl w:val="6FCAF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749D0376"/>
    <w:multiLevelType w:val="multilevel"/>
    <w:tmpl w:val="E354C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758A0A2A"/>
    <w:multiLevelType w:val="hybridMultilevel"/>
    <w:tmpl w:val="4328A0A0"/>
    <w:lvl w:ilvl="0" w:tplc="842641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7226E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2AEA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2AA43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78412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D103C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E306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BACBE7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61421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75AB6DBE"/>
    <w:multiLevelType w:val="multilevel"/>
    <w:tmpl w:val="E5F0C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7601610E"/>
    <w:multiLevelType w:val="multilevel"/>
    <w:tmpl w:val="65A61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764E5922"/>
    <w:multiLevelType w:val="multilevel"/>
    <w:tmpl w:val="7138F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76D227F7"/>
    <w:multiLevelType w:val="multilevel"/>
    <w:tmpl w:val="C662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7722AD19"/>
    <w:multiLevelType w:val="hybridMultilevel"/>
    <w:tmpl w:val="977634C0"/>
    <w:lvl w:ilvl="0" w:tplc="1CDA5ED0">
      <w:start w:val="1"/>
      <w:numFmt w:val="decimal"/>
      <w:lvlText w:val="%1."/>
      <w:lvlJc w:val="left"/>
      <w:pPr>
        <w:ind w:left="720" w:hanging="360"/>
      </w:pPr>
    </w:lvl>
    <w:lvl w:ilvl="1" w:tplc="C78A7392">
      <w:start w:val="1"/>
      <w:numFmt w:val="lowerLetter"/>
      <w:lvlText w:val="%2."/>
      <w:lvlJc w:val="left"/>
      <w:pPr>
        <w:ind w:left="1440" w:hanging="360"/>
      </w:pPr>
    </w:lvl>
    <w:lvl w:ilvl="2" w:tplc="14D46D44">
      <w:start w:val="1"/>
      <w:numFmt w:val="lowerRoman"/>
      <w:lvlText w:val="%3."/>
      <w:lvlJc w:val="right"/>
      <w:pPr>
        <w:ind w:left="2160" w:hanging="180"/>
      </w:pPr>
    </w:lvl>
    <w:lvl w:ilvl="3" w:tplc="37FE992C">
      <w:start w:val="1"/>
      <w:numFmt w:val="decimal"/>
      <w:lvlText w:val="%4."/>
      <w:lvlJc w:val="left"/>
      <w:pPr>
        <w:ind w:left="2880" w:hanging="360"/>
      </w:pPr>
    </w:lvl>
    <w:lvl w:ilvl="4" w:tplc="BBA64950">
      <w:start w:val="1"/>
      <w:numFmt w:val="lowerLetter"/>
      <w:lvlText w:val="%5."/>
      <w:lvlJc w:val="left"/>
      <w:pPr>
        <w:ind w:left="3600" w:hanging="360"/>
      </w:pPr>
    </w:lvl>
    <w:lvl w:ilvl="5" w:tplc="F7A064BC">
      <w:start w:val="1"/>
      <w:numFmt w:val="lowerRoman"/>
      <w:lvlText w:val="%6."/>
      <w:lvlJc w:val="right"/>
      <w:pPr>
        <w:ind w:left="4320" w:hanging="180"/>
      </w:pPr>
    </w:lvl>
    <w:lvl w:ilvl="6" w:tplc="02B09C1E">
      <w:start w:val="1"/>
      <w:numFmt w:val="decimal"/>
      <w:lvlText w:val="%7."/>
      <w:lvlJc w:val="left"/>
      <w:pPr>
        <w:ind w:left="5040" w:hanging="360"/>
      </w:pPr>
    </w:lvl>
    <w:lvl w:ilvl="7" w:tplc="D8724E40">
      <w:start w:val="1"/>
      <w:numFmt w:val="lowerLetter"/>
      <w:lvlText w:val="%8."/>
      <w:lvlJc w:val="left"/>
      <w:pPr>
        <w:ind w:left="5760" w:hanging="360"/>
      </w:pPr>
    </w:lvl>
    <w:lvl w:ilvl="8" w:tplc="4D1C96E4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77E5527D"/>
    <w:multiLevelType w:val="hybridMultilevel"/>
    <w:tmpl w:val="8BBE9C46"/>
    <w:lvl w:ilvl="0" w:tplc="9B327D1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A5C5FA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7C6C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B70C5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20C1D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11845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68235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9E6F2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33AB6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780A61E6"/>
    <w:multiLevelType w:val="multilevel"/>
    <w:tmpl w:val="1534B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78801E3E"/>
    <w:multiLevelType w:val="multilevel"/>
    <w:tmpl w:val="DF6E1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78900601"/>
    <w:multiLevelType w:val="hybridMultilevel"/>
    <w:tmpl w:val="0792DC84"/>
    <w:lvl w:ilvl="0" w:tplc="48BA61D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6AE608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98C6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9947A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018BC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48CC6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1DCB7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61405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604A2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78D37C11"/>
    <w:multiLevelType w:val="multilevel"/>
    <w:tmpl w:val="ED68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79CF4523"/>
    <w:multiLevelType w:val="multilevel"/>
    <w:tmpl w:val="211ED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7AFB442B"/>
    <w:multiLevelType w:val="multilevel"/>
    <w:tmpl w:val="D466F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7B2F1504"/>
    <w:multiLevelType w:val="multilevel"/>
    <w:tmpl w:val="BD60B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7BC1665B"/>
    <w:multiLevelType w:val="multilevel"/>
    <w:tmpl w:val="ED80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7C3601D5"/>
    <w:multiLevelType w:val="multilevel"/>
    <w:tmpl w:val="00C25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7C6E5738"/>
    <w:multiLevelType w:val="multilevel"/>
    <w:tmpl w:val="AE4C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7D2964DE"/>
    <w:multiLevelType w:val="multilevel"/>
    <w:tmpl w:val="B2BE9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7D934492"/>
    <w:multiLevelType w:val="multilevel"/>
    <w:tmpl w:val="50589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202" w15:restartNumberingAfterBreak="0">
    <w:nsid w:val="7DAF7BAE"/>
    <w:multiLevelType w:val="hybridMultilevel"/>
    <w:tmpl w:val="3A228366"/>
    <w:lvl w:ilvl="0" w:tplc="830CFC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8225D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3CC0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8088C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89E80B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0289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0B437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00A6E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0FA8C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7EBB1F06"/>
    <w:multiLevelType w:val="multilevel"/>
    <w:tmpl w:val="C94A9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7F733FC2"/>
    <w:multiLevelType w:val="multilevel"/>
    <w:tmpl w:val="77DA5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F7B5EB7"/>
    <w:multiLevelType w:val="multilevel"/>
    <w:tmpl w:val="AA1C6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7FC90406"/>
    <w:multiLevelType w:val="multilevel"/>
    <w:tmpl w:val="207CB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996210">
    <w:abstractNumId w:val="70"/>
  </w:num>
  <w:num w:numId="2" w16cid:durableId="1202551749">
    <w:abstractNumId w:val="60"/>
  </w:num>
  <w:num w:numId="3" w16cid:durableId="420613192">
    <w:abstractNumId w:val="26"/>
  </w:num>
  <w:num w:numId="4" w16cid:durableId="1441337548">
    <w:abstractNumId w:val="188"/>
  </w:num>
  <w:num w:numId="5" w16cid:durableId="1905947929">
    <w:abstractNumId w:val="135"/>
  </w:num>
  <w:num w:numId="6" w16cid:durableId="677269063">
    <w:abstractNumId w:val="89"/>
  </w:num>
  <w:num w:numId="7" w16cid:durableId="1082919805">
    <w:abstractNumId w:val="167"/>
  </w:num>
  <w:num w:numId="8" w16cid:durableId="1195465024">
    <w:abstractNumId w:val="196"/>
  </w:num>
  <w:num w:numId="9" w16cid:durableId="554661292">
    <w:abstractNumId w:val="170"/>
  </w:num>
  <w:num w:numId="10" w16cid:durableId="83192281">
    <w:abstractNumId w:val="14"/>
  </w:num>
  <w:num w:numId="11" w16cid:durableId="1984889332">
    <w:abstractNumId w:val="4"/>
  </w:num>
  <w:num w:numId="12" w16cid:durableId="1718116028">
    <w:abstractNumId w:val="101"/>
  </w:num>
  <w:num w:numId="13" w16cid:durableId="1705907239">
    <w:abstractNumId w:val="21"/>
  </w:num>
  <w:num w:numId="14" w16cid:durableId="641159235">
    <w:abstractNumId w:val="116"/>
  </w:num>
  <w:num w:numId="15" w16cid:durableId="1231236191">
    <w:abstractNumId w:val="139"/>
  </w:num>
  <w:num w:numId="16" w16cid:durableId="51661256">
    <w:abstractNumId w:val="202"/>
  </w:num>
  <w:num w:numId="17" w16cid:durableId="1998026663">
    <w:abstractNumId w:val="119"/>
  </w:num>
  <w:num w:numId="18" w16cid:durableId="874972103">
    <w:abstractNumId w:val="2"/>
  </w:num>
  <w:num w:numId="19" w16cid:durableId="133454516">
    <w:abstractNumId w:val="22"/>
  </w:num>
  <w:num w:numId="20" w16cid:durableId="1056971208">
    <w:abstractNumId w:val="183"/>
  </w:num>
  <w:num w:numId="21" w16cid:durableId="1437675338">
    <w:abstractNumId w:val="91"/>
  </w:num>
  <w:num w:numId="22" w16cid:durableId="846019020">
    <w:abstractNumId w:val="157"/>
  </w:num>
  <w:num w:numId="23" w16cid:durableId="2109353787">
    <w:abstractNumId w:val="186"/>
  </w:num>
  <w:num w:numId="24" w16cid:durableId="535585916">
    <w:abstractNumId w:val="78"/>
  </w:num>
  <w:num w:numId="25" w16cid:durableId="1760786277">
    <w:abstractNumId w:val="143"/>
  </w:num>
  <w:num w:numId="26" w16cid:durableId="1385790548">
    <w:abstractNumId w:val="80"/>
  </w:num>
  <w:num w:numId="27" w16cid:durableId="1667710937">
    <w:abstractNumId w:val="173"/>
  </w:num>
  <w:num w:numId="28" w16cid:durableId="957024221">
    <w:abstractNumId w:val="31"/>
  </w:num>
  <w:num w:numId="29" w16cid:durableId="933975032">
    <w:abstractNumId w:val="115"/>
  </w:num>
  <w:num w:numId="30" w16cid:durableId="1649553604">
    <w:abstractNumId w:val="30"/>
  </w:num>
  <w:num w:numId="31" w16cid:durableId="863053040">
    <w:abstractNumId w:val="7"/>
  </w:num>
  <w:num w:numId="32" w16cid:durableId="1668288036">
    <w:abstractNumId w:val="118"/>
  </w:num>
  <w:num w:numId="33" w16cid:durableId="1879971700">
    <w:abstractNumId w:val="49"/>
  </w:num>
  <w:num w:numId="34" w16cid:durableId="1024600122">
    <w:abstractNumId w:val="163"/>
  </w:num>
  <w:num w:numId="35" w16cid:durableId="604994157">
    <w:abstractNumId w:val="160"/>
  </w:num>
  <w:num w:numId="36" w16cid:durableId="704447720">
    <w:abstractNumId w:val="168"/>
  </w:num>
  <w:num w:numId="37" w16cid:durableId="1740012528">
    <w:abstractNumId w:val="177"/>
  </w:num>
  <w:num w:numId="38" w16cid:durableId="593981405">
    <w:abstractNumId w:val="158"/>
  </w:num>
  <w:num w:numId="39" w16cid:durableId="659577137">
    <w:abstractNumId w:val="129"/>
  </w:num>
  <w:num w:numId="40" w16cid:durableId="1186016056">
    <w:abstractNumId w:val="187"/>
  </w:num>
  <w:num w:numId="41" w16cid:durableId="1749882767">
    <w:abstractNumId w:val="88"/>
  </w:num>
  <w:num w:numId="42" w16cid:durableId="1845440434">
    <w:abstractNumId w:val="52"/>
  </w:num>
  <w:num w:numId="43" w16cid:durableId="961031570">
    <w:abstractNumId w:val="12"/>
  </w:num>
  <w:num w:numId="44" w16cid:durableId="1796556591">
    <w:abstractNumId w:val="192"/>
  </w:num>
  <w:num w:numId="45" w16cid:durableId="969558519">
    <w:abstractNumId w:val="25"/>
  </w:num>
  <w:num w:numId="46" w16cid:durableId="1348485561">
    <w:abstractNumId w:val="111"/>
  </w:num>
  <w:num w:numId="47" w16cid:durableId="710544478">
    <w:abstractNumId w:val="34"/>
  </w:num>
  <w:num w:numId="48" w16cid:durableId="1972010216">
    <w:abstractNumId w:val="82"/>
  </w:num>
  <w:num w:numId="49" w16cid:durableId="878670226">
    <w:abstractNumId w:val="40"/>
  </w:num>
  <w:num w:numId="50" w16cid:durableId="702634303">
    <w:abstractNumId w:val="121"/>
  </w:num>
  <w:num w:numId="51" w16cid:durableId="711852408">
    <w:abstractNumId w:val="197"/>
  </w:num>
  <w:num w:numId="52" w16cid:durableId="1439716774">
    <w:abstractNumId w:val="33"/>
  </w:num>
  <w:num w:numId="53" w16cid:durableId="116991673">
    <w:abstractNumId w:val="36"/>
  </w:num>
  <w:num w:numId="54" w16cid:durableId="1072385954">
    <w:abstractNumId w:val="107"/>
  </w:num>
  <w:num w:numId="55" w16cid:durableId="1802529960">
    <w:abstractNumId w:val="95"/>
  </w:num>
  <w:num w:numId="56" w16cid:durableId="1234698388">
    <w:abstractNumId w:val="71"/>
  </w:num>
  <w:num w:numId="57" w16cid:durableId="890388818">
    <w:abstractNumId w:val="153"/>
  </w:num>
  <w:num w:numId="58" w16cid:durableId="1801268330">
    <w:abstractNumId w:val="58"/>
  </w:num>
  <w:num w:numId="59" w16cid:durableId="339739843">
    <w:abstractNumId w:val="161"/>
  </w:num>
  <w:num w:numId="60" w16cid:durableId="754134625">
    <w:abstractNumId w:val="120"/>
  </w:num>
  <w:num w:numId="61" w16cid:durableId="610012391">
    <w:abstractNumId w:val="5"/>
  </w:num>
  <w:num w:numId="62" w16cid:durableId="826047733">
    <w:abstractNumId w:val="81"/>
  </w:num>
  <w:num w:numId="63" w16cid:durableId="104546200">
    <w:abstractNumId w:val="55"/>
  </w:num>
  <w:num w:numId="64" w16cid:durableId="1340622109">
    <w:abstractNumId w:val="159"/>
  </w:num>
  <w:num w:numId="65" w16cid:durableId="217908216">
    <w:abstractNumId w:val="38"/>
  </w:num>
  <w:num w:numId="66" w16cid:durableId="1987859568">
    <w:abstractNumId w:val="181"/>
  </w:num>
  <w:num w:numId="67" w16cid:durableId="1415397218">
    <w:abstractNumId w:val="24"/>
  </w:num>
  <w:num w:numId="68" w16cid:durableId="1186090006">
    <w:abstractNumId w:val="133"/>
  </w:num>
  <w:num w:numId="69" w16cid:durableId="218173765">
    <w:abstractNumId w:val="48"/>
  </w:num>
  <w:num w:numId="70" w16cid:durableId="478158343">
    <w:abstractNumId w:val="64"/>
  </w:num>
  <w:num w:numId="71" w16cid:durableId="999698320">
    <w:abstractNumId w:val="32"/>
  </w:num>
  <w:num w:numId="72" w16cid:durableId="38163290">
    <w:abstractNumId w:val="169"/>
  </w:num>
  <w:num w:numId="73" w16cid:durableId="1094744582">
    <w:abstractNumId w:val="172"/>
  </w:num>
  <w:num w:numId="74" w16cid:durableId="1017585518">
    <w:abstractNumId w:val="189"/>
  </w:num>
  <w:num w:numId="75" w16cid:durableId="743185991">
    <w:abstractNumId w:val="11"/>
  </w:num>
  <w:num w:numId="76" w16cid:durableId="414210971">
    <w:abstractNumId w:val="97"/>
  </w:num>
  <w:num w:numId="77" w16cid:durableId="1930307277">
    <w:abstractNumId w:val="1"/>
  </w:num>
  <w:num w:numId="78" w16cid:durableId="1820730003">
    <w:abstractNumId w:val="79"/>
  </w:num>
  <w:num w:numId="79" w16cid:durableId="358170046">
    <w:abstractNumId w:val="15"/>
  </w:num>
  <w:num w:numId="80" w16cid:durableId="69275700">
    <w:abstractNumId w:val="126"/>
  </w:num>
  <w:num w:numId="81" w16cid:durableId="516045520">
    <w:abstractNumId w:val="145"/>
  </w:num>
  <w:num w:numId="82" w16cid:durableId="641273315">
    <w:abstractNumId w:val="206"/>
  </w:num>
  <w:num w:numId="83" w16cid:durableId="2138595323">
    <w:abstractNumId w:val="149"/>
  </w:num>
  <w:num w:numId="84" w16cid:durableId="1483621793">
    <w:abstractNumId w:val="148"/>
  </w:num>
  <w:num w:numId="85" w16cid:durableId="1557660434">
    <w:abstractNumId w:val="10"/>
  </w:num>
  <w:num w:numId="86" w16cid:durableId="284584900">
    <w:abstractNumId w:val="90"/>
  </w:num>
  <w:num w:numId="87" w16cid:durableId="929512472">
    <w:abstractNumId w:val="39"/>
  </w:num>
  <w:num w:numId="88" w16cid:durableId="790169482">
    <w:abstractNumId w:val="56"/>
  </w:num>
  <w:num w:numId="89" w16cid:durableId="451477877">
    <w:abstractNumId w:val="134"/>
  </w:num>
  <w:num w:numId="90" w16cid:durableId="597368225">
    <w:abstractNumId w:val="182"/>
  </w:num>
  <w:num w:numId="91" w16cid:durableId="1390033378">
    <w:abstractNumId w:val="151"/>
  </w:num>
  <w:num w:numId="92" w16cid:durableId="461072830">
    <w:abstractNumId w:val="109"/>
  </w:num>
  <w:num w:numId="93" w16cid:durableId="1734429578">
    <w:abstractNumId w:val="112"/>
  </w:num>
  <w:num w:numId="94" w16cid:durableId="1742482155">
    <w:abstractNumId w:val="61"/>
  </w:num>
  <w:num w:numId="95" w16cid:durableId="1406798728">
    <w:abstractNumId w:val="96"/>
  </w:num>
  <w:num w:numId="96" w16cid:durableId="1832912446">
    <w:abstractNumId w:val="41"/>
  </w:num>
  <w:num w:numId="97" w16cid:durableId="592739946">
    <w:abstractNumId w:val="35"/>
  </w:num>
  <w:num w:numId="98" w16cid:durableId="1661421304">
    <w:abstractNumId w:val="171"/>
  </w:num>
  <w:num w:numId="99" w16cid:durableId="1398632534">
    <w:abstractNumId w:val="132"/>
  </w:num>
  <w:num w:numId="100" w16cid:durableId="1887594525">
    <w:abstractNumId w:val="185"/>
  </w:num>
  <w:num w:numId="101" w16cid:durableId="955873099">
    <w:abstractNumId w:val="136"/>
  </w:num>
  <w:num w:numId="102" w16cid:durableId="1685016745">
    <w:abstractNumId w:val="105"/>
  </w:num>
  <w:num w:numId="103" w16cid:durableId="335114526">
    <w:abstractNumId w:val="190"/>
  </w:num>
  <w:num w:numId="104" w16cid:durableId="864099053">
    <w:abstractNumId w:val="128"/>
  </w:num>
  <w:num w:numId="105" w16cid:durableId="886139438">
    <w:abstractNumId w:val="45"/>
  </w:num>
  <w:num w:numId="106" w16cid:durableId="1132362046">
    <w:abstractNumId w:val="66"/>
  </w:num>
  <w:num w:numId="107" w16cid:durableId="606618434">
    <w:abstractNumId w:val="13"/>
  </w:num>
  <w:num w:numId="108" w16cid:durableId="309554042">
    <w:abstractNumId w:val="0"/>
  </w:num>
  <w:num w:numId="109" w16cid:durableId="1431201294">
    <w:abstractNumId w:val="37"/>
  </w:num>
  <w:num w:numId="110" w16cid:durableId="1013189663">
    <w:abstractNumId w:val="50"/>
  </w:num>
  <w:num w:numId="111" w16cid:durableId="369688783">
    <w:abstractNumId w:val="59"/>
  </w:num>
  <w:num w:numId="112" w16cid:durableId="1622344896">
    <w:abstractNumId w:val="138"/>
  </w:num>
  <w:num w:numId="113" w16cid:durableId="295990013">
    <w:abstractNumId w:val="44"/>
  </w:num>
  <w:num w:numId="114" w16cid:durableId="1464693348">
    <w:abstractNumId w:val="57"/>
  </w:num>
  <w:num w:numId="115" w16cid:durableId="1804272744">
    <w:abstractNumId w:val="69"/>
  </w:num>
  <w:num w:numId="116" w16cid:durableId="312488001">
    <w:abstractNumId w:val="204"/>
  </w:num>
  <w:num w:numId="117" w16cid:durableId="1935824063">
    <w:abstractNumId w:val="176"/>
  </w:num>
  <w:num w:numId="118" w16cid:durableId="1544250122">
    <w:abstractNumId w:val="124"/>
  </w:num>
  <w:num w:numId="119" w16cid:durableId="1521703866">
    <w:abstractNumId w:val="108"/>
  </w:num>
  <w:num w:numId="120" w16cid:durableId="58795398">
    <w:abstractNumId w:val="110"/>
  </w:num>
  <w:num w:numId="121" w16cid:durableId="1762408892">
    <w:abstractNumId w:val="127"/>
  </w:num>
  <w:num w:numId="122" w16cid:durableId="1412115246">
    <w:abstractNumId w:val="47"/>
  </w:num>
  <w:num w:numId="123" w16cid:durableId="1673952506">
    <w:abstractNumId w:val="180"/>
  </w:num>
  <w:num w:numId="124" w16cid:durableId="1947613925">
    <w:abstractNumId w:val="103"/>
  </w:num>
  <w:num w:numId="125" w16cid:durableId="1736971842">
    <w:abstractNumId w:val="154"/>
  </w:num>
  <w:num w:numId="126" w16cid:durableId="854611082">
    <w:abstractNumId w:val="18"/>
  </w:num>
  <w:num w:numId="127" w16cid:durableId="877359614">
    <w:abstractNumId w:val="198"/>
  </w:num>
  <w:num w:numId="128" w16cid:durableId="478499023">
    <w:abstractNumId w:val="178"/>
  </w:num>
  <w:num w:numId="129" w16cid:durableId="2121993334">
    <w:abstractNumId w:val="146"/>
  </w:num>
  <w:num w:numId="130" w16cid:durableId="660040121">
    <w:abstractNumId w:val="123"/>
  </w:num>
  <w:num w:numId="131" w16cid:durableId="2130317014">
    <w:abstractNumId w:val="76"/>
  </w:num>
  <w:num w:numId="132" w16cid:durableId="831146427">
    <w:abstractNumId w:val="137"/>
  </w:num>
  <w:num w:numId="133" w16cid:durableId="671104499">
    <w:abstractNumId w:val="99"/>
  </w:num>
  <w:num w:numId="134" w16cid:durableId="1890915515">
    <w:abstractNumId w:val="117"/>
  </w:num>
  <w:num w:numId="135" w16cid:durableId="1243876700">
    <w:abstractNumId w:val="46"/>
  </w:num>
  <w:num w:numId="136" w16cid:durableId="839076899">
    <w:abstractNumId w:val="104"/>
  </w:num>
  <w:num w:numId="137" w16cid:durableId="110634277">
    <w:abstractNumId w:val="65"/>
  </w:num>
  <w:num w:numId="138" w16cid:durableId="650065619">
    <w:abstractNumId w:val="155"/>
  </w:num>
  <w:num w:numId="139" w16cid:durableId="93020496">
    <w:abstractNumId w:val="175"/>
  </w:num>
  <w:num w:numId="140" w16cid:durableId="1466655718">
    <w:abstractNumId w:val="195"/>
  </w:num>
  <w:num w:numId="141" w16cid:durableId="572199648">
    <w:abstractNumId w:val="166"/>
  </w:num>
  <w:num w:numId="142" w16cid:durableId="22442007">
    <w:abstractNumId w:val="100"/>
  </w:num>
  <w:num w:numId="143" w16cid:durableId="1124038029">
    <w:abstractNumId w:val="179"/>
  </w:num>
  <w:num w:numId="144" w16cid:durableId="590086153">
    <w:abstractNumId w:val="147"/>
  </w:num>
  <w:num w:numId="145" w16cid:durableId="1857233781">
    <w:abstractNumId w:val="193"/>
  </w:num>
  <w:num w:numId="146" w16cid:durableId="261379978">
    <w:abstractNumId w:val="205"/>
  </w:num>
  <w:num w:numId="147" w16cid:durableId="1192568831">
    <w:abstractNumId w:val="9"/>
  </w:num>
  <w:num w:numId="148" w16cid:durableId="1622807534">
    <w:abstractNumId w:val="51"/>
  </w:num>
  <w:num w:numId="149" w16cid:durableId="1453356262">
    <w:abstractNumId w:val="94"/>
  </w:num>
  <w:num w:numId="150" w16cid:durableId="319894004">
    <w:abstractNumId w:val="152"/>
  </w:num>
  <w:num w:numId="151" w16cid:durableId="2135055939">
    <w:abstractNumId w:val="62"/>
  </w:num>
  <w:num w:numId="152" w16cid:durableId="363798123">
    <w:abstractNumId w:val="8"/>
  </w:num>
  <w:num w:numId="153" w16cid:durableId="323975785">
    <w:abstractNumId w:val="72"/>
  </w:num>
  <w:num w:numId="154" w16cid:durableId="2119324236">
    <w:abstractNumId w:val="75"/>
  </w:num>
  <w:num w:numId="155" w16cid:durableId="1149520680">
    <w:abstractNumId w:val="194"/>
  </w:num>
  <w:num w:numId="156" w16cid:durableId="868680851">
    <w:abstractNumId w:val="23"/>
  </w:num>
  <w:num w:numId="157" w16cid:durableId="1425493726">
    <w:abstractNumId w:val="63"/>
  </w:num>
  <w:num w:numId="158" w16cid:durableId="1654791246">
    <w:abstractNumId w:val="144"/>
  </w:num>
  <w:num w:numId="159" w16cid:durableId="1482697693">
    <w:abstractNumId w:val="3"/>
  </w:num>
  <w:num w:numId="160" w16cid:durableId="141000541">
    <w:abstractNumId w:val="156"/>
  </w:num>
  <w:num w:numId="161" w16cid:durableId="352343889">
    <w:abstractNumId w:val="165"/>
  </w:num>
  <w:num w:numId="162" w16cid:durableId="1039209948">
    <w:abstractNumId w:val="16"/>
  </w:num>
  <w:num w:numId="163" w16cid:durableId="718631264">
    <w:abstractNumId w:val="6"/>
  </w:num>
  <w:num w:numId="164" w16cid:durableId="1109810280">
    <w:abstractNumId w:val="125"/>
  </w:num>
  <w:num w:numId="165" w16cid:durableId="272329095">
    <w:abstractNumId w:val="122"/>
  </w:num>
  <w:num w:numId="166" w16cid:durableId="1783498986">
    <w:abstractNumId w:val="93"/>
  </w:num>
  <w:num w:numId="167" w16cid:durableId="1770614563">
    <w:abstractNumId w:val="77"/>
  </w:num>
  <w:num w:numId="168" w16cid:durableId="142620534">
    <w:abstractNumId w:val="162"/>
  </w:num>
  <w:num w:numId="169" w16cid:durableId="1967812182">
    <w:abstractNumId w:val="140"/>
  </w:num>
  <w:num w:numId="170" w16cid:durableId="1595819743">
    <w:abstractNumId w:val="27"/>
  </w:num>
  <w:num w:numId="171" w16cid:durableId="995959616">
    <w:abstractNumId w:val="28"/>
  </w:num>
  <w:num w:numId="172" w16cid:durableId="1076509387">
    <w:abstractNumId w:val="20"/>
  </w:num>
  <w:num w:numId="173" w16cid:durableId="481506233">
    <w:abstractNumId w:val="83"/>
  </w:num>
  <w:num w:numId="174" w16cid:durableId="506748629">
    <w:abstractNumId w:val="19"/>
  </w:num>
  <w:num w:numId="175" w16cid:durableId="44374977">
    <w:abstractNumId w:val="141"/>
  </w:num>
  <w:num w:numId="176" w16cid:durableId="619537098">
    <w:abstractNumId w:val="203"/>
  </w:num>
  <w:num w:numId="177" w16cid:durableId="979073955">
    <w:abstractNumId w:val="68"/>
  </w:num>
  <w:num w:numId="178" w16cid:durableId="1228032739">
    <w:abstractNumId w:val="54"/>
  </w:num>
  <w:num w:numId="179" w16cid:durableId="1812987982">
    <w:abstractNumId w:val="73"/>
  </w:num>
  <w:num w:numId="180" w16cid:durableId="465439495">
    <w:abstractNumId w:val="131"/>
  </w:num>
  <w:num w:numId="181" w16cid:durableId="1302881138">
    <w:abstractNumId w:val="113"/>
  </w:num>
  <w:num w:numId="182" w16cid:durableId="5521955">
    <w:abstractNumId w:val="106"/>
  </w:num>
  <w:num w:numId="183" w16cid:durableId="1333336815">
    <w:abstractNumId w:val="199"/>
  </w:num>
  <w:num w:numId="184" w16cid:durableId="252055583">
    <w:abstractNumId w:val="164"/>
  </w:num>
  <w:num w:numId="185" w16cid:durableId="84572337">
    <w:abstractNumId w:val="42"/>
  </w:num>
  <w:num w:numId="186" w16cid:durableId="1996182618">
    <w:abstractNumId w:val="191"/>
  </w:num>
  <w:num w:numId="187" w16cid:durableId="832569368">
    <w:abstractNumId w:val="92"/>
  </w:num>
  <w:num w:numId="188" w16cid:durableId="1788887747">
    <w:abstractNumId w:val="86"/>
  </w:num>
  <w:num w:numId="189" w16cid:durableId="398096353">
    <w:abstractNumId w:val="184"/>
  </w:num>
  <w:num w:numId="190" w16cid:durableId="1027367425">
    <w:abstractNumId w:val="84"/>
  </w:num>
  <w:num w:numId="191" w16cid:durableId="1161458516">
    <w:abstractNumId w:val="17"/>
  </w:num>
  <w:num w:numId="192" w16cid:durableId="339091021">
    <w:abstractNumId w:val="67"/>
  </w:num>
  <w:num w:numId="193" w16cid:durableId="183371943">
    <w:abstractNumId w:val="87"/>
  </w:num>
  <w:num w:numId="194" w16cid:durableId="58484408">
    <w:abstractNumId w:val="114"/>
  </w:num>
  <w:num w:numId="195" w16cid:durableId="1411855973">
    <w:abstractNumId w:val="142"/>
  </w:num>
  <w:num w:numId="196" w16cid:durableId="1708335006">
    <w:abstractNumId w:val="174"/>
  </w:num>
  <w:num w:numId="197" w16cid:durableId="335962628">
    <w:abstractNumId w:val="53"/>
  </w:num>
  <w:num w:numId="198" w16cid:durableId="1877742036">
    <w:abstractNumId w:val="74"/>
  </w:num>
  <w:num w:numId="199" w16cid:durableId="1542281670">
    <w:abstractNumId w:val="201"/>
  </w:num>
  <w:num w:numId="200" w16cid:durableId="1206484527">
    <w:abstractNumId w:val="150"/>
  </w:num>
  <w:num w:numId="201" w16cid:durableId="1418599441">
    <w:abstractNumId w:val="29"/>
  </w:num>
  <w:num w:numId="202" w16cid:durableId="958681496">
    <w:abstractNumId w:val="200"/>
  </w:num>
  <w:num w:numId="203" w16cid:durableId="1303736145">
    <w:abstractNumId w:val="130"/>
  </w:num>
  <w:num w:numId="204" w16cid:durableId="1384523154">
    <w:abstractNumId w:val="98"/>
  </w:num>
  <w:num w:numId="205" w16cid:durableId="688723133">
    <w:abstractNumId w:val="85"/>
  </w:num>
  <w:num w:numId="206" w16cid:durableId="2110736015">
    <w:abstractNumId w:val="102"/>
  </w:num>
  <w:num w:numId="207" w16cid:durableId="441337283">
    <w:abstractNumId w:val="4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ESLEY DOS SANTOS GATINHO">
    <w15:presenceInfo w15:providerId="AD" w15:userId="S::wesley.gatinho@discente.ufma.br::4931198c-fe5c-4bad-91c2-1f0b3f204a31"/>
  </w15:person>
  <w15:person w15:author="HUGO SAMUEL DE LIMA OLIVEIRA">
    <w15:presenceInfo w15:providerId="AD" w15:userId="S::hugo.samuel@discente.ufma.br::70617786-ddf4-4a62-86ad-6fce7b10ee62"/>
  </w15:person>
  <w15:person w15:author="Leonardo Sampaio">
    <w15:presenceInfo w15:providerId="Windows Live" w15:userId="520a16937d78ee8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6571F6"/>
    <w:rsid w:val="0000554F"/>
    <w:rsid w:val="00006875"/>
    <w:rsid w:val="00010234"/>
    <w:rsid w:val="00015102"/>
    <w:rsid w:val="00031666"/>
    <w:rsid w:val="00034908"/>
    <w:rsid w:val="00035CE3"/>
    <w:rsid w:val="000605CF"/>
    <w:rsid w:val="000616B7"/>
    <w:rsid w:val="00065326"/>
    <w:rsid w:val="000655EB"/>
    <w:rsid w:val="00071070"/>
    <w:rsid w:val="00073D74"/>
    <w:rsid w:val="0008237B"/>
    <w:rsid w:val="00083304"/>
    <w:rsid w:val="00086B73"/>
    <w:rsid w:val="00096A63"/>
    <w:rsid w:val="000B3D22"/>
    <w:rsid w:val="000D0681"/>
    <w:rsid w:val="000D17A5"/>
    <w:rsid w:val="000D68A5"/>
    <w:rsid w:val="000E42F7"/>
    <w:rsid w:val="000F4347"/>
    <w:rsid w:val="001064C1"/>
    <w:rsid w:val="00111AB6"/>
    <w:rsid w:val="001156EE"/>
    <w:rsid w:val="001203AE"/>
    <w:rsid w:val="001223CE"/>
    <w:rsid w:val="001256A4"/>
    <w:rsid w:val="001427EA"/>
    <w:rsid w:val="00142BBC"/>
    <w:rsid w:val="001504A8"/>
    <w:rsid w:val="00161F2F"/>
    <w:rsid w:val="0016638B"/>
    <w:rsid w:val="00167F9A"/>
    <w:rsid w:val="00170495"/>
    <w:rsid w:val="001706C9"/>
    <w:rsid w:val="00181BF2"/>
    <w:rsid w:val="00187DD4"/>
    <w:rsid w:val="001949C3"/>
    <w:rsid w:val="0019686F"/>
    <w:rsid w:val="00197714"/>
    <w:rsid w:val="001A0E1C"/>
    <w:rsid w:val="001A34BB"/>
    <w:rsid w:val="001B0D1A"/>
    <w:rsid w:val="001C2613"/>
    <w:rsid w:val="001C4E72"/>
    <w:rsid w:val="001D182D"/>
    <w:rsid w:val="001D2AB4"/>
    <w:rsid w:val="001D3E18"/>
    <w:rsid w:val="001E6810"/>
    <w:rsid w:val="001F1F7D"/>
    <w:rsid w:val="001F772C"/>
    <w:rsid w:val="00204540"/>
    <w:rsid w:val="002102D0"/>
    <w:rsid w:val="0021313F"/>
    <w:rsid w:val="00216731"/>
    <w:rsid w:val="00216D41"/>
    <w:rsid w:val="00221CFA"/>
    <w:rsid w:val="00227FA5"/>
    <w:rsid w:val="002327EC"/>
    <w:rsid w:val="00234481"/>
    <w:rsid w:val="00234D0C"/>
    <w:rsid w:val="00246A46"/>
    <w:rsid w:val="00260A61"/>
    <w:rsid w:val="0026220F"/>
    <w:rsid w:val="00262FD4"/>
    <w:rsid w:val="00273654"/>
    <w:rsid w:val="00273F44"/>
    <w:rsid w:val="0028424C"/>
    <w:rsid w:val="002904C8"/>
    <w:rsid w:val="00291DB1"/>
    <w:rsid w:val="002A1305"/>
    <w:rsid w:val="002C1B79"/>
    <w:rsid w:val="002C2973"/>
    <w:rsid w:val="002C3C72"/>
    <w:rsid w:val="002D1810"/>
    <w:rsid w:val="002D3D61"/>
    <w:rsid w:val="002D5DE4"/>
    <w:rsid w:val="002E044A"/>
    <w:rsid w:val="002E20E0"/>
    <w:rsid w:val="003016E8"/>
    <w:rsid w:val="003076AE"/>
    <w:rsid w:val="0032415E"/>
    <w:rsid w:val="00327FF7"/>
    <w:rsid w:val="003345A1"/>
    <w:rsid w:val="0034012A"/>
    <w:rsid w:val="003426C2"/>
    <w:rsid w:val="003475D8"/>
    <w:rsid w:val="0035194F"/>
    <w:rsid w:val="0035518C"/>
    <w:rsid w:val="0036279D"/>
    <w:rsid w:val="003731FF"/>
    <w:rsid w:val="003743F9"/>
    <w:rsid w:val="00377283"/>
    <w:rsid w:val="003862B7"/>
    <w:rsid w:val="003938A5"/>
    <w:rsid w:val="003A04D5"/>
    <w:rsid w:val="003A1483"/>
    <w:rsid w:val="003A2BEA"/>
    <w:rsid w:val="003A7DC7"/>
    <w:rsid w:val="003B1CD9"/>
    <w:rsid w:val="003B23FF"/>
    <w:rsid w:val="003B59F0"/>
    <w:rsid w:val="003C14B8"/>
    <w:rsid w:val="003D09EB"/>
    <w:rsid w:val="003D0E17"/>
    <w:rsid w:val="003D2E23"/>
    <w:rsid w:val="003F341E"/>
    <w:rsid w:val="00400D1D"/>
    <w:rsid w:val="00402545"/>
    <w:rsid w:val="00402737"/>
    <w:rsid w:val="00411B3C"/>
    <w:rsid w:val="0042055A"/>
    <w:rsid w:val="004256D3"/>
    <w:rsid w:val="00427E02"/>
    <w:rsid w:val="00427FF3"/>
    <w:rsid w:val="00430A8F"/>
    <w:rsid w:val="00440AC9"/>
    <w:rsid w:val="00441E7F"/>
    <w:rsid w:val="00443112"/>
    <w:rsid w:val="00446D4A"/>
    <w:rsid w:val="004531AA"/>
    <w:rsid w:val="0046038C"/>
    <w:rsid w:val="00465610"/>
    <w:rsid w:val="004730CE"/>
    <w:rsid w:val="00476098"/>
    <w:rsid w:val="0047660F"/>
    <w:rsid w:val="004936E4"/>
    <w:rsid w:val="00494EB5"/>
    <w:rsid w:val="00497AB9"/>
    <w:rsid w:val="004A10DF"/>
    <w:rsid w:val="004A2029"/>
    <w:rsid w:val="004A3137"/>
    <w:rsid w:val="004B36C5"/>
    <w:rsid w:val="004C4174"/>
    <w:rsid w:val="004D0AFF"/>
    <w:rsid w:val="004D1555"/>
    <w:rsid w:val="004E0644"/>
    <w:rsid w:val="004E36C8"/>
    <w:rsid w:val="004E3FE6"/>
    <w:rsid w:val="00500BEC"/>
    <w:rsid w:val="00513E35"/>
    <w:rsid w:val="005161B9"/>
    <w:rsid w:val="0052193D"/>
    <w:rsid w:val="0052585D"/>
    <w:rsid w:val="005464D3"/>
    <w:rsid w:val="005465D1"/>
    <w:rsid w:val="005503C5"/>
    <w:rsid w:val="0055304B"/>
    <w:rsid w:val="00553D71"/>
    <w:rsid w:val="00561681"/>
    <w:rsid w:val="005651C0"/>
    <w:rsid w:val="0056564D"/>
    <w:rsid w:val="005760A0"/>
    <w:rsid w:val="00576AD9"/>
    <w:rsid w:val="005805FF"/>
    <w:rsid w:val="0058738A"/>
    <w:rsid w:val="00587ABF"/>
    <w:rsid w:val="00587D16"/>
    <w:rsid w:val="005920E6"/>
    <w:rsid w:val="00593F84"/>
    <w:rsid w:val="00595118"/>
    <w:rsid w:val="005A1651"/>
    <w:rsid w:val="005A3EEF"/>
    <w:rsid w:val="005B3110"/>
    <w:rsid w:val="005C573C"/>
    <w:rsid w:val="005F39EB"/>
    <w:rsid w:val="005F5550"/>
    <w:rsid w:val="005F5B01"/>
    <w:rsid w:val="00605761"/>
    <w:rsid w:val="00610DF1"/>
    <w:rsid w:val="00626F32"/>
    <w:rsid w:val="00633390"/>
    <w:rsid w:val="006476A7"/>
    <w:rsid w:val="00665D4A"/>
    <w:rsid w:val="00671320"/>
    <w:rsid w:val="00672FEA"/>
    <w:rsid w:val="006901B3"/>
    <w:rsid w:val="006943BC"/>
    <w:rsid w:val="006946B1"/>
    <w:rsid w:val="006A1561"/>
    <w:rsid w:val="006A2384"/>
    <w:rsid w:val="006A37E1"/>
    <w:rsid w:val="006C411E"/>
    <w:rsid w:val="006C46C9"/>
    <w:rsid w:val="006C6E41"/>
    <w:rsid w:val="006D08FD"/>
    <w:rsid w:val="006D1D03"/>
    <w:rsid w:val="006D2027"/>
    <w:rsid w:val="006E4717"/>
    <w:rsid w:val="006E5E51"/>
    <w:rsid w:val="006E7AF2"/>
    <w:rsid w:val="006F056E"/>
    <w:rsid w:val="006F6347"/>
    <w:rsid w:val="006F7F9D"/>
    <w:rsid w:val="0070381F"/>
    <w:rsid w:val="00714659"/>
    <w:rsid w:val="00721B7D"/>
    <w:rsid w:val="00722A77"/>
    <w:rsid w:val="00722EAF"/>
    <w:rsid w:val="007253EE"/>
    <w:rsid w:val="00732ACB"/>
    <w:rsid w:val="00734958"/>
    <w:rsid w:val="00735043"/>
    <w:rsid w:val="00743F75"/>
    <w:rsid w:val="007441B4"/>
    <w:rsid w:val="007461DA"/>
    <w:rsid w:val="00746368"/>
    <w:rsid w:val="00752D20"/>
    <w:rsid w:val="00756E55"/>
    <w:rsid w:val="00764EE9"/>
    <w:rsid w:val="00765D01"/>
    <w:rsid w:val="00770829"/>
    <w:rsid w:val="00783431"/>
    <w:rsid w:val="0078425C"/>
    <w:rsid w:val="00797C34"/>
    <w:rsid w:val="007A2445"/>
    <w:rsid w:val="007A4EED"/>
    <w:rsid w:val="007A5288"/>
    <w:rsid w:val="007A6200"/>
    <w:rsid w:val="007B7D93"/>
    <w:rsid w:val="007C254F"/>
    <w:rsid w:val="007C44CD"/>
    <w:rsid w:val="007D52BA"/>
    <w:rsid w:val="007D6E4D"/>
    <w:rsid w:val="007E6DB2"/>
    <w:rsid w:val="00805D1A"/>
    <w:rsid w:val="00815152"/>
    <w:rsid w:val="00827905"/>
    <w:rsid w:val="00835AC8"/>
    <w:rsid w:val="008416FF"/>
    <w:rsid w:val="00842BBB"/>
    <w:rsid w:val="0084336E"/>
    <w:rsid w:val="008445D0"/>
    <w:rsid w:val="00845153"/>
    <w:rsid w:val="00852012"/>
    <w:rsid w:val="00857AFE"/>
    <w:rsid w:val="008617CB"/>
    <w:rsid w:val="0086526D"/>
    <w:rsid w:val="00874AF6"/>
    <w:rsid w:val="00881BD7"/>
    <w:rsid w:val="008900A5"/>
    <w:rsid w:val="008A4FBA"/>
    <w:rsid w:val="008A6B86"/>
    <w:rsid w:val="008A7017"/>
    <w:rsid w:val="008B1E30"/>
    <w:rsid w:val="008B3442"/>
    <w:rsid w:val="008C3CD4"/>
    <w:rsid w:val="008C3D20"/>
    <w:rsid w:val="008C6D56"/>
    <w:rsid w:val="008D2558"/>
    <w:rsid w:val="008D26DC"/>
    <w:rsid w:val="008E48E2"/>
    <w:rsid w:val="008E73E8"/>
    <w:rsid w:val="008F00E6"/>
    <w:rsid w:val="008F22DB"/>
    <w:rsid w:val="008F30B1"/>
    <w:rsid w:val="008F3877"/>
    <w:rsid w:val="008F4D38"/>
    <w:rsid w:val="00904E36"/>
    <w:rsid w:val="009101C7"/>
    <w:rsid w:val="009150E0"/>
    <w:rsid w:val="00917775"/>
    <w:rsid w:val="00930D00"/>
    <w:rsid w:val="00931896"/>
    <w:rsid w:val="00932ED6"/>
    <w:rsid w:val="009338FD"/>
    <w:rsid w:val="00934582"/>
    <w:rsid w:val="00937F7B"/>
    <w:rsid w:val="00943257"/>
    <w:rsid w:val="009506C4"/>
    <w:rsid w:val="00957DFA"/>
    <w:rsid w:val="0096459C"/>
    <w:rsid w:val="00971CD4"/>
    <w:rsid w:val="0097252F"/>
    <w:rsid w:val="0097572F"/>
    <w:rsid w:val="0098063C"/>
    <w:rsid w:val="00981E5D"/>
    <w:rsid w:val="00985CCD"/>
    <w:rsid w:val="009873E0"/>
    <w:rsid w:val="009928C4"/>
    <w:rsid w:val="009A02EC"/>
    <w:rsid w:val="009A4B54"/>
    <w:rsid w:val="009A4ED4"/>
    <w:rsid w:val="009B1F6F"/>
    <w:rsid w:val="009B5B4F"/>
    <w:rsid w:val="009D0515"/>
    <w:rsid w:val="009D17D9"/>
    <w:rsid w:val="009D2407"/>
    <w:rsid w:val="009D2FD5"/>
    <w:rsid w:val="009E00DE"/>
    <w:rsid w:val="009E4FCA"/>
    <w:rsid w:val="009E62EC"/>
    <w:rsid w:val="009F17D3"/>
    <w:rsid w:val="009F282B"/>
    <w:rsid w:val="009F5ECD"/>
    <w:rsid w:val="00A03A65"/>
    <w:rsid w:val="00A108AF"/>
    <w:rsid w:val="00A14616"/>
    <w:rsid w:val="00A14807"/>
    <w:rsid w:val="00A203A5"/>
    <w:rsid w:val="00A233D6"/>
    <w:rsid w:val="00A3329D"/>
    <w:rsid w:val="00A47C54"/>
    <w:rsid w:val="00A56136"/>
    <w:rsid w:val="00A561AA"/>
    <w:rsid w:val="00A61B7C"/>
    <w:rsid w:val="00A62DAD"/>
    <w:rsid w:val="00A6703D"/>
    <w:rsid w:val="00A8226F"/>
    <w:rsid w:val="00A851CE"/>
    <w:rsid w:val="00AA5B23"/>
    <w:rsid w:val="00AA6850"/>
    <w:rsid w:val="00AB07CF"/>
    <w:rsid w:val="00AB7C9F"/>
    <w:rsid w:val="00AD2BA7"/>
    <w:rsid w:val="00AD36B8"/>
    <w:rsid w:val="00AD5E7B"/>
    <w:rsid w:val="00AE3223"/>
    <w:rsid w:val="00AE5706"/>
    <w:rsid w:val="00AE57E9"/>
    <w:rsid w:val="00AE6F23"/>
    <w:rsid w:val="00AF4E7D"/>
    <w:rsid w:val="00B00450"/>
    <w:rsid w:val="00B00A4E"/>
    <w:rsid w:val="00B02529"/>
    <w:rsid w:val="00B208E2"/>
    <w:rsid w:val="00B24DEF"/>
    <w:rsid w:val="00B26BB9"/>
    <w:rsid w:val="00B27AE8"/>
    <w:rsid w:val="00B31F51"/>
    <w:rsid w:val="00B33F57"/>
    <w:rsid w:val="00B511E4"/>
    <w:rsid w:val="00B61C33"/>
    <w:rsid w:val="00BA3BBC"/>
    <w:rsid w:val="00BA4A84"/>
    <w:rsid w:val="00BB3548"/>
    <w:rsid w:val="00BC2132"/>
    <w:rsid w:val="00BC2D3B"/>
    <w:rsid w:val="00BC30C3"/>
    <w:rsid w:val="00BC54AC"/>
    <w:rsid w:val="00BC7D0F"/>
    <w:rsid w:val="00BD2089"/>
    <w:rsid w:val="00BD2767"/>
    <w:rsid w:val="00BD4F19"/>
    <w:rsid w:val="00BDC6B2"/>
    <w:rsid w:val="00BE5DE4"/>
    <w:rsid w:val="00BE6634"/>
    <w:rsid w:val="00BF2D2C"/>
    <w:rsid w:val="00C20236"/>
    <w:rsid w:val="00C21439"/>
    <w:rsid w:val="00C21781"/>
    <w:rsid w:val="00C40BF0"/>
    <w:rsid w:val="00C41CD8"/>
    <w:rsid w:val="00C50E86"/>
    <w:rsid w:val="00C5121C"/>
    <w:rsid w:val="00C53A93"/>
    <w:rsid w:val="00C56F4C"/>
    <w:rsid w:val="00C5739E"/>
    <w:rsid w:val="00C6304E"/>
    <w:rsid w:val="00C710D0"/>
    <w:rsid w:val="00C94ACB"/>
    <w:rsid w:val="00CA4787"/>
    <w:rsid w:val="00CB0DF1"/>
    <w:rsid w:val="00CB1313"/>
    <w:rsid w:val="00CB4CB7"/>
    <w:rsid w:val="00CC078A"/>
    <w:rsid w:val="00CC32F0"/>
    <w:rsid w:val="00CD0B8A"/>
    <w:rsid w:val="00CD40C2"/>
    <w:rsid w:val="00CD49E5"/>
    <w:rsid w:val="00CE118A"/>
    <w:rsid w:val="00CE44F7"/>
    <w:rsid w:val="00CF1167"/>
    <w:rsid w:val="00D03D5F"/>
    <w:rsid w:val="00D10234"/>
    <w:rsid w:val="00D1185C"/>
    <w:rsid w:val="00D13077"/>
    <w:rsid w:val="00D16E94"/>
    <w:rsid w:val="00D17726"/>
    <w:rsid w:val="00D220A0"/>
    <w:rsid w:val="00D27044"/>
    <w:rsid w:val="00D347DE"/>
    <w:rsid w:val="00D4021B"/>
    <w:rsid w:val="00D405EB"/>
    <w:rsid w:val="00D41662"/>
    <w:rsid w:val="00D419D6"/>
    <w:rsid w:val="00D43E82"/>
    <w:rsid w:val="00D60716"/>
    <w:rsid w:val="00D60BD6"/>
    <w:rsid w:val="00D665D2"/>
    <w:rsid w:val="00D666A2"/>
    <w:rsid w:val="00D706D5"/>
    <w:rsid w:val="00D81C16"/>
    <w:rsid w:val="00D901FA"/>
    <w:rsid w:val="00D90211"/>
    <w:rsid w:val="00D92757"/>
    <w:rsid w:val="00D94A10"/>
    <w:rsid w:val="00DA4ABB"/>
    <w:rsid w:val="00DA7FBB"/>
    <w:rsid w:val="00DB3C36"/>
    <w:rsid w:val="00DB490E"/>
    <w:rsid w:val="00DC7A50"/>
    <w:rsid w:val="00DD695F"/>
    <w:rsid w:val="00DF0C8F"/>
    <w:rsid w:val="00DF70C9"/>
    <w:rsid w:val="00E03526"/>
    <w:rsid w:val="00E03DFC"/>
    <w:rsid w:val="00E120F7"/>
    <w:rsid w:val="00E13A6A"/>
    <w:rsid w:val="00E15F6F"/>
    <w:rsid w:val="00E16EA2"/>
    <w:rsid w:val="00E253AA"/>
    <w:rsid w:val="00E25554"/>
    <w:rsid w:val="00E25A70"/>
    <w:rsid w:val="00E30001"/>
    <w:rsid w:val="00E33295"/>
    <w:rsid w:val="00E40918"/>
    <w:rsid w:val="00E42A89"/>
    <w:rsid w:val="00E5404C"/>
    <w:rsid w:val="00E80022"/>
    <w:rsid w:val="00E85A02"/>
    <w:rsid w:val="00E91491"/>
    <w:rsid w:val="00E92F47"/>
    <w:rsid w:val="00E94A9A"/>
    <w:rsid w:val="00EA4811"/>
    <w:rsid w:val="00EA4B91"/>
    <w:rsid w:val="00EB4F9E"/>
    <w:rsid w:val="00EB5527"/>
    <w:rsid w:val="00EB74E5"/>
    <w:rsid w:val="00EC0B5D"/>
    <w:rsid w:val="00EC1679"/>
    <w:rsid w:val="00ED250E"/>
    <w:rsid w:val="00ED2CF6"/>
    <w:rsid w:val="00ED4261"/>
    <w:rsid w:val="00EF5A67"/>
    <w:rsid w:val="00F01B2F"/>
    <w:rsid w:val="00F02190"/>
    <w:rsid w:val="00F12E3D"/>
    <w:rsid w:val="00F16BB8"/>
    <w:rsid w:val="00F2074C"/>
    <w:rsid w:val="00F22170"/>
    <w:rsid w:val="00F23A0A"/>
    <w:rsid w:val="00F2648B"/>
    <w:rsid w:val="00F30B74"/>
    <w:rsid w:val="00F41D03"/>
    <w:rsid w:val="00F4BC29"/>
    <w:rsid w:val="00F51EE6"/>
    <w:rsid w:val="00F671DA"/>
    <w:rsid w:val="00F72E81"/>
    <w:rsid w:val="00F750FE"/>
    <w:rsid w:val="00F76F94"/>
    <w:rsid w:val="00F77DB2"/>
    <w:rsid w:val="00F821AF"/>
    <w:rsid w:val="00F87B13"/>
    <w:rsid w:val="00F91235"/>
    <w:rsid w:val="00F946E2"/>
    <w:rsid w:val="00FB3510"/>
    <w:rsid w:val="00FB5F87"/>
    <w:rsid w:val="00FB7242"/>
    <w:rsid w:val="00FC28D0"/>
    <w:rsid w:val="00FC31D2"/>
    <w:rsid w:val="00FD27FE"/>
    <w:rsid w:val="00FD6040"/>
    <w:rsid w:val="00FD6A78"/>
    <w:rsid w:val="00FD6FF9"/>
    <w:rsid w:val="00FD71AD"/>
    <w:rsid w:val="00FE379B"/>
    <w:rsid w:val="00FE730E"/>
    <w:rsid w:val="0178B7B2"/>
    <w:rsid w:val="0193AD4A"/>
    <w:rsid w:val="01E549AB"/>
    <w:rsid w:val="02046112"/>
    <w:rsid w:val="020D65D7"/>
    <w:rsid w:val="0250A881"/>
    <w:rsid w:val="032E41F4"/>
    <w:rsid w:val="0361DEFF"/>
    <w:rsid w:val="03929B53"/>
    <w:rsid w:val="03A7BE9C"/>
    <w:rsid w:val="03C986A1"/>
    <w:rsid w:val="04383934"/>
    <w:rsid w:val="0465D551"/>
    <w:rsid w:val="047B3059"/>
    <w:rsid w:val="04AA372D"/>
    <w:rsid w:val="05334B40"/>
    <w:rsid w:val="06BC27F4"/>
    <w:rsid w:val="06FC16D7"/>
    <w:rsid w:val="0765DFCA"/>
    <w:rsid w:val="0771A8BE"/>
    <w:rsid w:val="07AC7F07"/>
    <w:rsid w:val="07E4F523"/>
    <w:rsid w:val="07F0DCB5"/>
    <w:rsid w:val="080AF5D5"/>
    <w:rsid w:val="082B9B44"/>
    <w:rsid w:val="083242BE"/>
    <w:rsid w:val="0851DDF0"/>
    <w:rsid w:val="08729968"/>
    <w:rsid w:val="08A43DF6"/>
    <w:rsid w:val="08CBAF33"/>
    <w:rsid w:val="09054B8B"/>
    <w:rsid w:val="092129AE"/>
    <w:rsid w:val="096DA9A5"/>
    <w:rsid w:val="096F14A4"/>
    <w:rsid w:val="09D2F22E"/>
    <w:rsid w:val="09D786E0"/>
    <w:rsid w:val="0A03F57B"/>
    <w:rsid w:val="0A3D059A"/>
    <w:rsid w:val="0A497811"/>
    <w:rsid w:val="0B0F626F"/>
    <w:rsid w:val="0B4321A6"/>
    <w:rsid w:val="0B75B7BD"/>
    <w:rsid w:val="0BA61167"/>
    <w:rsid w:val="0BD42294"/>
    <w:rsid w:val="0BF7D63A"/>
    <w:rsid w:val="0C2CA6D3"/>
    <w:rsid w:val="0C46753D"/>
    <w:rsid w:val="0C87B59E"/>
    <w:rsid w:val="0D042B2C"/>
    <w:rsid w:val="0D30E6A4"/>
    <w:rsid w:val="0D37E528"/>
    <w:rsid w:val="0DE383F7"/>
    <w:rsid w:val="0E2C932F"/>
    <w:rsid w:val="0E577F65"/>
    <w:rsid w:val="0E66BD28"/>
    <w:rsid w:val="0EC36EF3"/>
    <w:rsid w:val="0EDF4FA7"/>
    <w:rsid w:val="0F1ABC6F"/>
    <w:rsid w:val="0F4E7975"/>
    <w:rsid w:val="0F5B9534"/>
    <w:rsid w:val="0FFCF644"/>
    <w:rsid w:val="10A6956D"/>
    <w:rsid w:val="10FAB3FF"/>
    <w:rsid w:val="111DB29A"/>
    <w:rsid w:val="1141654A"/>
    <w:rsid w:val="117E1810"/>
    <w:rsid w:val="119D56C1"/>
    <w:rsid w:val="11D3CC56"/>
    <w:rsid w:val="120F33ED"/>
    <w:rsid w:val="1222E02E"/>
    <w:rsid w:val="125116D2"/>
    <w:rsid w:val="1254C54B"/>
    <w:rsid w:val="12BBBE2F"/>
    <w:rsid w:val="12CDCE86"/>
    <w:rsid w:val="12CDDA0C"/>
    <w:rsid w:val="12F7CC85"/>
    <w:rsid w:val="13170094"/>
    <w:rsid w:val="1376A79F"/>
    <w:rsid w:val="13C7DD8C"/>
    <w:rsid w:val="140D8D91"/>
    <w:rsid w:val="141DACDB"/>
    <w:rsid w:val="1427B3B7"/>
    <w:rsid w:val="14842005"/>
    <w:rsid w:val="14D37D80"/>
    <w:rsid w:val="15A695C3"/>
    <w:rsid w:val="1663CF35"/>
    <w:rsid w:val="16689C2F"/>
    <w:rsid w:val="167A1AE7"/>
    <w:rsid w:val="177DB3FE"/>
    <w:rsid w:val="17A0ED16"/>
    <w:rsid w:val="17DE74E3"/>
    <w:rsid w:val="1822A04F"/>
    <w:rsid w:val="18358AF8"/>
    <w:rsid w:val="1885F60C"/>
    <w:rsid w:val="1959BBFF"/>
    <w:rsid w:val="196D77A4"/>
    <w:rsid w:val="197D04EE"/>
    <w:rsid w:val="19805020"/>
    <w:rsid w:val="19AB4305"/>
    <w:rsid w:val="19AE3CA3"/>
    <w:rsid w:val="19F225D1"/>
    <w:rsid w:val="19FAD95F"/>
    <w:rsid w:val="1A59B7A7"/>
    <w:rsid w:val="1A8031FD"/>
    <w:rsid w:val="1AAE6EBF"/>
    <w:rsid w:val="1B765675"/>
    <w:rsid w:val="1BE58FAD"/>
    <w:rsid w:val="1CC003F5"/>
    <w:rsid w:val="1D793EF7"/>
    <w:rsid w:val="1D889613"/>
    <w:rsid w:val="1E23308F"/>
    <w:rsid w:val="1E734F5D"/>
    <w:rsid w:val="1E875838"/>
    <w:rsid w:val="1EB511E6"/>
    <w:rsid w:val="1EF23762"/>
    <w:rsid w:val="1EFA6C53"/>
    <w:rsid w:val="1F1DB0AA"/>
    <w:rsid w:val="1F8CAE3B"/>
    <w:rsid w:val="1FC97817"/>
    <w:rsid w:val="2050EEB3"/>
    <w:rsid w:val="207F4642"/>
    <w:rsid w:val="20C62F43"/>
    <w:rsid w:val="2210FFB2"/>
    <w:rsid w:val="2253412D"/>
    <w:rsid w:val="22AE9A35"/>
    <w:rsid w:val="22BE2DD8"/>
    <w:rsid w:val="22D11780"/>
    <w:rsid w:val="22FC8758"/>
    <w:rsid w:val="231AFA2C"/>
    <w:rsid w:val="232C1935"/>
    <w:rsid w:val="235B293A"/>
    <w:rsid w:val="23C7D48B"/>
    <w:rsid w:val="241C9969"/>
    <w:rsid w:val="2438B22F"/>
    <w:rsid w:val="249B4524"/>
    <w:rsid w:val="24C7C5B2"/>
    <w:rsid w:val="24E95476"/>
    <w:rsid w:val="2509F4BE"/>
    <w:rsid w:val="258072B4"/>
    <w:rsid w:val="2605C7E4"/>
    <w:rsid w:val="267036AF"/>
    <w:rsid w:val="267FB577"/>
    <w:rsid w:val="2690A0FB"/>
    <w:rsid w:val="27291A02"/>
    <w:rsid w:val="279C9ED7"/>
    <w:rsid w:val="27F4EB5D"/>
    <w:rsid w:val="28203848"/>
    <w:rsid w:val="2829E97E"/>
    <w:rsid w:val="282B3B48"/>
    <w:rsid w:val="287C2695"/>
    <w:rsid w:val="28AFC73F"/>
    <w:rsid w:val="28B84B8B"/>
    <w:rsid w:val="28D045A2"/>
    <w:rsid w:val="290C55FE"/>
    <w:rsid w:val="2970819B"/>
    <w:rsid w:val="2990C3EF"/>
    <w:rsid w:val="299B1213"/>
    <w:rsid w:val="2A52B8FA"/>
    <w:rsid w:val="2AF25A87"/>
    <w:rsid w:val="2C5D606A"/>
    <w:rsid w:val="2C96E271"/>
    <w:rsid w:val="2CC8B235"/>
    <w:rsid w:val="2D3B179D"/>
    <w:rsid w:val="2D623D56"/>
    <w:rsid w:val="2D64D5F8"/>
    <w:rsid w:val="2DDF2E41"/>
    <w:rsid w:val="2DE3719B"/>
    <w:rsid w:val="2DF71478"/>
    <w:rsid w:val="2E124D45"/>
    <w:rsid w:val="2EEFBCC0"/>
    <w:rsid w:val="2FDEA9B5"/>
    <w:rsid w:val="2FE41697"/>
    <w:rsid w:val="3011FD4A"/>
    <w:rsid w:val="30570FD4"/>
    <w:rsid w:val="30647207"/>
    <w:rsid w:val="3068017B"/>
    <w:rsid w:val="30AA44A0"/>
    <w:rsid w:val="30EA2E37"/>
    <w:rsid w:val="3241E2EA"/>
    <w:rsid w:val="32530AC1"/>
    <w:rsid w:val="32A04B8C"/>
    <w:rsid w:val="32D8D33D"/>
    <w:rsid w:val="333DFDA4"/>
    <w:rsid w:val="336CBE73"/>
    <w:rsid w:val="33F2083D"/>
    <w:rsid w:val="34341DD7"/>
    <w:rsid w:val="34C712E2"/>
    <w:rsid w:val="34DFF3A9"/>
    <w:rsid w:val="34E122AC"/>
    <w:rsid w:val="34E38C2C"/>
    <w:rsid w:val="3522F9A1"/>
    <w:rsid w:val="353969E4"/>
    <w:rsid w:val="35550E9A"/>
    <w:rsid w:val="35B5EDF3"/>
    <w:rsid w:val="35F833AD"/>
    <w:rsid w:val="360DEB1C"/>
    <w:rsid w:val="36430E40"/>
    <w:rsid w:val="36866F9E"/>
    <w:rsid w:val="36DF0375"/>
    <w:rsid w:val="3702B170"/>
    <w:rsid w:val="372FDBCF"/>
    <w:rsid w:val="3781D739"/>
    <w:rsid w:val="37F494F7"/>
    <w:rsid w:val="385AC0E4"/>
    <w:rsid w:val="3880B16A"/>
    <w:rsid w:val="390C1629"/>
    <w:rsid w:val="39208EDF"/>
    <w:rsid w:val="396C56B5"/>
    <w:rsid w:val="39CCD2A0"/>
    <w:rsid w:val="39CD33EE"/>
    <w:rsid w:val="3A489AEA"/>
    <w:rsid w:val="3A916CDF"/>
    <w:rsid w:val="3AAA58C7"/>
    <w:rsid w:val="3ACB0AFD"/>
    <w:rsid w:val="3B0B64AD"/>
    <w:rsid w:val="3BF772C3"/>
    <w:rsid w:val="3C061BB4"/>
    <w:rsid w:val="3C3B8A44"/>
    <w:rsid w:val="3C52AF14"/>
    <w:rsid w:val="3C8409B1"/>
    <w:rsid w:val="3C87D4A5"/>
    <w:rsid w:val="3CB625FE"/>
    <w:rsid w:val="3CB97589"/>
    <w:rsid w:val="3D1D634C"/>
    <w:rsid w:val="3D967D9A"/>
    <w:rsid w:val="3DF50F9D"/>
    <w:rsid w:val="3DFAA007"/>
    <w:rsid w:val="3E944A88"/>
    <w:rsid w:val="3E9957EE"/>
    <w:rsid w:val="3F8397B3"/>
    <w:rsid w:val="3F8D6262"/>
    <w:rsid w:val="3FADDBAE"/>
    <w:rsid w:val="3FFEFE22"/>
    <w:rsid w:val="40F12A4D"/>
    <w:rsid w:val="411FFE8D"/>
    <w:rsid w:val="4149C069"/>
    <w:rsid w:val="4155FC88"/>
    <w:rsid w:val="4199DB37"/>
    <w:rsid w:val="42353567"/>
    <w:rsid w:val="427355ED"/>
    <w:rsid w:val="4298FFC6"/>
    <w:rsid w:val="4335ED4C"/>
    <w:rsid w:val="437443C3"/>
    <w:rsid w:val="43752198"/>
    <w:rsid w:val="43755182"/>
    <w:rsid w:val="43769CCA"/>
    <w:rsid w:val="43E8D288"/>
    <w:rsid w:val="43EE1A30"/>
    <w:rsid w:val="43FA52E1"/>
    <w:rsid w:val="442A43E1"/>
    <w:rsid w:val="448F4A14"/>
    <w:rsid w:val="44A42855"/>
    <w:rsid w:val="44A7C173"/>
    <w:rsid w:val="44C7B15A"/>
    <w:rsid w:val="455E957E"/>
    <w:rsid w:val="45C43073"/>
    <w:rsid w:val="45DF29D9"/>
    <w:rsid w:val="45F912C8"/>
    <w:rsid w:val="464D0A62"/>
    <w:rsid w:val="46ABE034"/>
    <w:rsid w:val="47327981"/>
    <w:rsid w:val="474B2F41"/>
    <w:rsid w:val="47853E2B"/>
    <w:rsid w:val="47E54594"/>
    <w:rsid w:val="481D9816"/>
    <w:rsid w:val="482A3BA0"/>
    <w:rsid w:val="484306AB"/>
    <w:rsid w:val="48680981"/>
    <w:rsid w:val="4882EE6E"/>
    <w:rsid w:val="489E9327"/>
    <w:rsid w:val="48A455AD"/>
    <w:rsid w:val="49151BDD"/>
    <w:rsid w:val="4974EB3F"/>
    <w:rsid w:val="49D2FA99"/>
    <w:rsid w:val="49D3C782"/>
    <w:rsid w:val="49DCF327"/>
    <w:rsid w:val="4A0426D8"/>
    <w:rsid w:val="4A7C6EE0"/>
    <w:rsid w:val="4B41D4E1"/>
    <w:rsid w:val="4B6BDD32"/>
    <w:rsid w:val="4B76B76C"/>
    <w:rsid w:val="4B76D8D1"/>
    <w:rsid w:val="4BA37E46"/>
    <w:rsid w:val="4BBB2722"/>
    <w:rsid w:val="4BD73DFD"/>
    <w:rsid w:val="4C2C18BB"/>
    <w:rsid w:val="4C2C75D1"/>
    <w:rsid w:val="4CE6C356"/>
    <w:rsid w:val="4CF27EB5"/>
    <w:rsid w:val="4D5F5723"/>
    <w:rsid w:val="4D6F15AF"/>
    <w:rsid w:val="4DA3BFF4"/>
    <w:rsid w:val="4F18EBE6"/>
    <w:rsid w:val="4F318864"/>
    <w:rsid w:val="4F70CC12"/>
    <w:rsid w:val="4FCC9569"/>
    <w:rsid w:val="4FEF66A6"/>
    <w:rsid w:val="4FFE381C"/>
    <w:rsid w:val="5079311B"/>
    <w:rsid w:val="51B031D6"/>
    <w:rsid w:val="5206A454"/>
    <w:rsid w:val="524720B8"/>
    <w:rsid w:val="525CBCFE"/>
    <w:rsid w:val="526C70CD"/>
    <w:rsid w:val="527EF527"/>
    <w:rsid w:val="53144ABA"/>
    <w:rsid w:val="53396BCF"/>
    <w:rsid w:val="53762046"/>
    <w:rsid w:val="53A31FE5"/>
    <w:rsid w:val="54028597"/>
    <w:rsid w:val="542314E2"/>
    <w:rsid w:val="545D061A"/>
    <w:rsid w:val="54D33820"/>
    <w:rsid w:val="5516E02A"/>
    <w:rsid w:val="5542B5F1"/>
    <w:rsid w:val="556571F6"/>
    <w:rsid w:val="5668572C"/>
    <w:rsid w:val="569DDD9D"/>
    <w:rsid w:val="5755B6A6"/>
    <w:rsid w:val="5770C24A"/>
    <w:rsid w:val="57D66483"/>
    <w:rsid w:val="57E99DC4"/>
    <w:rsid w:val="580934C4"/>
    <w:rsid w:val="586AA984"/>
    <w:rsid w:val="588D4313"/>
    <w:rsid w:val="589A1C1D"/>
    <w:rsid w:val="5978E23D"/>
    <w:rsid w:val="597A31E8"/>
    <w:rsid w:val="5984D264"/>
    <w:rsid w:val="59B84223"/>
    <w:rsid w:val="59E94F21"/>
    <w:rsid w:val="59F011BA"/>
    <w:rsid w:val="59F15562"/>
    <w:rsid w:val="59FD6D2B"/>
    <w:rsid w:val="5A05A944"/>
    <w:rsid w:val="5A375FA7"/>
    <w:rsid w:val="5A422DF4"/>
    <w:rsid w:val="5A633B86"/>
    <w:rsid w:val="5B4B10C8"/>
    <w:rsid w:val="5C39EF6C"/>
    <w:rsid w:val="5C3E9580"/>
    <w:rsid w:val="5C41E85D"/>
    <w:rsid w:val="5CA747DD"/>
    <w:rsid w:val="5CBB26EB"/>
    <w:rsid w:val="5CF27E16"/>
    <w:rsid w:val="5CF3E3A5"/>
    <w:rsid w:val="5D08D033"/>
    <w:rsid w:val="5D220F1D"/>
    <w:rsid w:val="5D23044C"/>
    <w:rsid w:val="5DE12014"/>
    <w:rsid w:val="5E1B1911"/>
    <w:rsid w:val="5E1E1414"/>
    <w:rsid w:val="5E44C9EE"/>
    <w:rsid w:val="5E951C5F"/>
    <w:rsid w:val="5F1BD288"/>
    <w:rsid w:val="5FF996AA"/>
    <w:rsid w:val="5FFBA030"/>
    <w:rsid w:val="602326C0"/>
    <w:rsid w:val="60CF9EA1"/>
    <w:rsid w:val="61166506"/>
    <w:rsid w:val="61A9BDFB"/>
    <w:rsid w:val="6206FC61"/>
    <w:rsid w:val="6240B0CA"/>
    <w:rsid w:val="6276093A"/>
    <w:rsid w:val="6288D3A3"/>
    <w:rsid w:val="628C4210"/>
    <w:rsid w:val="62ED92C0"/>
    <w:rsid w:val="633D3AD0"/>
    <w:rsid w:val="63659A52"/>
    <w:rsid w:val="6371421C"/>
    <w:rsid w:val="6376C789"/>
    <w:rsid w:val="63B57A3F"/>
    <w:rsid w:val="646DE40C"/>
    <w:rsid w:val="647DC4EE"/>
    <w:rsid w:val="6484E214"/>
    <w:rsid w:val="6485CC75"/>
    <w:rsid w:val="64930E77"/>
    <w:rsid w:val="6497AC99"/>
    <w:rsid w:val="65D0D3A3"/>
    <w:rsid w:val="65DFD4A4"/>
    <w:rsid w:val="663CE698"/>
    <w:rsid w:val="66544E8F"/>
    <w:rsid w:val="66631D3F"/>
    <w:rsid w:val="668006F6"/>
    <w:rsid w:val="66835AEC"/>
    <w:rsid w:val="670AAD6B"/>
    <w:rsid w:val="673F2B23"/>
    <w:rsid w:val="677913BB"/>
    <w:rsid w:val="6796BD8D"/>
    <w:rsid w:val="67D747C3"/>
    <w:rsid w:val="6822BA56"/>
    <w:rsid w:val="68874762"/>
    <w:rsid w:val="688E663C"/>
    <w:rsid w:val="69468D65"/>
    <w:rsid w:val="697E48D6"/>
    <w:rsid w:val="69D36A85"/>
    <w:rsid w:val="69DCA2F5"/>
    <w:rsid w:val="6A04BFD1"/>
    <w:rsid w:val="6A2EA526"/>
    <w:rsid w:val="6A7940C7"/>
    <w:rsid w:val="6AAF327B"/>
    <w:rsid w:val="6AD45A29"/>
    <w:rsid w:val="6B055716"/>
    <w:rsid w:val="6B2F4926"/>
    <w:rsid w:val="6B3E0359"/>
    <w:rsid w:val="6B59E13C"/>
    <w:rsid w:val="6B63B7A7"/>
    <w:rsid w:val="6BF805BA"/>
    <w:rsid w:val="6C00A397"/>
    <w:rsid w:val="6C1FC5B7"/>
    <w:rsid w:val="6C229B1C"/>
    <w:rsid w:val="6D29EEE1"/>
    <w:rsid w:val="6D446CCB"/>
    <w:rsid w:val="6D4B8762"/>
    <w:rsid w:val="6D6481CA"/>
    <w:rsid w:val="6DB7EFD5"/>
    <w:rsid w:val="6DE1151B"/>
    <w:rsid w:val="6DE3BAF7"/>
    <w:rsid w:val="6E37DAA5"/>
    <w:rsid w:val="6E6287F4"/>
    <w:rsid w:val="6E803CBD"/>
    <w:rsid w:val="6F3C3856"/>
    <w:rsid w:val="6FC12C35"/>
    <w:rsid w:val="705355D9"/>
    <w:rsid w:val="70AF22EC"/>
    <w:rsid w:val="70F03566"/>
    <w:rsid w:val="71491A8B"/>
    <w:rsid w:val="71A6F0C5"/>
    <w:rsid w:val="71CE39FC"/>
    <w:rsid w:val="71D53F11"/>
    <w:rsid w:val="7209D265"/>
    <w:rsid w:val="72113C92"/>
    <w:rsid w:val="72BD770C"/>
    <w:rsid w:val="72C4A343"/>
    <w:rsid w:val="73B1FC14"/>
    <w:rsid w:val="7476661D"/>
    <w:rsid w:val="747BF648"/>
    <w:rsid w:val="75AFB66E"/>
    <w:rsid w:val="75B19F10"/>
    <w:rsid w:val="75C91171"/>
    <w:rsid w:val="76670AA5"/>
    <w:rsid w:val="76AD2908"/>
    <w:rsid w:val="76FAB784"/>
    <w:rsid w:val="7734E026"/>
    <w:rsid w:val="77542519"/>
    <w:rsid w:val="776715C5"/>
    <w:rsid w:val="777BFDF3"/>
    <w:rsid w:val="77A81188"/>
    <w:rsid w:val="77A9504E"/>
    <w:rsid w:val="77B02E1F"/>
    <w:rsid w:val="77B18548"/>
    <w:rsid w:val="781394F2"/>
    <w:rsid w:val="788B7C5D"/>
    <w:rsid w:val="79F1FC01"/>
    <w:rsid w:val="79FF4F92"/>
    <w:rsid w:val="7A5661F8"/>
    <w:rsid w:val="7A6716F0"/>
    <w:rsid w:val="7A7C73DF"/>
    <w:rsid w:val="7A961596"/>
    <w:rsid w:val="7ACDC938"/>
    <w:rsid w:val="7AF216EF"/>
    <w:rsid w:val="7AFB9AA2"/>
    <w:rsid w:val="7B0E7946"/>
    <w:rsid w:val="7B149EB1"/>
    <w:rsid w:val="7B648ABF"/>
    <w:rsid w:val="7C4DD910"/>
    <w:rsid w:val="7C6B96F0"/>
    <w:rsid w:val="7CD7656B"/>
    <w:rsid w:val="7CFB1D26"/>
    <w:rsid w:val="7D4E3019"/>
    <w:rsid w:val="7D811F66"/>
    <w:rsid w:val="7DCA5EB5"/>
    <w:rsid w:val="7E5A81C0"/>
    <w:rsid w:val="7E75FF14"/>
    <w:rsid w:val="7EE52BC6"/>
    <w:rsid w:val="7F059DFB"/>
    <w:rsid w:val="7F4A8C5A"/>
    <w:rsid w:val="7F5E4DFA"/>
    <w:rsid w:val="7FA0E955"/>
    <w:rsid w:val="7FD53DF6"/>
    <w:rsid w:val="7FD6052D"/>
    <w:rsid w:val="7FE40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6571F6"/>
  <w15:chartTrackingRefBased/>
  <w15:docId w15:val="{8034625A-C1A0-49DB-A138-676345EBF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38A"/>
  </w:style>
  <w:style w:type="paragraph" w:styleId="Ttulo1">
    <w:name w:val="heading 1"/>
    <w:basedOn w:val="Normal"/>
    <w:next w:val="Normal"/>
    <w:link w:val="Ttulo1Char"/>
    <w:uiPriority w:val="9"/>
    <w:qFormat/>
    <w:rsid w:val="00B004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F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rsid w:val="32D8D33D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32D8D33D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uiPriority w:val="9"/>
    <w:unhideWhenUsed/>
    <w:qFormat/>
    <w:rsid w:val="32D8D33D"/>
    <w:pPr>
      <w:keepNext/>
      <w:keepLines/>
      <w:spacing w:before="80" w:after="40"/>
      <w:outlineLvl w:val="4"/>
    </w:pPr>
    <w:rPr>
      <w:rFonts w:eastAsiaTheme="minorEastAsia" w:cstheme="majorEastAsia"/>
      <w:color w:val="0F476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32D8D33D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32D8D33D"/>
    <w:pPr>
      <w:tabs>
        <w:tab w:val="center" w:pos="4680"/>
        <w:tab w:val="right" w:pos="9360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32D8D33D"/>
    <w:pPr>
      <w:ind w:left="720"/>
      <w:contextualSpacing/>
    </w:pPr>
  </w:style>
  <w:style w:type="paragraph" w:styleId="Sumrio3">
    <w:name w:val="toc 3"/>
    <w:basedOn w:val="Normal"/>
    <w:next w:val="Normal"/>
    <w:uiPriority w:val="39"/>
    <w:unhideWhenUsed/>
    <w:rsid w:val="32D8D33D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32D8D33D"/>
    <w:rPr>
      <w:color w:val="467886"/>
      <w:u w:val="single"/>
    </w:rPr>
  </w:style>
  <w:style w:type="paragraph" w:styleId="Sumrio4">
    <w:name w:val="toc 4"/>
    <w:basedOn w:val="Normal"/>
    <w:next w:val="Normal"/>
    <w:uiPriority w:val="39"/>
    <w:unhideWhenUsed/>
    <w:rsid w:val="32D8D33D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32D8D33D"/>
    <w:pPr>
      <w:spacing w:after="100"/>
      <w:ind w:left="88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eviso">
    <w:name w:val="Revision"/>
    <w:hidden/>
    <w:uiPriority w:val="99"/>
    <w:semiHidden/>
    <w:rsid w:val="00262FD4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E94A9A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  <w:rsid w:val="00665D4A"/>
  </w:style>
  <w:style w:type="character" w:customStyle="1" w:styleId="Ttulo2Char">
    <w:name w:val="Título 2 Char"/>
    <w:basedOn w:val="Fontepargpadro"/>
    <w:link w:val="Ttulo2"/>
    <w:uiPriority w:val="9"/>
    <w:semiHidden/>
    <w:rsid w:val="00DF70C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numbering" w:customStyle="1" w:styleId="Listaatual1">
    <w:name w:val="Lista atual1"/>
    <w:uiPriority w:val="99"/>
    <w:rsid w:val="00F23A0A"/>
    <w:pPr>
      <w:numPr>
        <w:numId w:val="164"/>
      </w:numPr>
    </w:pPr>
  </w:style>
  <w:style w:type="character" w:customStyle="1" w:styleId="Ttulo1Char">
    <w:name w:val="Título 1 Char"/>
    <w:basedOn w:val="Fontepargpadro"/>
    <w:link w:val="Ttulo1"/>
    <w:uiPriority w:val="9"/>
    <w:rsid w:val="00B004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87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26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88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27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19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61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65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3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microsoft.com/office/2011/relationships/people" Target="peop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C8A18-CD77-4D17-B11B-1D4C801B0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89</Pages>
  <Words>17056</Words>
  <Characters>92106</Characters>
  <Application>Microsoft Office Word</Application>
  <DocSecurity>0</DocSecurity>
  <Lines>767</Lines>
  <Paragraphs>217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LUIS AGUIAR DO NASCIMENTO</dc:creator>
  <cp:keywords/>
  <dc:description/>
  <cp:lastModifiedBy>Leonardo Sampaio</cp:lastModifiedBy>
  <cp:revision>2</cp:revision>
  <cp:lastPrinted>2025-08-09T20:53:00Z</cp:lastPrinted>
  <dcterms:created xsi:type="dcterms:W3CDTF">2025-08-09T20:54:00Z</dcterms:created>
  <dcterms:modified xsi:type="dcterms:W3CDTF">2025-08-09T20:54:00Z</dcterms:modified>
</cp:coreProperties>
</file>